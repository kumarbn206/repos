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AA29" w14:textId="18D3FF58" w:rsidR="005260D6" w:rsidRPr="00E6174E" w:rsidDel="0008549F" w:rsidRDefault="005260D6" w:rsidP="005260D6">
      <w:pPr>
        <w:pBdr>
          <w:top w:val="single" w:sz="4" w:space="1" w:color="auto"/>
          <w:left w:val="single" w:sz="4" w:space="4" w:color="auto"/>
          <w:bottom w:val="single" w:sz="4" w:space="1" w:color="auto"/>
          <w:right w:val="single" w:sz="4" w:space="4" w:color="auto"/>
          <w:between w:val="single" w:sz="4" w:space="1" w:color="auto"/>
          <w:bar w:val="single" w:sz="4" w:color="auto"/>
        </w:pBdr>
        <w:ind w:left="0"/>
        <w:rPr>
          <w:del w:id="0" w:author="Vinod Pandey" w:date="2023-01-20T18:13:00Z"/>
          <w:b/>
          <w:color w:val="FF0000"/>
          <w:sz w:val="30"/>
          <w:szCs w:val="30"/>
        </w:rPr>
      </w:pPr>
      <w:bookmarkStart w:id="1" w:name="_Toc74722116"/>
      <w:bookmarkStart w:id="2" w:name="_Toc86644798"/>
      <w:bookmarkStart w:id="3" w:name="_Toc87163652"/>
      <w:del w:id="4" w:author="Vinod Pandey" w:date="2023-01-20T18:13:00Z">
        <w:r w:rsidRPr="00E6174E" w:rsidDel="0008549F">
          <w:rPr>
            <w:b/>
            <w:color w:val="FF0000"/>
            <w:sz w:val="30"/>
            <w:szCs w:val="30"/>
          </w:rPr>
          <w:delText>Please delete this first page!</w:delText>
        </w:r>
      </w:del>
    </w:p>
    <w:p w14:paraId="1AD3BF63" w14:textId="17F78DA4" w:rsidR="005260D6" w:rsidRPr="00E6174E" w:rsidDel="0008549F" w:rsidRDefault="005260D6" w:rsidP="005260D6">
      <w:pPr>
        <w:rPr>
          <w:del w:id="5" w:author="Vinod Pandey" w:date="2023-01-20T18:13:00Z"/>
        </w:rPr>
      </w:pPr>
    </w:p>
    <w:p w14:paraId="4862004C" w14:textId="48E4FBE3" w:rsidR="005260D6" w:rsidDel="0008549F" w:rsidRDefault="005260D6" w:rsidP="005260D6">
      <w:pPr>
        <w:ind w:left="0"/>
        <w:rPr>
          <w:del w:id="6" w:author="Vinod Pandey" w:date="2023-01-20T18:13:00Z"/>
          <w:b/>
        </w:rPr>
      </w:pPr>
      <w:del w:id="7" w:author="Vinod Pandey" w:date="2023-01-20T18:13:00Z">
        <w:r w:rsidRPr="00474ADA" w:rsidDel="0008549F">
          <w:rPr>
            <w:b/>
          </w:rPr>
          <w:delText>Revision History Document Template</w:delText>
        </w:r>
      </w:del>
    </w:p>
    <w:p w14:paraId="72B23A73" w14:textId="139FFF4C" w:rsidR="005260D6" w:rsidRPr="00474ADA" w:rsidDel="0008549F" w:rsidRDefault="005260D6" w:rsidP="005260D6">
      <w:pPr>
        <w:ind w:left="0"/>
        <w:rPr>
          <w:del w:id="8" w:author="Vinod Pandey" w:date="2023-01-20T18:13:00Z"/>
          <w:b/>
        </w:rPr>
      </w:pPr>
    </w:p>
    <w:tbl>
      <w:tblPr>
        <w:tblW w:w="10065" w:type="dxa"/>
        <w:tblInd w:w="-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18"/>
        <w:gridCol w:w="1134"/>
        <w:gridCol w:w="1276"/>
        <w:gridCol w:w="4819"/>
        <w:gridCol w:w="1418"/>
      </w:tblGrid>
      <w:tr w:rsidR="00BE2ABD" w:rsidRPr="00D14F2F" w:rsidDel="0008549F" w14:paraId="1F47789F" w14:textId="5B0ACF33" w:rsidTr="00BE2ABD">
        <w:trPr>
          <w:trHeight w:val="363"/>
          <w:tblHeader/>
          <w:del w:id="9" w:author="Vinod Pandey" w:date="2023-01-20T18:13:00Z"/>
        </w:trPr>
        <w:tc>
          <w:tcPr>
            <w:tcW w:w="1418" w:type="dxa"/>
          </w:tcPr>
          <w:p w14:paraId="3A793B9F" w14:textId="4E143B90" w:rsidR="00BE2ABD" w:rsidRPr="00D14F2F" w:rsidDel="0008549F" w:rsidRDefault="00BE2ABD" w:rsidP="00DD0445">
            <w:pPr>
              <w:keepNext/>
              <w:ind w:left="0"/>
              <w:jc w:val="center"/>
              <w:rPr>
                <w:del w:id="10" w:author="Vinod Pandey" w:date="2023-01-20T18:13:00Z"/>
                <w:b/>
              </w:rPr>
            </w:pPr>
            <w:del w:id="11" w:author="Vinod Pandey" w:date="2023-01-20T18:13:00Z">
              <w:r w:rsidRPr="00D14F2F" w:rsidDel="0008549F">
                <w:rPr>
                  <w:b/>
                </w:rPr>
                <w:delText>Document Author</w:delText>
              </w:r>
            </w:del>
          </w:p>
        </w:tc>
        <w:tc>
          <w:tcPr>
            <w:tcW w:w="1134" w:type="dxa"/>
          </w:tcPr>
          <w:p w14:paraId="0E99D669" w14:textId="54A1FB1E" w:rsidR="00BE2ABD" w:rsidRPr="00D14F2F" w:rsidDel="0008549F" w:rsidRDefault="00BE2ABD" w:rsidP="00DD0445">
            <w:pPr>
              <w:keepNext/>
              <w:ind w:left="0"/>
              <w:jc w:val="center"/>
              <w:rPr>
                <w:del w:id="12" w:author="Vinod Pandey" w:date="2023-01-20T18:13:00Z"/>
                <w:b/>
              </w:rPr>
            </w:pPr>
            <w:del w:id="13" w:author="Vinod Pandey" w:date="2023-01-20T18:13:00Z">
              <w:r w:rsidDel="0008549F">
                <w:rPr>
                  <w:b/>
                </w:rPr>
                <w:delText>Version</w:delText>
              </w:r>
            </w:del>
          </w:p>
        </w:tc>
        <w:tc>
          <w:tcPr>
            <w:tcW w:w="1276" w:type="dxa"/>
            <w:vAlign w:val="center"/>
          </w:tcPr>
          <w:p w14:paraId="57F127B0" w14:textId="513FB820" w:rsidR="00BE2ABD" w:rsidRPr="00D14F2F" w:rsidDel="0008549F" w:rsidRDefault="00BE2ABD" w:rsidP="00DD0445">
            <w:pPr>
              <w:keepNext/>
              <w:ind w:left="0"/>
              <w:jc w:val="center"/>
              <w:rPr>
                <w:del w:id="14" w:author="Vinod Pandey" w:date="2023-01-20T18:13:00Z"/>
                <w:b/>
              </w:rPr>
            </w:pPr>
            <w:del w:id="15" w:author="Vinod Pandey" w:date="2023-01-20T18:13:00Z">
              <w:r w:rsidRPr="00D14F2F" w:rsidDel="0008549F">
                <w:rPr>
                  <w:b/>
                </w:rPr>
                <w:delText>Date</w:delText>
              </w:r>
            </w:del>
          </w:p>
        </w:tc>
        <w:tc>
          <w:tcPr>
            <w:tcW w:w="4819" w:type="dxa"/>
            <w:vAlign w:val="center"/>
          </w:tcPr>
          <w:p w14:paraId="598C7E7A" w14:textId="2E943C81" w:rsidR="00BE2ABD" w:rsidRPr="00D14F2F" w:rsidDel="0008549F" w:rsidRDefault="00BE2ABD" w:rsidP="00DD0445">
            <w:pPr>
              <w:keepNext/>
              <w:ind w:left="0"/>
              <w:jc w:val="center"/>
              <w:rPr>
                <w:del w:id="16" w:author="Vinod Pandey" w:date="2023-01-20T18:13:00Z"/>
                <w:b/>
              </w:rPr>
            </w:pPr>
            <w:del w:id="17" w:author="Vinod Pandey" w:date="2023-01-20T18:13:00Z">
              <w:r w:rsidRPr="00D14F2F" w:rsidDel="0008549F">
                <w:rPr>
                  <w:b/>
                </w:rPr>
                <w:delText>Description of Change</w:delText>
              </w:r>
            </w:del>
          </w:p>
        </w:tc>
        <w:tc>
          <w:tcPr>
            <w:tcW w:w="1418" w:type="dxa"/>
            <w:vAlign w:val="center"/>
          </w:tcPr>
          <w:p w14:paraId="7DDCEB9A" w14:textId="02A3A558" w:rsidR="00BE2ABD" w:rsidRPr="00D14F2F" w:rsidDel="0008549F" w:rsidRDefault="00BE2ABD" w:rsidP="00DD0445">
            <w:pPr>
              <w:keepNext/>
              <w:ind w:left="0"/>
              <w:jc w:val="center"/>
              <w:rPr>
                <w:del w:id="18" w:author="Vinod Pandey" w:date="2023-01-20T18:13:00Z"/>
                <w:b/>
              </w:rPr>
            </w:pPr>
            <w:del w:id="19" w:author="Vinod Pandey" w:date="2023-01-20T18:13:00Z">
              <w:r w:rsidRPr="00D14F2F" w:rsidDel="0008549F">
                <w:rPr>
                  <w:b/>
                </w:rPr>
                <w:delText>Document Owner</w:delText>
              </w:r>
            </w:del>
          </w:p>
        </w:tc>
      </w:tr>
      <w:tr w:rsidR="00CB2786" w:rsidRPr="00853D2B" w:rsidDel="0008549F" w14:paraId="04796343" w14:textId="1904050B" w:rsidTr="00BE2ABD">
        <w:trPr>
          <w:trHeight w:val="115"/>
          <w:del w:id="20" w:author="Vinod Pandey" w:date="2023-01-20T18:13:00Z"/>
        </w:trPr>
        <w:tc>
          <w:tcPr>
            <w:tcW w:w="1418" w:type="dxa"/>
          </w:tcPr>
          <w:p w14:paraId="2C0C636D" w14:textId="63FAA709" w:rsidR="00CB2786" w:rsidDel="0008549F" w:rsidRDefault="00CB2786" w:rsidP="000D7E2C">
            <w:pPr>
              <w:keepNext/>
              <w:ind w:left="-18"/>
              <w:jc w:val="center"/>
              <w:rPr>
                <w:del w:id="21" w:author="Vinod Pandey" w:date="2023-01-20T18:13:00Z"/>
              </w:rPr>
            </w:pPr>
            <w:del w:id="22" w:author="Vinod Pandey" w:date="2023-01-20T18:13:00Z">
              <w:r w:rsidDel="0008549F">
                <w:delText>Harpreet Bhullar</w:delText>
              </w:r>
            </w:del>
          </w:p>
        </w:tc>
        <w:tc>
          <w:tcPr>
            <w:tcW w:w="1134" w:type="dxa"/>
          </w:tcPr>
          <w:p w14:paraId="724F2A1B" w14:textId="355BB65F" w:rsidR="00CB2786" w:rsidDel="0008549F" w:rsidRDefault="00CB2786" w:rsidP="000D7E2C">
            <w:pPr>
              <w:keepNext/>
              <w:tabs>
                <w:tab w:val="left" w:pos="567"/>
              </w:tabs>
              <w:ind w:left="-92"/>
              <w:jc w:val="center"/>
              <w:rPr>
                <w:del w:id="23" w:author="Vinod Pandey" w:date="2023-01-20T18:13:00Z"/>
              </w:rPr>
            </w:pPr>
            <w:del w:id="24" w:author="Vinod Pandey" w:date="2023-01-20T18:13:00Z">
              <w:r w:rsidDel="0008549F">
                <w:delText>2.4</w:delText>
              </w:r>
            </w:del>
          </w:p>
        </w:tc>
        <w:tc>
          <w:tcPr>
            <w:tcW w:w="1276" w:type="dxa"/>
          </w:tcPr>
          <w:p w14:paraId="620F4205" w14:textId="5EEE22D9" w:rsidR="00CB2786" w:rsidDel="0008549F" w:rsidRDefault="00CB2786" w:rsidP="000D7E2C">
            <w:pPr>
              <w:keepNext/>
              <w:tabs>
                <w:tab w:val="left" w:pos="567"/>
              </w:tabs>
              <w:ind w:left="-92"/>
              <w:jc w:val="center"/>
              <w:rPr>
                <w:del w:id="25" w:author="Vinod Pandey" w:date="2023-01-20T18:13:00Z"/>
              </w:rPr>
            </w:pPr>
            <w:del w:id="26" w:author="Vinod Pandey" w:date="2023-01-20T18:13:00Z">
              <w:r w:rsidDel="0008549F">
                <w:delText>03-10-2021</w:delText>
              </w:r>
            </w:del>
          </w:p>
        </w:tc>
        <w:tc>
          <w:tcPr>
            <w:tcW w:w="4819" w:type="dxa"/>
          </w:tcPr>
          <w:p w14:paraId="7E64AF86" w14:textId="07D03772" w:rsidR="00CB2786" w:rsidDel="0008549F" w:rsidRDefault="00CB2786" w:rsidP="000D7E2C">
            <w:pPr>
              <w:keepNext/>
              <w:ind w:left="0"/>
              <w:rPr>
                <w:del w:id="27" w:author="Vinod Pandey" w:date="2023-01-20T18:13:00Z"/>
              </w:rPr>
            </w:pPr>
            <w:del w:id="28" w:author="Vinod Pandey" w:date="2023-01-20T18:13:00Z">
              <w:r w:rsidDel="0008549F">
                <w:delText>Review feedback processing based on email ex</w:delText>
              </w:r>
              <w:r w:rsidR="00DE1897" w:rsidDel="0008549F">
                <w:delText>c</w:delText>
              </w:r>
              <w:r w:rsidDel="0008549F">
                <w:delText>el from Eleonora from 30 June 2021</w:delText>
              </w:r>
            </w:del>
          </w:p>
        </w:tc>
        <w:tc>
          <w:tcPr>
            <w:tcW w:w="1418" w:type="dxa"/>
          </w:tcPr>
          <w:p w14:paraId="77AEB597" w14:textId="42E9A8F8" w:rsidR="00CB2786" w:rsidDel="0008549F" w:rsidRDefault="00CB2786" w:rsidP="000D7E2C">
            <w:pPr>
              <w:keepNext/>
              <w:tabs>
                <w:tab w:val="left" w:pos="567"/>
              </w:tabs>
              <w:ind w:left="0"/>
              <w:jc w:val="center"/>
              <w:rPr>
                <w:del w:id="29" w:author="Vinod Pandey" w:date="2023-01-20T18:13:00Z"/>
              </w:rPr>
            </w:pPr>
            <w:del w:id="30" w:author="Vinod Pandey" w:date="2023-01-20T18:13:00Z">
              <w:r w:rsidDel="0008549F">
                <w:delText>Harpreet Bhullar</w:delText>
              </w:r>
            </w:del>
          </w:p>
        </w:tc>
      </w:tr>
      <w:tr w:rsidR="000B38D5" w:rsidRPr="00853D2B" w:rsidDel="0008549F" w14:paraId="0AC7C8BC" w14:textId="3C3D2870" w:rsidTr="00BE2ABD">
        <w:trPr>
          <w:trHeight w:val="115"/>
          <w:del w:id="31" w:author="Vinod Pandey" w:date="2023-01-20T18:13:00Z"/>
        </w:trPr>
        <w:tc>
          <w:tcPr>
            <w:tcW w:w="1418" w:type="dxa"/>
          </w:tcPr>
          <w:p w14:paraId="5824AD96" w14:textId="67D45095" w:rsidR="000B38D5" w:rsidDel="0008549F" w:rsidRDefault="000B38D5" w:rsidP="000D7E2C">
            <w:pPr>
              <w:keepNext/>
              <w:ind w:left="-18"/>
              <w:jc w:val="center"/>
              <w:rPr>
                <w:del w:id="32" w:author="Vinod Pandey" w:date="2023-01-20T18:13:00Z"/>
              </w:rPr>
            </w:pPr>
            <w:del w:id="33" w:author="Vinod Pandey" w:date="2023-01-20T18:13:00Z">
              <w:r w:rsidDel="0008549F">
                <w:delText xml:space="preserve">Eleonora </w:delText>
              </w:r>
            </w:del>
          </w:p>
          <w:p w14:paraId="1C865891" w14:textId="2901CFDF" w:rsidR="000B38D5" w:rsidDel="0008549F" w:rsidRDefault="000B38D5" w:rsidP="000D7E2C">
            <w:pPr>
              <w:keepNext/>
              <w:ind w:left="-18"/>
              <w:jc w:val="center"/>
              <w:rPr>
                <w:del w:id="34" w:author="Vinod Pandey" w:date="2023-01-20T18:13:00Z"/>
              </w:rPr>
            </w:pPr>
            <w:del w:id="35" w:author="Vinod Pandey" w:date="2023-01-20T18:13:00Z">
              <w:r w:rsidDel="0008549F">
                <w:delText>Gianfermi</w:delText>
              </w:r>
            </w:del>
          </w:p>
        </w:tc>
        <w:tc>
          <w:tcPr>
            <w:tcW w:w="1134" w:type="dxa"/>
          </w:tcPr>
          <w:p w14:paraId="69008612" w14:textId="52A05460" w:rsidR="000B38D5" w:rsidDel="0008549F" w:rsidRDefault="000B38D5" w:rsidP="000D7E2C">
            <w:pPr>
              <w:keepNext/>
              <w:tabs>
                <w:tab w:val="left" w:pos="567"/>
              </w:tabs>
              <w:ind w:left="-92"/>
              <w:jc w:val="center"/>
              <w:rPr>
                <w:del w:id="36" w:author="Vinod Pandey" w:date="2023-01-20T18:13:00Z"/>
              </w:rPr>
            </w:pPr>
            <w:del w:id="37" w:author="Vinod Pandey" w:date="2023-01-20T18:13:00Z">
              <w:r w:rsidDel="0008549F">
                <w:delText xml:space="preserve">2.3 </w:delText>
              </w:r>
            </w:del>
          </w:p>
        </w:tc>
        <w:tc>
          <w:tcPr>
            <w:tcW w:w="1276" w:type="dxa"/>
          </w:tcPr>
          <w:p w14:paraId="542440BF" w14:textId="695C5855" w:rsidR="000B38D5" w:rsidDel="0008549F" w:rsidRDefault="000B38D5" w:rsidP="000D7E2C">
            <w:pPr>
              <w:keepNext/>
              <w:tabs>
                <w:tab w:val="left" w:pos="567"/>
              </w:tabs>
              <w:ind w:left="-92"/>
              <w:jc w:val="center"/>
              <w:rPr>
                <w:del w:id="38" w:author="Vinod Pandey" w:date="2023-01-20T18:13:00Z"/>
              </w:rPr>
            </w:pPr>
            <w:del w:id="39" w:author="Vinod Pandey" w:date="2023-01-20T18:13:00Z">
              <w:r w:rsidDel="0008549F">
                <w:delText>12-04-2021</w:delText>
              </w:r>
            </w:del>
          </w:p>
        </w:tc>
        <w:tc>
          <w:tcPr>
            <w:tcW w:w="4819" w:type="dxa"/>
          </w:tcPr>
          <w:p w14:paraId="0DD4C1EC" w14:textId="4F16F02B" w:rsidR="000B38D5" w:rsidDel="0008549F" w:rsidRDefault="000B38D5" w:rsidP="000D7E2C">
            <w:pPr>
              <w:keepNext/>
              <w:ind w:left="0"/>
              <w:rPr>
                <w:del w:id="40" w:author="Vinod Pandey" w:date="2023-01-20T18:13:00Z"/>
              </w:rPr>
            </w:pPr>
            <w:del w:id="41" w:author="Vinod Pandey" w:date="2023-01-20T18:13:00Z">
              <w:r w:rsidDel="0008549F">
                <w:delText>Update as per artf720277</w:delText>
              </w:r>
            </w:del>
          </w:p>
        </w:tc>
        <w:tc>
          <w:tcPr>
            <w:tcW w:w="1418" w:type="dxa"/>
          </w:tcPr>
          <w:p w14:paraId="362028BE" w14:textId="68B9D56A" w:rsidR="000B38D5" w:rsidDel="0008549F" w:rsidRDefault="000B38D5" w:rsidP="000D7E2C">
            <w:pPr>
              <w:keepNext/>
              <w:tabs>
                <w:tab w:val="left" w:pos="567"/>
              </w:tabs>
              <w:ind w:left="0"/>
              <w:jc w:val="center"/>
              <w:rPr>
                <w:del w:id="42" w:author="Vinod Pandey" w:date="2023-01-20T18:13:00Z"/>
              </w:rPr>
            </w:pPr>
            <w:del w:id="43" w:author="Vinod Pandey" w:date="2023-01-20T18:13:00Z">
              <w:r w:rsidDel="0008549F">
                <w:delText>Harpreet Bhullar</w:delText>
              </w:r>
            </w:del>
          </w:p>
        </w:tc>
      </w:tr>
      <w:tr w:rsidR="000D7E2C" w:rsidRPr="00853D2B" w:rsidDel="0008549F" w14:paraId="612F3429" w14:textId="06ECF6C5" w:rsidTr="00BE2ABD">
        <w:trPr>
          <w:trHeight w:val="115"/>
          <w:del w:id="44" w:author="Vinod Pandey" w:date="2023-01-20T18:13:00Z"/>
        </w:trPr>
        <w:tc>
          <w:tcPr>
            <w:tcW w:w="1418" w:type="dxa"/>
          </w:tcPr>
          <w:p w14:paraId="57B4690F" w14:textId="23978493" w:rsidR="000D7E2C" w:rsidDel="0008549F" w:rsidRDefault="000D7E2C" w:rsidP="000D7E2C">
            <w:pPr>
              <w:keepNext/>
              <w:ind w:left="-18"/>
              <w:jc w:val="center"/>
              <w:rPr>
                <w:del w:id="45" w:author="Vinod Pandey" w:date="2023-01-20T18:13:00Z"/>
              </w:rPr>
            </w:pPr>
            <w:del w:id="46" w:author="Vinod Pandey" w:date="2023-01-20T18:13:00Z">
              <w:r w:rsidDel="0008549F">
                <w:delText>Harpreet Bhullar</w:delText>
              </w:r>
            </w:del>
          </w:p>
        </w:tc>
        <w:tc>
          <w:tcPr>
            <w:tcW w:w="1134" w:type="dxa"/>
          </w:tcPr>
          <w:p w14:paraId="3F2F3DB0" w14:textId="69A495F8" w:rsidR="000D7E2C" w:rsidDel="0008549F" w:rsidRDefault="000D7E2C" w:rsidP="000D7E2C">
            <w:pPr>
              <w:keepNext/>
              <w:tabs>
                <w:tab w:val="left" w:pos="567"/>
              </w:tabs>
              <w:ind w:left="-92"/>
              <w:jc w:val="center"/>
              <w:rPr>
                <w:del w:id="47" w:author="Vinod Pandey" w:date="2023-01-20T18:13:00Z"/>
              </w:rPr>
            </w:pPr>
            <w:del w:id="48" w:author="Vinod Pandey" w:date="2023-01-20T18:13:00Z">
              <w:r w:rsidDel="0008549F">
                <w:delText>2.2</w:delText>
              </w:r>
            </w:del>
          </w:p>
        </w:tc>
        <w:tc>
          <w:tcPr>
            <w:tcW w:w="1276" w:type="dxa"/>
          </w:tcPr>
          <w:p w14:paraId="125E6F98" w14:textId="3307B792" w:rsidR="000D7E2C" w:rsidDel="0008549F" w:rsidRDefault="00F66270" w:rsidP="000D7E2C">
            <w:pPr>
              <w:keepNext/>
              <w:tabs>
                <w:tab w:val="left" w:pos="567"/>
              </w:tabs>
              <w:ind w:left="-92"/>
              <w:jc w:val="center"/>
              <w:rPr>
                <w:del w:id="49" w:author="Vinod Pandey" w:date="2023-01-20T18:13:00Z"/>
              </w:rPr>
            </w:pPr>
            <w:del w:id="50" w:author="Vinod Pandey" w:date="2023-01-20T18:13:00Z">
              <w:r w:rsidDel="0008549F">
                <w:delText>22</w:delText>
              </w:r>
              <w:r w:rsidR="000D7E2C" w:rsidDel="0008549F">
                <w:delText>-0</w:delText>
              </w:r>
              <w:r w:rsidDel="0008549F">
                <w:delText>3</w:delText>
              </w:r>
              <w:r w:rsidR="000D7E2C" w:rsidDel="0008549F">
                <w:delText>-2021</w:delText>
              </w:r>
            </w:del>
          </w:p>
        </w:tc>
        <w:tc>
          <w:tcPr>
            <w:tcW w:w="4819" w:type="dxa"/>
          </w:tcPr>
          <w:p w14:paraId="4BEBC7DA" w14:textId="2CE12125" w:rsidR="000D7E2C" w:rsidDel="0008549F" w:rsidRDefault="000D7E2C" w:rsidP="000D7E2C">
            <w:pPr>
              <w:keepNext/>
              <w:ind w:left="0"/>
              <w:rPr>
                <w:del w:id="51" w:author="Vinod Pandey" w:date="2023-01-20T18:13:00Z"/>
              </w:rPr>
            </w:pPr>
            <w:del w:id="52" w:author="Vinod Pandey" w:date="2023-01-20T18:13:00Z">
              <w:r w:rsidDel="0008549F">
                <w:delText xml:space="preserve">Updates as per </w:delText>
              </w:r>
              <w:r w:rsidRPr="00082E88" w:rsidDel="0008549F">
                <w:delText>artf</w:delText>
              </w:r>
              <w:r w:rsidDel="0008549F">
                <w:delText xml:space="preserve">720277. Proposed for review </w:delText>
              </w:r>
            </w:del>
          </w:p>
        </w:tc>
        <w:tc>
          <w:tcPr>
            <w:tcW w:w="1418" w:type="dxa"/>
          </w:tcPr>
          <w:p w14:paraId="2F5EC16D" w14:textId="38D96463" w:rsidR="000D7E2C" w:rsidDel="0008549F" w:rsidRDefault="000D7E2C" w:rsidP="000D7E2C">
            <w:pPr>
              <w:keepNext/>
              <w:tabs>
                <w:tab w:val="left" w:pos="567"/>
              </w:tabs>
              <w:ind w:left="0"/>
              <w:jc w:val="center"/>
              <w:rPr>
                <w:del w:id="53" w:author="Vinod Pandey" w:date="2023-01-20T18:13:00Z"/>
              </w:rPr>
            </w:pPr>
            <w:del w:id="54" w:author="Vinod Pandey" w:date="2023-01-20T18:13:00Z">
              <w:r w:rsidDel="0008549F">
                <w:delText>Harpreet Bhullar</w:delText>
              </w:r>
            </w:del>
          </w:p>
        </w:tc>
      </w:tr>
      <w:tr w:rsidR="000D7E2C" w:rsidRPr="00853D2B" w:rsidDel="0008549F" w14:paraId="5405659D" w14:textId="251A894A" w:rsidTr="00BE2ABD">
        <w:trPr>
          <w:trHeight w:val="115"/>
          <w:del w:id="55" w:author="Vinod Pandey" w:date="2023-01-20T18:13:00Z"/>
        </w:trPr>
        <w:tc>
          <w:tcPr>
            <w:tcW w:w="1418" w:type="dxa"/>
          </w:tcPr>
          <w:p w14:paraId="59E544B6" w14:textId="2A91A6A4" w:rsidR="000D7E2C" w:rsidRPr="00853D2B" w:rsidDel="0008549F" w:rsidRDefault="000D7E2C" w:rsidP="000D7E2C">
            <w:pPr>
              <w:keepNext/>
              <w:ind w:left="-18"/>
              <w:jc w:val="center"/>
              <w:rPr>
                <w:del w:id="56" w:author="Vinod Pandey" w:date="2023-01-20T18:13:00Z"/>
              </w:rPr>
            </w:pPr>
            <w:del w:id="57" w:author="Vinod Pandey" w:date="2023-01-20T18:13:00Z">
              <w:r w:rsidDel="0008549F">
                <w:delText>Harpreet Bhullar</w:delText>
              </w:r>
            </w:del>
          </w:p>
        </w:tc>
        <w:tc>
          <w:tcPr>
            <w:tcW w:w="1134" w:type="dxa"/>
          </w:tcPr>
          <w:p w14:paraId="4B89CE90" w14:textId="53C9E9AC" w:rsidR="000D7E2C" w:rsidRPr="00853D2B" w:rsidDel="0008549F" w:rsidRDefault="000D7E2C" w:rsidP="000D7E2C">
            <w:pPr>
              <w:keepNext/>
              <w:tabs>
                <w:tab w:val="left" w:pos="567"/>
              </w:tabs>
              <w:ind w:left="-92"/>
              <w:jc w:val="center"/>
              <w:rPr>
                <w:del w:id="58" w:author="Vinod Pandey" w:date="2023-01-20T18:13:00Z"/>
              </w:rPr>
            </w:pPr>
            <w:del w:id="59" w:author="Vinod Pandey" w:date="2023-01-20T18:13:00Z">
              <w:r w:rsidDel="0008549F">
                <w:delText>2.1</w:delText>
              </w:r>
            </w:del>
          </w:p>
        </w:tc>
        <w:tc>
          <w:tcPr>
            <w:tcW w:w="1276" w:type="dxa"/>
          </w:tcPr>
          <w:p w14:paraId="00C638FE" w14:textId="65FB2C7C" w:rsidR="000D7E2C" w:rsidRPr="00853D2B" w:rsidDel="0008549F" w:rsidRDefault="000D7E2C" w:rsidP="000D7E2C">
            <w:pPr>
              <w:keepNext/>
              <w:tabs>
                <w:tab w:val="left" w:pos="567"/>
              </w:tabs>
              <w:ind w:left="-92"/>
              <w:jc w:val="center"/>
              <w:rPr>
                <w:del w:id="60" w:author="Vinod Pandey" w:date="2023-01-20T18:13:00Z"/>
              </w:rPr>
            </w:pPr>
            <w:del w:id="61" w:author="Vinod Pandey" w:date="2023-01-20T18:13:00Z">
              <w:r w:rsidDel="0008549F">
                <w:delText>03-02-2020</w:delText>
              </w:r>
            </w:del>
          </w:p>
        </w:tc>
        <w:tc>
          <w:tcPr>
            <w:tcW w:w="4819" w:type="dxa"/>
          </w:tcPr>
          <w:p w14:paraId="4F85111C" w14:textId="0DE2C536" w:rsidR="000D7E2C" w:rsidRPr="00853D2B" w:rsidDel="0008549F" w:rsidRDefault="000D7E2C" w:rsidP="000D7E2C">
            <w:pPr>
              <w:keepNext/>
              <w:ind w:left="0"/>
              <w:rPr>
                <w:del w:id="62" w:author="Vinod Pandey" w:date="2023-01-20T18:13:00Z"/>
              </w:rPr>
            </w:pPr>
            <w:del w:id="63" w:author="Vinod Pandey" w:date="2023-01-20T18:13:00Z">
              <w:r w:rsidDel="0008549F">
                <w:delText xml:space="preserve">Updates as per </w:delText>
              </w:r>
              <w:r w:rsidRPr="00082E88" w:rsidDel="0008549F">
                <w:delText>artf624450</w:delText>
              </w:r>
              <w:r w:rsidDel="0008549F">
                <w:delText xml:space="preserve"> </w:delText>
              </w:r>
            </w:del>
          </w:p>
        </w:tc>
        <w:tc>
          <w:tcPr>
            <w:tcW w:w="1418" w:type="dxa"/>
          </w:tcPr>
          <w:p w14:paraId="3EEE38CA" w14:textId="533B4D8A" w:rsidR="000D7E2C" w:rsidRPr="00853D2B" w:rsidDel="0008549F" w:rsidRDefault="000D7E2C" w:rsidP="000D7E2C">
            <w:pPr>
              <w:keepNext/>
              <w:tabs>
                <w:tab w:val="left" w:pos="567"/>
              </w:tabs>
              <w:ind w:left="0"/>
              <w:jc w:val="center"/>
              <w:rPr>
                <w:del w:id="64" w:author="Vinod Pandey" w:date="2023-01-20T18:13:00Z"/>
              </w:rPr>
            </w:pPr>
            <w:del w:id="65" w:author="Vinod Pandey" w:date="2023-01-20T18:13:00Z">
              <w:r w:rsidDel="0008549F">
                <w:delText>Harpreet Bhullar</w:delText>
              </w:r>
            </w:del>
          </w:p>
        </w:tc>
      </w:tr>
      <w:tr w:rsidR="000D7E2C" w:rsidRPr="00853D2B" w:rsidDel="0008549F" w14:paraId="5A0E8B5A" w14:textId="24B6E8DA" w:rsidTr="00BE2ABD">
        <w:trPr>
          <w:trHeight w:val="115"/>
          <w:del w:id="66" w:author="Vinod Pandey" w:date="2023-01-20T18:13:00Z"/>
        </w:trPr>
        <w:tc>
          <w:tcPr>
            <w:tcW w:w="1418" w:type="dxa"/>
          </w:tcPr>
          <w:p w14:paraId="13EB210A" w14:textId="702A8F3D" w:rsidR="000D7E2C" w:rsidRPr="00853D2B" w:rsidDel="0008549F" w:rsidRDefault="000D7E2C" w:rsidP="000D7E2C">
            <w:pPr>
              <w:keepNext/>
              <w:ind w:left="-18"/>
              <w:jc w:val="center"/>
              <w:rPr>
                <w:del w:id="67" w:author="Vinod Pandey" w:date="2023-01-20T18:13:00Z"/>
              </w:rPr>
            </w:pPr>
            <w:del w:id="68" w:author="Vinod Pandey" w:date="2023-01-20T18:13:00Z">
              <w:r w:rsidRPr="00853D2B" w:rsidDel="0008549F">
                <w:delText>Simona Almajan</w:delText>
              </w:r>
            </w:del>
          </w:p>
        </w:tc>
        <w:tc>
          <w:tcPr>
            <w:tcW w:w="1134" w:type="dxa"/>
          </w:tcPr>
          <w:p w14:paraId="5264C2D6" w14:textId="68392B04" w:rsidR="000D7E2C" w:rsidRPr="00853D2B" w:rsidDel="0008549F" w:rsidRDefault="000D7E2C" w:rsidP="000D7E2C">
            <w:pPr>
              <w:keepNext/>
              <w:tabs>
                <w:tab w:val="left" w:pos="567"/>
              </w:tabs>
              <w:ind w:left="-92"/>
              <w:jc w:val="center"/>
              <w:rPr>
                <w:del w:id="69" w:author="Vinod Pandey" w:date="2023-01-20T18:13:00Z"/>
              </w:rPr>
            </w:pPr>
            <w:del w:id="70" w:author="Vinod Pandey" w:date="2023-01-20T18:13:00Z">
              <w:r w:rsidDel="0008549F">
                <w:delText>2</w:delText>
              </w:r>
            </w:del>
          </w:p>
        </w:tc>
        <w:tc>
          <w:tcPr>
            <w:tcW w:w="1276" w:type="dxa"/>
          </w:tcPr>
          <w:p w14:paraId="3E5F35BB" w14:textId="0DD6AB9A" w:rsidR="000D7E2C" w:rsidRPr="00853D2B" w:rsidDel="0008549F" w:rsidRDefault="000D7E2C" w:rsidP="000D7E2C">
            <w:pPr>
              <w:keepNext/>
              <w:tabs>
                <w:tab w:val="left" w:pos="567"/>
              </w:tabs>
              <w:ind w:left="-92"/>
              <w:jc w:val="center"/>
              <w:rPr>
                <w:del w:id="71" w:author="Vinod Pandey" w:date="2023-01-20T18:13:00Z"/>
              </w:rPr>
            </w:pPr>
            <w:del w:id="72" w:author="Vinod Pandey" w:date="2023-01-20T18:13:00Z">
              <w:r w:rsidRPr="00853D2B" w:rsidDel="0008549F">
                <w:delText>07-11-2017</w:delText>
              </w:r>
            </w:del>
          </w:p>
        </w:tc>
        <w:tc>
          <w:tcPr>
            <w:tcW w:w="4819" w:type="dxa"/>
          </w:tcPr>
          <w:p w14:paraId="659D0A24" w14:textId="350453D2" w:rsidR="000D7E2C" w:rsidRPr="00853D2B" w:rsidDel="0008549F" w:rsidRDefault="000D7E2C" w:rsidP="000D7E2C">
            <w:pPr>
              <w:keepNext/>
              <w:ind w:left="0"/>
              <w:rPr>
                <w:del w:id="73" w:author="Vinod Pandey" w:date="2023-01-20T18:13:00Z"/>
              </w:rPr>
            </w:pPr>
            <w:del w:id="74" w:author="Vinod Pandey" w:date="2023-01-20T18:13:00Z">
              <w:r w:rsidRPr="00853D2B" w:rsidDel="0008549F">
                <w:delText>Updated after TUV SUD review</w:delText>
              </w:r>
            </w:del>
          </w:p>
        </w:tc>
        <w:tc>
          <w:tcPr>
            <w:tcW w:w="1418" w:type="dxa"/>
          </w:tcPr>
          <w:p w14:paraId="549B04A8" w14:textId="4D6B3401" w:rsidR="000D7E2C" w:rsidRPr="00853D2B" w:rsidDel="0008549F" w:rsidRDefault="000D7E2C" w:rsidP="000D7E2C">
            <w:pPr>
              <w:keepNext/>
              <w:tabs>
                <w:tab w:val="left" w:pos="567"/>
              </w:tabs>
              <w:ind w:left="0"/>
              <w:jc w:val="center"/>
              <w:rPr>
                <w:del w:id="75" w:author="Vinod Pandey" w:date="2023-01-20T18:13:00Z"/>
              </w:rPr>
            </w:pPr>
            <w:del w:id="76" w:author="Vinod Pandey" w:date="2023-01-20T18:13:00Z">
              <w:r w:rsidRPr="00853D2B" w:rsidDel="0008549F">
                <w:delText>Simona Almajan</w:delText>
              </w:r>
            </w:del>
          </w:p>
        </w:tc>
      </w:tr>
      <w:tr w:rsidR="000D7E2C" w:rsidDel="0008549F" w14:paraId="348918EA" w14:textId="338ABD46" w:rsidTr="00BE2ABD">
        <w:trPr>
          <w:trHeight w:val="115"/>
          <w:del w:id="77" w:author="Vinod Pandey" w:date="2023-01-20T18:13:00Z"/>
        </w:trPr>
        <w:tc>
          <w:tcPr>
            <w:tcW w:w="1418" w:type="dxa"/>
          </w:tcPr>
          <w:p w14:paraId="6F039E5C" w14:textId="2F343B39" w:rsidR="000D7E2C" w:rsidRPr="00853D2B" w:rsidDel="0008549F" w:rsidRDefault="000D7E2C" w:rsidP="000D7E2C">
            <w:pPr>
              <w:keepNext/>
              <w:ind w:left="-18"/>
              <w:jc w:val="center"/>
              <w:rPr>
                <w:del w:id="78" w:author="Vinod Pandey" w:date="2023-01-20T18:13:00Z"/>
              </w:rPr>
            </w:pPr>
            <w:del w:id="79" w:author="Vinod Pandey" w:date="2023-01-20T18:13:00Z">
              <w:r w:rsidRPr="00853D2B" w:rsidDel="0008549F">
                <w:delText>Coco Gubbels</w:delText>
              </w:r>
            </w:del>
          </w:p>
        </w:tc>
        <w:tc>
          <w:tcPr>
            <w:tcW w:w="1134" w:type="dxa"/>
          </w:tcPr>
          <w:p w14:paraId="2B45D639" w14:textId="3F6DE047" w:rsidR="000D7E2C" w:rsidRPr="00853D2B" w:rsidDel="0008549F" w:rsidRDefault="000D7E2C" w:rsidP="000D7E2C">
            <w:pPr>
              <w:keepNext/>
              <w:tabs>
                <w:tab w:val="left" w:pos="567"/>
              </w:tabs>
              <w:ind w:left="-92"/>
              <w:jc w:val="center"/>
              <w:rPr>
                <w:del w:id="80" w:author="Vinod Pandey" w:date="2023-01-20T18:13:00Z"/>
              </w:rPr>
            </w:pPr>
            <w:del w:id="81" w:author="Vinod Pandey" w:date="2023-01-20T18:13:00Z">
              <w:r w:rsidDel="0008549F">
                <w:delText>1</w:delText>
              </w:r>
            </w:del>
          </w:p>
        </w:tc>
        <w:tc>
          <w:tcPr>
            <w:tcW w:w="1276" w:type="dxa"/>
          </w:tcPr>
          <w:p w14:paraId="78DF17B8" w14:textId="7BC66E2D" w:rsidR="000D7E2C" w:rsidRPr="00853D2B" w:rsidDel="0008549F" w:rsidRDefault="000D7E2C" w:rsidP="000D7E2C">
            <w:pPr>
              <w:keepNext/>
              <w:tabs>
                <w:tab w:val="left" w:pos="567"/>
              </w:tabs>
              <w:ind w:left="-92"/>
              <w:jc w:val="center"/>
              <w:rPr>
                <w:del w:id="82" w:author="Vinod Pandey" w:date="2023-01-20T18:13:00Z"/>
              </w:rPr>
            </w:pPr>
            <w:del w:id="83" w:author="Vinod Pandey" w:date="2023-01-20T18:13:00Z">
              <w:r w:rsidRPr="00853D2B" w:rsidDel="0008549F">
                <w:delText>06-12-2017</w:delText>
              </w:r>
            </w:del>
          </w:p>
        </w:tc>
        <w:tc>
          <w:tcPr>
            <w:tcW w:w="4819" w:type="dxa"/>
          </w:tcPr>
          <w:p w14:paraId="219DE80E" w14:textId="20700C5E" w:rsidR="000D7E2C" w:rsidRPr="00853D2B" w:rsidDel="0008549F" w:rsidRDefault="000D7E2C" w:rsidP="000D7E2C">
            <w:pPr>
              <w:keepNext/>
              <w:ind w:left="0"/>
              <w:rPr>
                <w:del w:id="84" w:author="Vinod Pandey" w:date="2023-01-20T18:13:00Z"/>
              </w:rPr>
            </w:pPr>
            <w:del w:id="85" w:author="Vinod Pandey" w:date="2023-01-20T18:13:00Z">
              <w:r w:rsidRPr="00853D2B" w:rsidDel="0008549F">
                <w:delText>Minor updates on formatting and added version number to document revision history</w:delText>
              </w:r>
            </w:del>
          </w:p>
        </w:tc>
        <w:tc>
          <w:tcPr>
            <w:tcW w:w="1418" w:type="dxa"/>
          </w:tcPr>
          <w:p w14:paraId="41DC1E74" w14:textId="149F04E0" w:rsidR="000D7E2C" w:rsidDel="0008549F" w:rsidRDefault="000D7E2C" w:rsidP="000D7E2C">
            <w:pPr>
              <w:keepNext/>
              <w:tabs>
                <w:tab w:val="left" w:pos="567"/>
              </w:tabs>
              <w:ind w:left="0"/>
              <w:jc w:val="center"/>
              <w:rPr>
                <w:del w:id="86" w:author="Vinod Pandey" w:date="2023-01-20T18:13:00Z"/>
              </w:rPr>
            </w:pPr>
            <w:del w:id="87" w:author="Vinod Pandey" w:date="2023-01-20T18:13:00Z">
              <w:r w:rsidRPr="00853D2B" w:rsidDel="0008549F">
                <w:delText>Simona Almajan</w:delText>
              </w:r>
            </w:del>
          </w:p>
        </w:tc>
      </w:tr>
      <w:tr w:rsidR="000D7E2C" w:rsidDel="0008549F" w14:paraId="07CDA8EA" w14:textId="099A7EA7" w:rsidTr="00F62836">
        <w:trPr>
          <w:cantSplit/>
          <w:del w:id="88" w:author="Vinod Pandey" w:date="2023-01-20T18:13:00Z"/>
        </w:trPr>
        <w:tc>
          <w:tcPr>
            <w:tcW w:w="10065" w:type="dxa"/>
            <w:gridSpan w:val="5"/>
          </w:tcPr>
          <w:p w14:paraId="7B04F23B" w14:textId="22469A4F" w:rsidR="000D7E2C" w:rsidDel="0008549F" w:rsidRDefault="000D7E2C" w:rsidP="000D7E2C">
            <w:pPr>
              <w:keepNext/>
              <w:tabs>
                <w:tab w:val="left" w:pos="567"/>
              </w:tabs>
              <w:ind w:left="0"/>
              <w:jc w:val="center"/>
              <w:rPr>
                <w:del w:id="89" w:author="Vinod Pandey" w:date="2023-01-20T18:13:00Z"/>
              </w:rPr>
            </w:pPr>
            <w:del w:id="90" w:author="Vinod Pandey" w:date="2023-01-20T18:13:00Z">
              <w:r w:rsidRPr="00E8205A" w:rsidDel="0008549F">
                <w:delText>In case of questions or change proposals please contac</w:delText>
              </w:r>
              <w:r w:rsidDel="0008549F">
                <w:delText>t the latest document author or</w:delText>
              </w:r>
              <w:r w:rsidRPr="00E8205A" w:rsidDel="0008549F">
                <w:delText xml:space="preserve"> owner.</w:delText>
              </w:r>
            </w:del>
          </w:p>
        </w:tc>
      </w:tr>
    </w:tbl>
    <w:p w14:paraId="77D5C6A3" w14:textId="06F977C1" w:rsidR="005260D6" w:rsidDel="0008549F" w:rsidRDefault="005260D6" w:rsidP="005260D6">
      <w:pPr>
        <w:tabs>
          <w:tab w:val="left" w:pos="1134"/>
          <w:tab w:val="left" w:pos="1276"/>
        </w:tabs>
        <w:spacing w:after="120"/>
        <w:ind w:left="0"/>
        <w:rPr>
          <w:del w:id="91" w:author="Vinod Pandey" w:date="2023-01-20T18:13:00Z"/>
        </w:rPr>
      </w:pPr>
    </w:p>
    <w:p w14:paraId="0F0880E3" w14:textId="344C0A57" w:rsidR="00AC2674" w:rsidDel="0008549F" w:rsidRDefault="00AC2674">
      <w:pPr>
        <w:tabs>
          <w:tab w:val="left" w:pos="1134"/>
          <w:tab w:val="left" w:pos="1276"/>
        </w:tabs>
        <w:spacing w:after="120" w:line="360" w:lineRule="auto"/>
        <w:ind w:left="0"/>
        <w:rPr>
          <w:del w:id="92" w:author="Vinod Pandey" w:date="2023-01-20T18:13:00Z"/>
        </w:rPr>
      </w:pPr>
      <w:del w:id="93" w:author="Vinod Pandey" w:date="2023-01-20T18:13:00Z">
        <w:r w:rsidDel="0008549F">
          <w:rPr>
            <w:noProof/>
            <w:lang w:val="en-US"/>
          </w:rPr>
          <mc:AlternateContent>
            <mc:Choice Requires="wps">
              <w:drawing>
                <wp:inline distT="0" distB="0" distL="0" distR="0" wp14:anchorId="0CDAB446" wp14:editId="3D429308">
                  <wp:extent cx="6324600" cy="1047750"/>
                  <wp:effectExtent l="0" t="0" r="19050" b="19050"/>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047750"/>
                          </a:xfrm>
                          <a:prstGeom prst="rect">
                            <a:avLst/>
                          </a:prstGeom>
                          <a:solidFill>
                            <a:srgbClr val="FFFF00"/>
                          </a:solidFill>
                          <a:ln w="9525">
                            <a:solidFill>
                              <a:srgbClr val="000000"/>
                            </a:solidFill>
                            <a:miter lim="800000"/>
                            <a:headEnd/>
                            <a:tailEnd/>
                          </a:ln>
                        </wps:spPr>
                        <wps:txbx>
                          <w:txbxContent>
                            <w:p w14:paraId="269CB3E7" w14:textId="77777777" w:rsidR="00B65361" w:rsidRPr="00A901C4" w:rsidRDefault="00B65361" w:rsidP="00AC2674">
                              <w:pPr>
                                <w:shd w:val="clear" w:color="auto" w:fill="FFFF00"/>
                                <w:ind w:left="0"/>
                              </w:pPr>
                              <w:r w:rsidRPr="00A901C4">
                                <w:t>This template provides the essential spacing and the relevant headers and footers for</w:t>
                              </w:r>
                              <w:r>
                                <w:t xml:space="preserve"> OMS documents, specially a Manual or Policy</w:t>
                              </w:r>
                              <w:r w:rsidRPr="00A901C4">
                                <w:t xml:space="preserve">. Below follows the arrangement of headings to ensure that all aspects are covered. This shall be followed. See </w:t>
                              </w:r>
                              <w:hyperlink r:id="rId11" w:history="1">
                                <w:r w:rsidRPr="00EA1ED6">
                                  <w:rPr>
                                    <w:rStyle w:val="Hyperlink"/>
                                  </w:rPr>
                                  <w:t>Documentation process description</w:t>
                                </w:r>
                              </w:hyperlink>
                              <w:r>
                                <w:t xml:space="preserve"> for guidance how to create OMS </w:t>
                              </w:r>
                              <w:r w:rsidRPr="00A901C4">
                                <w:t xml:space="preserve">documents. </w:t>
                              </w:r>
                            </w:p>
                            <w:p w14:paraId="64AE76BD" w14:textId="77777777" w:rsidR="00B65361" w:rsidRPr="00A901C4" w:rsidRDefault="00B65361" w:rsidP="00AC2674">
                              <w:pPr>
                                <w:shd w:val="clear" w:color="auto" w:fill="FFFF00"/>
                                <w:ind w:left="0"/>
                              </w:pPr>
                              <w:r w:rsidRPr="00A901C4">
                                <w:t>Clearly, all text highlighted in yellow needs to be replaced with your text and you need to delete this box.</w:t>
                              </w:r>
                            </w:p>
                          </w:txbxContent>
                        </wps:txbx>
                        <wps:bodyPr rot="0" vert="horz" wrap="square" lIns="91440" tIns="45720" rIns="91440" bIns="45720" anchor="t" anchorCtr="0" upright="1">
                          <a:noAutofit/>
                        </wps:bodyPr>
                      </wps:wsp>
                    </a:graphicData>
                  </a:graphic>
                </wp:inline>
              </w:drawing>
            </mc:Choice>
            <mc:Fallback>
              <w:pict>
                <v:shapetype w14:anchorId="0CDAB446" id="_x0000_t202" coordsize="21600,21600" o:spt="202" path="m,l,21600r21600,l21600,xe">
                  <v:stroke joinstyle="miter"/>
                  <v:path gradientshapeok="t" o:connecttype="rect"/>
                </v:shapetype>
                <v:shape id="Text Box 16" o:spid="_x0000_s1026" type="#_x0000_t202" style="width:498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" fillcolor="yellow">
                  <v:textbox>
                    <w:txbxContent>
                      <w:p w14:paraId="269CB3E7" w14:textId="77777777" w:rsidR="00B65361" w:rsidRPr="00A901C4" w:rsidRDefault="00B65361" w:rsidP="00AC2674">
                        <w:pPr>
                          <w:shd w:val="clear" w:color="auto" w:fill="FFFF00"/>
                          <w:ind w:left="0"/>
                        </w:pPr>
                        <w:r w:rsidRPr="00A901C4">
                          <w:t>This template provides the essential spacing and the relevant headers and footers for</w:t>
                        </w:r>
                        <w:r>
                          <w:t xml:space="preserve"> OMS documents, specially a Manual or Policy</w:t>
                        </w:r>
                        <w:r w:rsidRPr="00A901C4">
                          <w:t xml:space="preserve">. Below follows the arrangement of headings to ensure that all aspects are covered. This shall be followed. See </w:t>
                        </w:r>
                        <w:hyperlink r:id="rId12" w:history="1">
                          <w:r w:rsidRPr="00EA1ED6">
                            <w:rPr>
                              <w:rStyle w:val="Hyperlink"/>
                            </w:rPr>
                            <w:t>Documentation process description</w:t>
                          </w:r>
                        </w:hyperlink>
                        <w:r>
                          <w:t xml:space="preserve"> for guidance how to create OMS </w:t>
                        </w:r>
                        <w:r w:rsidRPr="00A901C4">
                          <w:t xml:space="preserve">documents. </w:t>
                        </w:r>
                      </w:p>
                      <w:p w14:paraId="64AE76BD" w14:textId="77777777" w:rsidR="00B65361" w:rsidRPr="00A901C4" w:rsidRDefault="00B65361" w:rsidP="00AC2674">
                        <w:pPr>
                          <w:shd w:val="clear" w:color="auto" w:fill="FFFF00"/>
                          <w:ind w:left="0"/>
                        </w:pPr>
                        <w:r w:rsidRPr="00A901C4">
                          <w:t>Clearly, all text highlighted in yellow needs to be replaced with your text and you need to delete this box.</w:t>
                        </w:r>
                      </w:p>
                    </w:txbxContent>
                  </v:textbox>
                  <w10:anchorlock/>
                </v:shape>
              </w:pict>
            </mc:Fallback>
          </mc:AlternateContent>
        </w:r>
      </w:del>
    </w:p>
    <w:p w14:paraId="54454C9F" w14:textId="4877B6C4" w:rsidR="00AC2674" w:rsidDel="0008549F" w:rsidRDefault="00AC2674">
      <w:pPr>
        <w:tabs>
          <w:tab w:val="left" w:pos="1134"/>
          <w:tab w:val="left" w:pos="1276"/>
        </w:tabs>
        <w:spacing w:after="120" w:line="360" w:lineRule="auto"/>
        <w:ind w:left="0"/>
        <w:rPr>
          <w:del w:id="94" w:author="Vinod Pandey" w:date="2023-01-20T18:13:00Z"/>
        </w:rPr>
      </w:pPr>
      <w:del w:id="95" w:author="Vinod Pandey" w:date="2023-01-20T18:13:00Z">
        <w:r w:rsidDel="0008549F">
          <w:rPr>
            <w:noProof/>
            <w:lang w:val="en-US"/>
          </w:rPr>
          <mc:AlternateContent>
            <mc:Choice Requires="wps">
              <w:drawing>
                <wp:inline distT="0" distB="0" distL="0" distR="0" wp14:anchorId="3E0F7D30" wp14:editId="734267C3">
                  <wp:extent cx="6324600" cy="904875"/>
                  <wp:effectExtent l="0" t="0" r="19050" b="28575"/>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904875"/>
                          </a:xfrm>
                          <a:prstGeom prst="rect">
                            <a:avLst/>
                          </a:prstGeom>
                          <a:solidFill>
                            <a:srgbClr val="FFFF00"/>
                          </a:solidFill>
                          <a:ln w="9525">
                            <a:solidFill>
                              <a:srgbClr val="000000"/>
                            </a:solidFill>
                            <a:miter lim="800000"/>
                            <a:headEnd/>
                            <a:tailEnd/>
                          </a:ln>
                        </wps:spPr>
                        <wps:txbx>
                          <w:txbxContent>
                            <w:p w14:paraId="7BBB0AE4" w14:textId="77777777" w:rsidR="00B65361" w:rsidRPr="00744F9A" w:rsidRDefault="00B65361" w:rsidP="00AC2674">
                              <w:pPr>
                                <w:ind w:left="0"/>
                                <w:jc w:val="both"/>
                              </w:pPr>
                              <w:r>
                                <w:t>You should update the properties of this document located in the header, in the footer and in these sections: 2-scope, 7.5-revision history. Properties are available in the above document panel. If properties do not appear in the top of the document (always select those from the server), then go to FILE and click on Properties, on the right, select “Show Document Panel”. You will have access to possible values in the property panel. Delete this box.</w:t>
                              </w:r>
                            </w:p>
                          </w:txbxContent>
                        </wps:txbx>
                        <wps:bodyPr rot="0" vert="horz" wrap="square" lIns="91440" tIns="45720" rIns="91440" bIns="45720" anchor="t" anchorCtr="0" upright="1">
                          <a:noAutofit/>
                        </wps:bodyPr>
                      </wps:wsp>
                    </a:graphicData>
                  </a:graphic>
                </wp:inline>
              </w:drawing>
            </mc:Choice>
            <mc:Fallback>
              <w:pict>
                <v:shape w14:anchorId="3E0F7D30" id="Text Box 13" o:spid="_x0000_s1027" type="#_x0000_t202" style="width:498pt;height:7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" fillcolor="yellow">
                  <v:textbox>
                    <w:txbxContent>
                      <w:p w14:paraId="7BBB0AE4" w14:textId="77777777" w:rsidR="00B65361" w:rsidRPr="00744F9A" w:rsidRDefault="00B65361" w:rsidP="00AC2674">
                        <w:pPr>
                          <w:ind w:left="0"/>
                          <w:jc w:val="both"/>
                        </w:pPr>
                        <w:r>
                          <w:t>You should update the properties of this document located in the header, in the footer and in these sections: 2-scope, 7.5-revision history. Properties are available in the above document panel. If properties do not appear in the top of the document (always select those from the server), then go to FILE and click on Properties, on the right, select “Show Document Panel”. You will have access to possible values in the property panel. Delete this box.</w:t>
                        </w:r>
                      </w:p>
                    </w:txbxContent>
                  </v:textbox>
                  <w10:anchorlock/>
                </v:shape>
              </w:pict>
            </mc:Fallback>
          </mc:AlternateContent>
        </w:r>
      </w:del>
    </w:p>
    <w:p w14:paraId="01995D89" w14:textId="4D967D44" w:rsidR="00AC2674" w:rsidDel="0008549F" w:rsidRDefault="00AC2674">
      <w:pPr>
        <w:tabs>
          <w:tab w:val="left" w:pos="1134"/>
          <w:tab w:val="left" w:pos="1276"/>
        </w:tabs>
        <w:spacing w:after="120" w:line="360" w:lineRule="auto"/>
        <w:ind w:left="0"/>
        <w:rPr>
          <w:del w:id="96" w:author="Vinod Pandey" w:date="2023-01-20T18:13:00Z"/>
        </w:rPr>
      </w:pPr>
      <w:del w:id="97" w:author="Vinod Pandey" w:date="2023-01-20T18:13:00Z">
        <w:r w:rsidDel="0008549F">
          <w:rPr>
            <w:noProof/>
            <w:lang w:val="en-US"/>
          </w:rPr>
          <mc:AlternateContent>
            <mc:Choice Requires="wps">
              <w:drawing>
                <wp:inline distT="0" distB="0" distL="0" distR="0" wp14:anchorId="55938F10" wp14:editId="18E42FF5">
                  <wp:extent cx="6324600" cy="777922"/>
                  <wp:effectExtent l="0" t="0" r="19050" b="22225"/>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777922"/>
                          </a:xfrm>
                          <a:prstGeom prst="rect">
                            <a:avLst/>
                          </a:prstGeom>
                          <a:solidFill>
                            <a:srgbClr val="FFFF00"/>
                          </a:solidFill>
                          <a:ln w="9525">
                            <a:solidFill>
                              <a:srgbClr val="000000"/>
                            </a:solidFill>
                            <a:miter lim="800000"/>
                            <a:headEnd/>
                            <a:tailEnd/>
                          </a:ln>
                        </wps:spPr>
                        <wps:txbx>
                          <w:txbxContent>
                            <w:p w14:paraId="2BCFD4AD" w14:textId="77777777" w:rsidR="00B65361" w:rsidRPr="00744F9A" w:rsidRDefault="00B65361" w:rsidP="00AC2674">
                              <w:pPr>
                                <w:ind w:left="0"/>
                              </w:pPr>
                              <w:r w:rsidRPr="00744F9A">
                                <w:rPr>
                                  <w:highlight w:val="yellow"/>
                                </w:rPr>
                                <w:t xml:space="preserve">This Table </w:t>
                              </w:r>
                              <w:r>
                                <w:rPr>
                                  <w:highlight w:val="yellow"/>
                                </w:rPr>
                                <w:t>o</w:t>
                              </w:r>
                              <w:r w:rsidRPr="00744F9A">
                                <w:rPr>
                                  <w:highlight w:val="yellow"/>
                                </w:rPr>
                                <w:t xml:space="preserve">f Contents </w:t>
                              </w:r>
                              <w:r>
                                <w:rPr>
                                  <w:highlight w:val="yellow"/>
                                </w:rPr>
                                <w:t>is optional and can be removed for small documents (typically less than 10 pages). When it is kept, it</w:t>
                              </w:r>
                              <w:r w:rsidRPr="00744F9A">
                                <w:rPr>
                                  <w:highlight w:val="yellow"/>
                                </w:rPr>
                                <w:t xml:space="preserve"> will update automatically with your </w:t>
                              </w:r>
                              <w:r>
                                <w:rPr>
                                  <w:highlight w:val="yellow"/>
                                </w:rPr>
                                <w:t>Sub-</w:t>
                              </w:r>
                              <w:r w:rsidRPr="00744F9A">
                                <w:rPr>
                                  <w:highlight w:val="yellow"/>
                                </w:rPr>
                                <w:t xml:space="preserve">headings (if you </w:t>
                              </w:r>
                              <w:r>
                                <w:t>use them within section 7</w:t>
                              </w:r>
                              <w:r w:rsidRPr="00744F9A">
                                <w:t>) – just press F9 when ready for it to update.</w:t>
                              </w:r>
                            </w:p>
                            <w:p w14:paraId="5F1EAF7C" w14:textId="77777777" w:rsidR="00B65361" w:rsidRPr="00744F9A" w:rsidRDefault="00B65361" w:rsidP="00AC2674">
                              <w:pPr>
                                <w:ind w:left="0"/>
                              </w:pPr>
                              <w:r w:rsidRPr="00744F9A">
                                <w:t>Delete this box.</w:t>
                              </w:r>
                            </w:p>
                          </w:txbxContent>
                        </wps:txbx>
                        <wps:bodyPr rot="0" vert="horz" wrap="square" lIns="91440" tIns="45720" rIns="91440" bIns="45720" anchor="t" anchorCtr="0" upright="1">
                          <a:noAutofit/>
                        </wps:bodyPr>
                      </wps:wsp>
                    </a:graphicData>
                  </a:graphic>
                </wp:inline>
              </w:drawing>
            </mc:Choice>
            <mc:Fallback>
              <w:pict>
                <v:shape w14:anchorId="55938F10" id="Text Box 11" o:spid="_x0000_s1028" type="#_x0000_t202" style="width:498pt;height: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" fillcolor="yellow">
                  <v:textbox>
                    <w:txbxContent>
                      <w:p w14:paraId="2BCFD4AD" w14:textId="77777777" w:rsidR="00B65361" w:rsidRPr="00744F9A" w:rsidRDefault="00B65361" w:rsidP="00AC2674">
                        <w:pPr>
                          <w:ind w:left="0"/>
                        </w:pPr>
                        <w:r w:rsidRPr="00744F9A">
                          <w:rPr>
                            <w:highlight w:val="yellow"/>
                          </w:rPr>
                          <w:t xml:space="preserve">This Table </w:t>
                        </w:r>
                        <w:r>
                          <w:rPr>
                            <w:highlight w:val="yellow"/>
                          </w:rPr>
                          <w:t>o</w:t>
                        </w:r>
                        <w:r w:rsidRPr="00744F9A">
                          <w:rPr>
                            <w:highlight w:val="yellow"/>
                          </w:rPr>
                          <w:t xml:space="preserve">f Contents </w:t>
                        </w:r>
                        <w:r>
                          <w:rPr>
                            <w:highlight w:val="yellow"/>
                          </w:rPr>
                          <w:t>is optional and can be removed for small documents (typically less than 10 pages). When it is kept, it</w:t>
                        </w:r>
                        <w:r w:rsidRPr="00744F9A">
                          <w:rPr>
                            <w:highlight w:val="yellow"/>
                          </w:rPr>
                          <w:t xml:space="preserve"> will update automatically with your </w:t>
                        </w:r>
                        <w:r>
                          <w:rPr>
                            <w:highlight w:val="yellow"/>
                          </w:rPr>
                          <w:t>Sub-</w:t>
                        </w:r>
                        <w:r w:rsidRPr="00744F9A">
                          <w:rPr>
                            <w:highlight w:val="yellow"/>
                          </w:rPr>
                          <w:t xml:space="preserve">headings (if you </w:t>
                        </w:r>
                        <w:r>
                          <w:t>use them within section 7</w:t>
                        </w:r>
                        <w:r w:rsidRPr="00744F9A">
                          <w:t>) – just press F9 when ready for it to update.</w:t>
                        </w:r>
                      </w:p>
                      <w:p w14:paraId="5F1EAF7C" w14:textId="77777777" w:rsidR="00B65361" w:rsidRPr="00744F9A" w:rsidRDefault="00B65361" w:rsidP="00AC2674">
                        <w:pPr>
                          <w:ind w:left="0"/>
                        </w:pPr>
                        <w:r w:rsidRPr="00744F9A">
                          <w:t>Delete this box.</w:t>
                        </w:r>
                      </w:p>
                    </w:txbxContent>
                  </v:textbox>
                  <w10:anchorlock/>
                </v:shape>
              </w:pict>
            </mc:Fallback>
          </mc:AlternateContent>
        </w:r>
      </w:del>
    </w:p>
    <w:p w14:paraId="73A60837" w14:textId="21506AD8" w:rsidR="00E36372" w:rsidDel="0008549F" w:rsidRDefault="00E36372">
      <w:pPr>
        <w:pStyle w:val="TOC3"/>
        <w:tabs>
          <w:tab w:val="clear" w:pos="9941"/>
          <w:tab w:val="left" w:pos="1134"/>
        </w:tabs>
        <w:spacing w:after="120" w:line="360" w:lineRule="auto"/>
        <w:rPr>
          <w:del w:id="98" w:author="Vinod Pandey" w:date="2023-01-20T18:13:00Z"/>
        </w:rPr>
      </w:pPr>
    </w:p>
    <w:p w14:paraId="14D5AAED" w14:textId="49500781" w:rsidR="005260D6" w:rsidDel="0008549F" w:rsidRDefault="005260D6">
      <w:pPr>
        <w:ind w:left="0"/>
        <w:rPr>
          <w:del w:id="99" w:author="Vinod Pandey" w:date="2023-01-20T18:13:00Z"/>
          <w:u w:val="single"/>
        </w:rPr>
      </w:pPr>
      <w:del w:id="100" w:author="Vinod Pandey" w:date="2023-01-20T18:13:00Z">
        <w:r w:rsidDel="0008549F">
          <w:rPr>
            <w:u w:val="single"/>
          </w:rPr>
          <w:br w:type="page"/>
        </w:r>
      </w:del>
    </w:p>
    <w:p w14:paraId="43960FB5" w14:textId="16A00B14" w:rsidR="00E36372" w:rsidRDefault="00E36372" w:rsidP="003348B4">
      <w:pPr>
        <w:tabs>
          <w:tab w:val="left" w:pos="1134"/>
          <w:tab w:val="left" w:pos="1276"/>
        </w:tabs>
        <w:spacing w:after="120" w:line="360" w:lineRule="auto"/>
        <w:ind w:left="0"/>
        <w:jc w:val="center"/>
        <w:rPr>
          <w:u w:val="single"/>
        </w:rPr>
      </w:pPr>
      <w:r>
        <w:rPr>
          <w:u w:val="single"/>
        </w:rPr>
        <w:t>Table of content</w:t>
      </w:r>
      <w:r w:rsidR="003348B4">
        <w:rPr>
          <w:u w:val="single"/>
        </w:rPr>
        <w:t>s</w:t>
      </w:r>
    </w:p>
    <w:p w14:paraId="69DE2F3C" w14:textId="54C0F3F0" w:rsidR="00DE1897" w:rsidRPr="00DE1897" w:rsidRDefault="00E36372">
      <w:pPr>
        <w:pStyle w:val="TOC1"/>
        <w:rPr>
          <w:rFonts w:asciiTheme="minorHAnsi" w:eastAsiaTheme="minorEastAsia" w:hAnsiTheme="minorHAnsi" w:cstheme="minorBidi"/>
          <w:noProof/>
          <w:szCs w:val="22"/>
          <w:lang w:val="en-US" w:eastAsia="zh-CN"/>
        </w:rPr>
      </w:pPr>
      <w:r>
        <w:rPr>
          <w:sz w:val="24"/>
        </w:rPr>
        <w:fldChar w:fldCharType="begin"/>
      </w:r>
      <w:r>
        <w:rPr>
          <w:sz w:val="24"/>
        </w:rPr>
        <w:instrText xml:space="preserve"> TOC  \* MERGEFORMAT </w:instrText>
      </w:r>
      <w:r>
        <w:rPr>
          <w:sz w:val="24"/>
        </w:rPr>
        <w:fldChar w:fldCharType="separate"/>
      </w:r>
      <w:r w:rsidR="00DE1897">
        <w:rPr>
          <w:noProof/>
        </w:rPr>
        <w:t>1.0</w:t>
      </w:r>
      <w:r w:rsidR="00DE1897" w:rsidRPr="00DE1897">
        <w:rPr>
          <w:rFonts w:asciiTheme="minorHAnsi" w:eastAsiaTheme="minorEastAsia" w:hAnsiTheme="minorHAnsi" w:cstheme="minorBidi"/>
          <w:noProof/>
          <w:szCs w:val="22"/>
          <w:lang w:val="en-US" w:eastAsia="zh-CN"/>
        </w:rPr>
        <w:tab/>
      </w:r>
      <w:r w:rsidR="00DE1897">
        <w:rPr>
          <w:noProof/>
        </w:rPr>
        <w:t>Objectives / Purpose</w:t>
      </w:r>
      <w:r w:rsidR="00DE1897">
        <w:rPr>
          <w:noProof/>
        </w:rPr>
        <w:tab/>
      </w:r>
      <w:r w:rsidR="00DE1897">
        <w:rPr>
          <w:noProof/>
        </w:rPr>
        <w:fldChar w:fldCharType="begin"/>
      </w:r>
      <w:r w:rsidR="00DE1897">
        <w:rPr>
          <w:noProof/>
        </w:rPr>
        <w:instrText xml:space="preserve"> PAGEREF _Toc86315384 \h </w:instrText>
      </w:r>
      <w:r w:rsidR="00DE1897">
        <w:rPr>
          <w:noProof/>
        </w:rPr>
      </w:r>
      <w:r w:rsidR="00DE1897">
        <w:rPr>
          <w:noProof/>
        </w:rPr>
        <w:fldChar w:fldCharType="separate"/>
      </w:r>
      <w:r w:rsidR="00DE1897">
        <w:rPr>
          <w:noProof/>
        </w:rPr>
        <w:t>4</w:t>
      </w:r>
      <w:r w:rsidR="00DE1897">
        <w:rPr>
          <w:noProof/>
        </w:rPr>
        <w:fldChar w:fldCharType="end"/>
      </w:r>
    </w:p>
    <w:p w14:paraId="0BC7077D" w14:textId="7AC81E99" w:rsidR="00DE1897" w:rsidRPr="00DE1897" w:rsidRDefault="00DE1897">
      <w:pPr>
        <w:pStyle w:val="TOC1"/>
        <w:rPr>
          <w:rFonts w:asciiTheme="minorHAnsi" w:eastAsiaTheme="minorEastAsia" w:hAnsiTheme="minorHAnsi" w:cstheme="minorBidi"/>
          <w:noProof/>
          <w:szCs w:val="22"/>
          <w:lang w:val="en-US" w:eastAsia="zh-CN"/>
        </w:rPr>
      </w:pPr>
      <w:r>
        <w:rPr>
          <w:noProof/>
        </w:rPr>
        <w:t>2.0</w:t>
      </w:r>
      <w:r w:rsidRPr="00DE1897">
        <w:rPr>
          <w:rFonts w:asciiTheme="minorHAnsi" w:eastAsiaTheme="minorEastAsia" w:hAnsiTheme="minorHAnsi" w:cstheme="minorBidi"/>
          <w:noProof/>
          <w:szCs w:val="22"/>
          <w:lang w:val="en-US" w:eastAsia="zh-CN"/>
        </w:rPr>
        <w:tab/>
      </w:r>
      <w:r>
        <w:rPr>
          <w:noProof/>
        </w:rPr>
        <w:t>Scope</w:t>
      </w:r>
      <w:r>
        <w:rPr>
          <w:noProof/>
        </w:rPr>
        <w:tab/>
      </w:r>
      <w:r>
        <w:rPr>
          <w:noProof/>
        </w:rPr>
        <w:fldChar w:fldCharType="begin"/>
      </w:r>
      <w:r>
        <w:rPr>
          <w:noProof/>
        </w:rPr>
        <w:instrText xml:space="preserve"> PAGEREF _Toc86315385 \h </w:instrText>
      </w:r>
      <w:r>
        <w:rPr>
          <w:noProof/>
        </w:rPr>
      </w:r>
      <w:r>
        <w:rPr>
          <w:noProof/>
        </w:rPr>
        <w:fldChar w:fldCharType="separate"/>
      </w:r>
      <w:r>
        <w:rPr>
          <w:noProof/>
        </w:rPr>
        <w:t>4</w:t>
      </w:r>
      <w:r>
        <w:rPr>
          <w:noProof/>
        </w:rPr>
        <w:fldChar w:fldCharType="end"/>
      </w:r>
    </w:p>
    <w:p w14:paraId="6D76EF18" w14:textId="77253379" w:rsidR="00DE1897" w:rsidRPr="00DE1897" w:rsidRDefault="00DE1897">
      <w:pPr>
        <w:pStyle w:val="TOC1"/>
        <w:rPr>
          <w:rFonts w:asciiTheme="minorHAnsi" w:eastAsiaTheme="minorEastAsia" w:hAnsiTheme="minorHAnsi" w:cstheme="minorBidi"/>
          <w:noProof/>
          <w:szCs w:val="22"/>
          <w:lang w:val="en-US" w:eastAsia="zh-CN"/>
        </w:rPr>
      </w:pPr>
      <w:r>
        <w:rPr>
          <w:noProof/>
        </w:rPr>
        <w:t>3.0</w:t>
      </w:r>
      <w:r w:rsidRPr="00DE1897">
        <w:rPr>
          <w:rFonts w:asciiTheme="minorHAnsi" w:eastAsiaTheme="minorEastAsia" w:hAnsiTheme="minorHAnsi" w:cstheme="minorBidi"/>
          <w:noProof/>
          <w:szCs w:val="22"/>
          <w:lang w:val="en-US" w:eastAsia="zh-CN"/>
        </w:rPr>
        <w:tab/>
      </w:r>
      <w:r>
        <w:rPr>
          <w:noProof/>
        </w:rPr>
        <w:t>Project Description</w:t>
      </w:r>
      <w:r>
        <w:rPr>
          <w:noProof/>
        </w:rPr>
        <w:tab/>
      </w:r>
      <w:r>
        <w:rPr>
          <w:noProof/>
        </w:rPr>
        <w:fldChar w:fldCharType="begin"/>
      </w:r>
      <w:r>
        <w:rPr>
          <w:noProof/>
        </w:rPr>
        <w:instrText xml:space="preserve"> PAGEREF _Toc86315386 \h </w:instrText>
      </w:r>
      <w:r>
        <w:rPr>
          <w:noProof/>
        </w:rPr>
      </w:r>
      <w:r>
        <w:rPr>
          <w:noProof/>
        </w:rPr>
        <w:fldChar w:fldCharType="separate"/>
      </w:r>
      <w:r>
        <w:rPr>
          <w:noProof/>
        </w:rPr>
        <w:t>4</w:t>
      </w:r>
      <w:r>
        <w:rPr>
          <w:noProof/>
        </w:rPr>
        <w:fldChar w:fldCharType="end"/>
      </w:r>
    </w:p>
    <w:p w14:paraId="06BF5DC3" w14:textId="30B3CB25" w:rsidR="00DE1897" w:rsidRPr="00DE1897" w:rsidRDefault="00DE1897">
      <w:pPr>
        <w:pStyle w:val="TOC2"/>
        <w:rPr>
          <w:rFonts w:asciiTheme="minorHAnsi" w:eastAsiaTheme="minorEastAsia" w:hAnsiTheme="minorHAnsi" w:cstheme="minorBidi"/>
          <w:noProof/>
          <w:szCs w:val="22"/>
          <w:lang w:val="en-US" w:eastAsia="zh-CN"/>
        </w:rPr>
      </w:pPr>
      <w:r>
        <w:rPr>
          <w:noProof/>
        </w:rPr>
        <w:t>3.1</w:t>
      </w:r>
      <w:r w:rsidRPr="00DE1897">
        <w:rPr>
          <w:rFonts w:asciiTheme="minorHAnsi" w:eastAsiaTheme="minorEastAsia" w:hAnsiTheme="minorHAnsi" w:cstheme="minorBidi"/>
          <w:noProof/>
          <w:szCs w:val="22"/>
          <w:lang w:val="en-US" w:eastAsia="zh-CN"/>
        </w:rPr>
        <w:tab/>
      </w:r>
      <w:r>
        <w:rPr>
          <w:noProof/>
        </w:rPr>
        <w:t>Purpose/Scope of the Project</w:t>
      </w:r>
      <w:r>
        <w:rPr>
          <w:noProof/>
        </w:rPr>
        <w:tab/>
      </w:r>
      <w:r>
        <w:rPr>
          <w:noProof/>
        </w:rPr>
        <w:fldChar w:fldCharType="begin"/>
      </w:r>
      <w:r>
        <w:rPr>
          <w:noProof/>
        </w:rPr>
        <w:instrText xml:space="preserve"> PAGEREF _Toc86315387 \h </w:instrText>
      </w:r>
      <w:r>
        <w:rPr>
          <w:noProof/>
        </w:rPr>
      </w:r>
      <w:r>
        <w:rPr>
          <w:noProof/>
        </w:rPr>
        <w:fldChar w:fldCharType="separate"/>
      </w:r>
      <w:r>
        <w:rPr>
          <w:noProof/>
        </w:rPr>
        <w:t>4</w:t>
      </w:r>
      <w:r>
        <w:rPr>
          <w:noProof/>
        </w:rPr>
        <w:fldChar w:fldCharType="end"/>
      </w:r>
    </w:p>
    <w:p w14:paraId="767CC6FF" w14:textId="61C6159E" w:rsidR="00DE1897" w:rsidRPr="00DE1897" w:rsidRDefault="00DE1897">
      <w:pPr>
        <w:pStyle w:val="TOC2"/>
        <w:rPr>
          <w:rFonts w:asciiTheme="minorHAnsi" w:eastAsiaTheme="minorEastAsia" w:hAnsiTheme="minorHAnsi" w:cstheme="minorBidi"/>
          <w:noProof/>
          <w:szCs w:val="22"/>
          <w:lang w:val="en-US" w:eastAsia="zh-CN"/>
        </w:rPr>
      </w:pPr>
      <w:r>
        <w:rPr>
          <w:noProof/>
        </w:rPr>
        <w:t>3.2</w:t>
      </w:r>
      <w:r w:rsidRPr="00DE1897">
        <w:rPr>
          <w:rFonts w:asciiTheme="minorHAnsi" w:eastAsiaTheme="minorEastAsia" w:hAnsiTheme="minorHAnsi" w:cstheme="minorBidi"/>
          <w:noProof/>
          <w:szCs w:val="22"/>
          <w:lang w:val="en-US" w:eastAsia="zh-CN"/>
        </w:rPr>
        <w:tab/>
      </w:r>
      <w:r>
        <w:rPr>
          <w:noProof/>
        </w:rPr>
        <w:t>NXP- Supplier Contact Info</w:t>
      </w:r>
      <w:r>
        <w:rPr>
          <w:noProof/>
        </w:rPr>
        <w:tab/>
      </w:r>
      <w:r>
        <w:rPr>
          <w:noProof/>
        </w:rPr>
        <w:fldChar w:fldCharType="begin"/>
      </w:r>
      <w:r>
        <w:rPr>
          <w:noProof/>
        </w:rPr>
        <w:instrText xml:space="preserve"> PAGEREF _Toc86315388 \h </w:instrText>
      </w:r>
      <w:r>
        <w:rPr>
          <w:noProof/>
        </w:rPr>
      </w:r>
      <w:r>
        <w:rPr>
          <w:noProof/>
        </w:rPr>
        <w:fldChar w:fldCharType="separate"/>
      </w:r>
      <w:r>
        <w:rPr>
          <w:noProof/>
        </w:rPr>
        <w:t>4</w:t>
      </w:r>
      <w:r>
        <w:rPr>
          <w:noProof/>
        </w:rPr>
        <w:fldChar w:fldCharType="end"/>
      </w:r>
    </w:p>
    <w:p w14:paraId="2BEB1794" w14:textId="112D74B4" w:rsidR="00DE1897" w:rsidRPr="00DE1897" w:rsidRDefault="00DE1897">
      <w:pPr>
        <w:pStyle w:val="TOC1"/>
        <w:rPr>
          <w:rFonts w:asciiTheme="minorHAnsi" w:eastAsiaTheme="minorEastAsia" w:hAnsiTheme="minorHAnsi" w:cstheme="minorBidi"/>
          <w:noProof/>
          <w:szCs w:val="22"/>
          <w:lang w:val="en-US" w:eastAsia="zh-CN"/>
        </w:rPr>
      </w:pPr>
      <w:r>
        <w:rPr>
          <w:noProof/>
        </w:rPr>
        <w:t>4.0</w:t>
      </w:r>
      <w:r w:rsidRPr="00DE1897">
        <w:rPr>
          <w:rFonts w:asciiTheme="minorHAnsi" w:eastAsiaTheme="minorEastAsia" w:hAnsiTheme="minorHAnsi" w:cstheme="minorBidi"/>
          <w:noProof/>
          <w:szCs w:val="22"/>
          <w:lang w:val="en-US" w:eastAsia="zh-CN"/>
        </w:rPr>
        <w:tab/>
      </w:r>
      <w:r>
        <w:rPr>
          <w:noProof/>
        </w:rPr>
        <w:t>Collaboration</w:t>
      </w:r>
      <w:r>
        <w:rPr>
          <w:noProof/>
        </w:rPr>
        <w:tab/>
      </w:r>
      <w:r>
        <w:rPr>
          <w:noProof/>
        </w:rPr>
        <w:fldChar w:fldCharType="begin"/>
      </w:r>
      <w:r>
        <w:rPr>
          <w:noProof/>
        </w:rPr>
        <w:instrText xml:space="preserve"> PAGEREF _Toc86315389 \h </w:instrText>
      </w:r>
      <w:r>
        <w:rPr>
          <w:noProof/>
        </w:rPr>
      </w:r>
      <w:r>
        <w:rPr>
          <w:noProof/>
        </w:rPr>
        <w:fldChar w:fldCharType="separate"/>
      </w:r>
      <w:r>
        <w:rPr>
          <w:noProof/>
        </w:rPr>
        <w:t>4</w:t>
      </w:r>
      <w:r>
        <w:rPr>
          <w:noProof/>
        </w:rPr>
        <w:fldChar w:fldCharType="end"/>
      </w:r>
    </w:p>
    <w:p w14:paraId="74F454D1" w14:textId="4CA526BC" w:rsidR="00DE1897" w:rsidRPr="00DE1897" w:rsidRDefault="00DE1897">
      <w:pPr>
        <w:pStyle w:val="TOC2"/>
        <w:rPr>
          <w:rFonts w:asciiTheme="minorHAnsi" w:eastAsiaTheme="minorEastAsia" w:hAnsiTheme="minorHAnsi" w:cstheme="minorBidi"/>
          <w:noProof/>
          <w:szCs w:val="22"/>
          <w:lang w:val="en-US" w:eastAsia="zh-CN"/>
        </w:rPr>
      </w:pPr>
      <w:r>
        <w:rPr>
          <w:noProof/>
        </w:rPr>
        <w:t>4.1</w:t>
      </w:r>
      <w:r w:rsidRPr="00DE1897">
        <w:rPr>
          <w:rFonts w:asciiTheme="minorHAnsi" w:eastAsiaTheme="minorEastAsia" w:hAnsiTheme="minorHAnsi" w:cstheme="minorBidi"/>
          <w:noProof/>
          <w:szCs w:val="22"/>
          <w:lang w:val="en-US" w:eastAsia="zh-CN"/>
        </w:rPr>
        <w:tab/>
      </w:r>
      <w:r>
        <w:rPr>
          <w:noProof/>
        </w:rPr>
        <w:t>Steering Team</w:t>
      </w:r>
      <w:r>
        <w:rPr>
          <w:noProof/>
        </w:rPr>
        <w:tab/>
      </w:r>
      <w:r>
        <w:rPr>
          <w:noProof/>
        </w:rPr>
        <w:fldChar w:fldCharType="begin"/>
      </w:r>
      <w:r>
        <w:rPr>
          <w:noProof/>
        </w:rPr>
        <w:instrText xml:space="preserve"> PAGEREF _Toc86315390 \h </w:instrText>
      </w:r>
      <w:r>
        <w:rPr>
          <w:noProof/>
        </w:rPr>
      </w:r>
      <w:r>
        <w:rPr>
          <w:noProof/>
        </w:rPr>
        <w:fldChar w:fldCharType="separate"/>
      </w:r>
      <w:r>
        <w:rPr>
          <w:noProof/>
        </w:rPr>
        <w:t>4</w:t>
      </w:r>
      <w:r>
        <w:rPr>
          <w:noProof/>
        </w:rPr>
        <w:fldChar w:fldCharType="end"/>
      </w:r>
    </w:p>
    <w:p w14:paraId="5C66BDC6" w14:textId="3D5C5C05" w:rsidR="00DE1897" w:rsidRPr="00DE1897" w:rsidRDefault="00DE1897">
      <w:pPr>
        <w:pStyle w:val="TOC2"/>
        <w:rPr>
          <w:rFonts w:asciiTheme="minorHAnsi" w:eastAsiaTheme="minorEastAsia" w:hAnsiTheme="minorHAnsi" w:cstheme="minorBidi"/>
          <w:noProof/>
          <w:szCs w:val="22"/>
          <w:lang w:val="en-US" w:eastAsia="zh-CN"/>
        </w:rPr>
      </w:pPr>
      <w:r>
        <w:rPr>
          <w:noProof/>
        </w:rPr>
        <w:t>4.2</w:t>
      </w:r>
      <w:r w:rsidRPr="00DE1897">
        <w:rPr>
          <w:rFonts w:asciiTheme="minorHAnsi" w:eastAsiaTheme="minorEastAsia" w:hAnsiTheme="minorHAnsi" w:cstheme="minorBidi"/>
          <w:noProof/>
          <w:szCs w:val="22"/>
          <w:lang w:val="en-US" w:eastAsia="zh-CN"/>
        </w:rPr>
        <w:tab/>
      </w:r>
      <w:r>
        <w:rPr>
          <w:noProof/>
        </w:rPr>
        <w:t>Project Team</w:t>
      </w:r>
      <w:r>
        <w:rPr>
          <w:noProof/>
        </w:rPr>
        <w:tab/>
      </w:r>
      <w:r>
        <w:rPr>
          <w:noProof/>
        </w:rPr>
        <w:fldChar w:fldCharType="begin"/>
      </w:r>
      <w:r>
        <w:rPr>
          <w:noProof/>
        </w:rPr>
        <w:instrText xml:space="preserve"> PAGEREF _Toc86315391 \h </w:instrText>
      </w:r>
      <w:r>
        <w:rPr>
          <w:noProof/>
        </w:rPr>
      </w:r>
      <w:r>
        <w:rPr>
          <w:noProof/>
        </w:rPr>
        <w:fldChar w:fldCharType="separate"/>
      </w:r>
      <w:r>
        <w:rPr>
          <w:noProof/>
        </w:rPr>
        <w:t>5</w:t>
      </w:r>
      <w:r>
        <w:rPr>
          <w:noProof/>
        </w:rPr>
        <w:fldChar w:fldCharType="end"/>
      </w:r>
    </w:p>
    <w:p w14:paraId="6C8B4BD7" w14:textId="4E806404" w:rsidR="00DE1897" w:rsidRPr="00DE1897" w:rsidRDefault="00DE1897">
      <w:pPr>
        <w:pStyle w:val="TOC2"/>
        <w:rPr>
          <w:rFonts w:asciiTheme="minorHAnsi" w:eastAsiaTheme="minorEastAsia" w:hAnsiTheme="minorHAnsi" w:cstheme="minorBidi"/>
          <w:noProof/>
          <w:szCs w:val="22"/>
          <w:lang w:val="en-US" w:eastAsia="zh-CN"/>
        </w:rPr>
      </w:pPr>
      <w:r>
        <w:rPr>
          <w:noProof/>
        </w:rPr>
        <w:t>4.3</w:t>
      </w:r>
      <w:r w:rsidRPr="00DE1897">
        <w:rPr>
          <w:rFonts w:asciiTheme="minorHAnsi" w:eastAsiaTheme="minorEastAsia" w:hAnsiTheme="minorHAnsi" w:cstheme="minorBidi"/>
          <w:noProof/>
          <w:szCs w:val="22"/>
          <w:lang w:val="en-US" w:eastAsia="zh-CN"/>
        </w:rPr>
        <w:tab/>
      </w:r>
      <w:r>
        <w:rPr>
          <w:noProof/>
        </w:rPr>
        <w:t>Meetings</w:t>
      </w:r>
      <w:r>
        <w:rPr>
          <w:noProof/>
        </w:rPr>
        <w:tab/>
      </w:r>
      <w:r>
        <w:rPr>
          <w:noProof/>
        </w:rPr>
        <w:fldChar w:fldCharType="begin"/>
      </w:r>
      <w:r>
        <w:rPr>
          <w:noProof/>
        </w:rPr>
        <w:instrText xml:space="preserve"> PAGEREF _Toc86315392 \h </w:instrText>
      </w:r>
      <w:r>
        <w:rPr>
          <w:noProof/>
        </w:rPr>
      </w:r>
      <w:r>
        <w:rPr>
          <w:noProof/>
        </w:rPr>
        <w:fldChar w:fldCharType="separate"/>
      </w:r>
      <w:r>
        <w:rPr>
          <w:noProof/>
        </w:rPr>
        <w:t>5</w:t>
      </w:r>
      <w:r>
        <w:rPr>
          <w:noProof/>
        </w:rPr>
        <w:fldChar w:fldCharType="end"/>
      </w:r>
    </w:p>
    <w:p w14:paraId="36E95B10" w14:textId="671C1FE4" w:rsidR="00DE1897" w:rsidRPr="00DE1897" w:rsidRDefault="00DE1897">
      <w:pPr>
        <w:pStyle w:val="TOC2"/>
        <w:rPr>
          <w:rFonts w:asciiTheme="minorHAnsi" w:eastAsiaTheme="minorEastAsia" w:hAnsiTheme="minorHAnsi" w:cstheme="minorBidi"/>
          <w:noProof/>
          <w:szCs w:val="22"/>
          <w:lang w:val="en-US" w:eastAsia="zh-CN"/>
        </w:rPr>
      </w:pPr>
      <w:r>
        <w:rPr>
          <w:noProof/>
        </w:rPr>
        <w:t>4.4</w:t>
      </w:r>
      <w:r w:rsidRPr="00DE1897">
        <w:rPr>
          <w:rFonts w:asciiTheme="minorHAnsi" w:eastAsiaTheme="minorEastAsia" w:hAnsiTheme="minorHAnsi" w:cstheme="minorBidi"/>
          <w:noProof/>
          <w:szCs w:val="22"/>
          <w:lang w:val="en-US" w:eastAsia="zh-CN"/>
        </w:rPr>
        <w:tab/>
      </w:r>
      <w:r>
        <w:rPr>
          <w:noProof/>
        </w:rPr>
        <w:t>Reports</w:t>
      </w:r>
      <w:r>
        <w:rPr>
          <w:noProof/>
        </w:rPr>
        <w:tab/>
      </w:r>
      <w:r>
        <w:rPr>
          <w:noProof/>
        </w:rPr>
        <w:fldChar w:fldCharType="begin"/>
      </w:r>
      <w:r>
        <w:rPr>
          <w:noProof/>
        </w:rPr>
        <w:instrText xml:space="preserve"> PAGEREF _Toc86315393 \h </w:instrText>
      </w:r>
      <w:r>
        <w:rPr>
          <w:noProof/>
        </w:rPr>
      </w:r>
      <w:r>
        <w:rPr>
          <w:noProof/>
        </w:rPr>
        <w:fldChar w:fldCharType="separate"/>
      </w:r>
      <w:r>
        <w:rPr>
          <w:noProof/>
        </w:rPr>
        <w:t>5</w:t>
      </w:r>
      <w:r>
        <w:rPr>
          <w:noProof/>
        </w:rPr>
        <w:fldChar w:fldCharType="end"/>
      </w:r>
    </w:p>
    <w:p w14:paraId="31573447" w14:textId="1F69389F" w:rsidR="00DE1897" w:rsidRPr="00DE1897" w:rsidRDefault="00DE1897">
      <w:pPr>
        <w:pStyle w:val="TOC2"/>
        <w:rPr>
          <w:rFonts w:asciiTheme="minorHAnsi" w:eastAsiaTheme="minorEastAsia" w:hAnsiTheme="minorHAnsi" w:cstheme="minorBidi"/>
          <w:noProof/>
          <w:szCs w:val="22"/>
          <w:lang w:val="en-US" w:eastAsia="zh-CN"/>
        </w:rPr>
      </w:pPr>
      <w:r>
        <w:rPr>
          <w:noProof/>
        </w:rPr>
        <w:t>4.5</w:t>
      </w:r>
      <w:r w:rsidRPr="00DE1897">
        <w:rPr>
          <w:rFonts w:asciiTheme="minorHAnsi" w:eastAsiaTheme="minorEastAsia" w:hAnsiTheme="minorHAnsi" w:cstheme="minorBidi"/>
          <w:noProof/>
          <w:szCs w:val="22"/>
          <w:lang w:val="en-US" w:eastAsia="zh-CN"/>
        </w:rPr>
        <w:tab/>
      </w:r>
      <w:r>
        <w:rPr>
          <w:noProof/>
        </w:rPr>
        <w:t>Environment and Tools</w:t>
      </w:r>
      <w:r>
        <w:rPr>
          <w:noProof/>
        </w:rPr>
        <w:tab/>
      </w:r>
      <w:r>
        <w:rPr>
          <w:noProof/>
        </w:rPr>
        <w:fldChar w:fldCharType="begin"/>
      </w:r>
      <w:r>
        <w:rPr>
          <w:noProof/>
        </w:rPr>
        <w:instrText xml:space="preserve"> PAGEREF _Toc86315394 \h </w:instrText>
      </w:r>
      <w:r>
        <w:rPr>
          <w:noProof/>
        </w:rPr>
      </w:r>
      <w:r>
        <w:rPr>
          <w:noProof/>
        </w:rPr>
        <w:fldChar w:fldCharType="separate"/>
      </w:r>
      <w:r>
        <w:rPr>
          <w:noProof/>
        </w:rPr>
        <w:t>6</w:t>
      </w:r>
      <w:r>
        <w:rPr>
          <w:noProof/>
        </w:rPr>
        <w:fldChar w:fldCharType="end"/>
      </w:r>
    </w:p>
    <w:p w14:paraId="797D5BDC" w14:textId="21E52D11" w:rsidR="00DE1897" w:rsidRPr="00DE1897" w:rsidRDefault="00DE1897">
      <w:pPr>
        <w:pStyle w:val="TOC2"/>
        <w:rPr>
          <w:rFonts w:asciiTheme="minorHAnsi" w:eastAsiaTheme="minorEastAsia" w:hAnsiTheme="minorHAnsi" w:cstheme="minorBidi"/>
          <w:noProof/>
          <w:szCs w:val="22"/>
          <w:lang w:val="en-US" w:eastAsia="zh-CN"/>
        </w:rPr>
      </w:pPr>
      <w:r>
        <w:rPr>
          <w:noProof/>
        </w:rPr>
        <w:t>4.6</w:t>
      </w:r>
      <w:r w:rsidRPr="00DE1897">
        <w:rPr>
          <w:rFonts w:asciiTheme="minorHAnsi" w:eastAsiaTheme="minorEastAsia" w:hAnsiTheme="minorHAnsi" w:cstheme="minorBidi"/>
          <w:noProof/>
          <w:szCs w:val="22"/>
          <w:lang w:val="en-US" w:eastAsia="zh-CN"/>
        </w:rPr>
        <w:tab/>
      </w:r>
      <w:r>
        <w:rPr>
          <w:noProof/>
        </w:rPr>
        <w:t>Methods</w:t>
      </w:r>
      <w:r>
        <w:rPr>
          <w:noProof/>
        </w:rPr>
        <w:tab/>
      </w:r>
      <w:r>
        <w:rPr>
          <w:noProof/>
        </w:rPr>
        <w:fldChar w:fldCharType="begin"/>
      </w:r>
      <w:r>
        <w:rPr>
          <w:noProof/>
        </w:rPr>
        <w:instrText xml:space="preserve"> PAGEREF _Toc86315395 \h </w:instrText>
      </w:r>
      <w:r>
        <w:rPr>
          <w:noProof/>
        </w:rPr>
      </w:r>
      <w:r>
        <w:rPr>
          <w:noProof/>
        </w:rPr>
        <w:fldChar w:fldCharType="separate"/>
      </w:r>
      <w:r>
        <w:rPr>
          <w:noProof/>
        </w:rPr>
        <w:t>6</w:t>
      </w:r>
      <w:r>
        <w:rPr>
          <w:noProof/>
        </w:rPr>
        <w:fldChar w:fldCharType="end"/>
      </w:r>
    </w:p>
    <w:p w14:paraId="5939FF7B" w14:textId="73C967D0" w:rsidR="00DE1897" w:rsidRPr="00DE1897" w:rsidRDefault="00DE1897">
      <w:pPr>
        <w:pStyle w:val="TOC1"/>
        <w:rPr>
          <w:rFonts w:asciiTheme="minorHAnsi" w:eastAsiaTheme="minorEastAsia" w:hAnsiTheme="minorHAnsi" w:cstheme="minorBidi"/>
          <w:noProof/>
          <w:szCs w:val="22"/>
          <w:lang w:val="en-US" w:eastAsia="zh-CN"/>
        </w:rPr>
      </w:pPr>
      <w:r>
        <w:rPr>
          <w:noProof/>
        </w:rPr>
        <w:t>5.0</w:t>
      </w:r>
      <w:r w:rsidRPr="00DE1897">
        <w:rPr>
          <w:rFonts w:asciiTheme="minorHAnsi" w:eastAsiaTheme="minorEastAsia" w:hAnsiTheme="minorHAnsi" w:cstheme="minorBidi"/>
          <w:noProof/>
          <w:szCs w:val="22"/>
          <w:lang w:val="en-US" w:eastAsia="zh-CN"/>
        </w:rPr>
        <w:tab/>
      </w:r>
      <w:r>
        <w:rPr>
          <w:noProof/>
        </w:rPr>
        <w:t>Non-Technical Requirements</w:t>
      </w:r>
      <w:r>
        <w:rPr>
          <w:noProof/>
        </w:rPr>
        <w:tab/>
      </w:r>
      <w:r>
        <w:rPr>
          <w:noProof/>
        </w:rPr>
        <w:fldChar w:fldCharType="begin"/>
      </w:r>
      <w:r>
        <w:rPr>
          <w:noProof/>
        </w:rPr>
        <w:instrText xml:space="preserve"> PAGEREF _Toc86315396 \h </w:instrText>
      </w:r>
      <w:r>
        <w:rPr>
          <w:noProof/>
        </w:rPr>
      </w:r>
      <w:r>
        <w:rPr>
          <w:noProof/>
        </w:rPr>
        <w:fldChar w:fldCharType="separate"/>
      </w:r>
      <w:r>
        <w:rPr>
          <w:noProof/>
        </w:rPr>
        <w:t>6</w:t>
      </w:r>
      <w:r>
        <w:rPr>
          <w:noProof/>
        </w:rPr>
        <w:fldChar w:fldCharType="end"/>
      </w:r>
    </w:p>
    <w:p w14:paraId="210AF591" w14:textId="67845E84" w:rsidR="00DE1897" w:rsidRPr="00DE1897" w:rsidRDefault="00DE1897">
      <w:pPr>
        <w:pStyle w:val="TOC2"/>
        <w:rPr>
          <w:rFonts w:asciiTheme="minorHAnsi" w:eastAsiaTheme="minorEastAsia" w:hAnsiTheme="minorHAnsi" w:cstheme="minorBidi"/>
          <w:noProof/>
          <w:szCs w:val="22"/>
          <w:lang w:val="en-US" w:eastAsia="zh-CN"/>
        </w:rPr>
      </w:pPr>
      <w:r>
        <w:rPr>
          <w:noProof/>
        </w:rPr>
        <w:t>5.1</w:t>
      </w:r>
      <w:r w:rsidRPr="00DE1897">
        <w:rPr>
          <w:rFonts w:asciiTheme="minorHAnsi" w:eastAsiaTheme="minorEastAsia" w:hAnsiTheme="minorHAnsi" w:cstheme="minorBidi"/>
          <w:noProof/>
          <w:szCs w:val="22"/>
          <w:lang w:val="en-US" w:eastAsia="zh-CN"/>
        </w:rPr>
        <w:tab/>
      </w:r>
      <w:r>
        <w:rPr>
          <w:noProof/>
        </w:rPr>
        <w:t>Schedule</w:t>
      </w:r>
      <w:r>
        <w:rPr>
          <w:noProof/>
        </w:rPr>
        <w:tab/>
      </w:r>
      <w:r>
        <w:rPr>
          <w:noProof/>
        </w:rPr>
        <w:fldChar w:fldCharType="begin"/>
      </w:r>
      <w:r>
        <w:rPr>
          <w:noProof/>
        </w:rPr>
        <w:instrText xml:space="preserve"> PAGEREF _Toc86315397 \h </w:instrText>
      </w:r>
      <w:r>
        <w:rPr>
          <w:noProof/>
        </w:rPr>
      </w:r>
      <w:r>
        <w:rPr>
          <w:noProof/>
        </w:rPr>
        <w:fldChar w:fldCharType="separate"/>
      </w:r>
      <w:r>
        <w:rPr>
          <w:noProof/>
        </w:rPr>
        <w:t>7</w:t>
      </w:r>
      <w:r>
        <w:rPr>
          <w:noProof/>
        </w:rPr>
        <w:fldChar w:fldCharType="end"/>
      </w:r>
    </w:p>
    <w:p w14:paraId="3C7B7406" w14:textId="4FE4D5D5" w:rsidR="00DE1897" w:rsidRPr="00DE1897" w:rsidRDefault="00DE1897">
      <w:pPr>
        <w:pStyle w:val="TOC2"/>
        <w:rPr>
          <w:rFonts w:asciiTheme="minorHAnsi" w:eastAsiaTheme="minorEastAsia" w:hAnsiTheme="minorHAnsi" w:cstheme="minorBidi"/>
          <w:noProof/>
          <w:szCs w:val="22"/>
          <w:lang w:val="en-US" w:eastAsia="zh-CN"/>
        </w:rPr>
      </w:pPr>
      <w:r>
        <w:rPr>
          <w:noProof/>
        </w:rPr>
        <w:t>5.2</w:t>
      </w:r>
      <w:r w:rsidRPr="00DE1897">
        <w:rPr>
          <w:rFonts w:asciiTheme="minorHAnsi" w:eastAsiaTheme="minorEastAsia" w:hAnsiTheme="minorHAnsi" w:cstheme="minorBidi"/>
          <w:noProof/>
          <w:szCs w:val="22"/>
          <w:lang w:val="en-US" w:eastAsia="zh-CN"/>
        </w:rPr>
        <w:tab/>
      </w:r>
      <w:r>
        <w:rPr>
          <w:noProof/>
        </w:rPr>
        <w:t>Documentation</w:t>
      </w:r>
      <w:r>
        <w:rPr>
          <w:noProof/>
        </w:rPr>
        <w:tab/>
      </w:r>
      <w:r>
        <w:rPr>
          <w:noProof/>
        </w:rPr>
        <w:fldChar w:fldCharType="begin"/>
      </w:r>
      <w:r>
        <w:rPr>
          <w:noProof/>
        </w:rPr>
        <w:instrText xml:space="preserve"> PAGEREF _Toc86315398 \h </w:instrText>
      </w:r>
      <w:r>
        <w:rPr>
          <w:noProof/>
        </w:rPr>
      </w:r>
      <w:r>
        <w:rPr>
          <w:noProof/>
        </w:rPr>
        <w:fldChar w:fldCharType="separate"/>
      </w:r>
      <w:r>
        <w:rPr>
          <w:noProof/>
        </w:rPr>
        <w:t>7</w:t>
      </w:r>
      <w:r>
        <w:rPr>
          <w:noProof/>
        </w:rPr>
        <w:fldChar w:fldCharType="end"/>
      </w:r>
    </w:p>
    <w:p w14:paraId="671ED46E" w14:textId="68CC5D80" w:rsidR="00DE1897" w:rsidRPr="00DE1897" w:rsidRDefault="00DE1897">
      <w:pPr>
        <w:pStyle w:val="TOC2"/>
        <w:rPr>
          <w:rFonts w:asciiTheme="minorHAnsi" w:eastAsiaTheme="minorEastAsia" w:hAnsiTheme="minorHAnsi" w:cstheme="minorBidi"/>
          <w:noProof/>
          <w:szCs w:val="22"/>
          <w:lang w:val="en-US" w:eastAsia="zh-CN"/>
        </w:rPr>
      </w:pPr>
      <w:r>
        <w:rPr>
          <w:noProof/>
        </w:rPr>
        <w:t>5.3</w:t>
      </w:r>
      <w:r w:rsidRPr="00DE1897">
        <w:rPr>
          <w:rFonts w:asciiTheme="minorHAnsi" w:eastAsiaTheme="minorEastAsia" w:hAnsiTheme="minorHAnsi" w:cstheme="minorBidi"/>
          <w:noProof/>
          <w:szCs w:val="22"/>
          <w:lang w:val="en-US" w:eastAsia="zh-CN"/>
        </w:rPr>
        <w:tab/>
      </w:r>
      <w:r>
        <w:rPr>
          <w:noProof/>
        </w:rPr>
        <w:t>Quality Assurance</w:t>
      </w:r>
      <w:r>
        <w:rPr>
          <w:noProof/>
        </w:rPr>
        <w:tab/>
      </w:r>
      <w:r>
        <w:rPr>
          <w:noProof/>
        </w:rPr>
        <w:fldChar w:fldCharType="begin"/>
      </w:r>
      <w:r>
        <w:rPr>
          <w:noProof/>
        </w:rPr>
        <w:instrText xml:space="preserve"> PAGEREF _Toc86315399 \h </w:instrText>
      </w:r>
      <w:r>
        <w:rPr>
          <w:noProof/>
        </w:rPr>
      </w:r>
      <w:r>
        <w:rPr>
          <w:noProof/>
        </w:rPr>
        <w:fldChar w:fldCharType="separate"/>
      </w:r>
      <w:r>
        <w:rPr>
          <w:noProof/>
        </w:rPr>
        <w:t>7</w:t>
      </w:r>
      <w:r>
        <w:rPr>
          <w:noProof/>
        </w:rPr>
        <w:fldChar w:fldCharType="end"/>
      </w:r>
    </w:p>
    <w:p w14:paraId="24C88064" w14:textId="0ED85971" w:rsidR="00DE1897" w:rsidRPr="00DE1897" w:rsidRDefault="00DE1897">
      <w:pPr>
        <w:pStyle w:val="TOC2"/>
        <w:rPr>
          <w:rFonts w:asciiTheme="minorHAnsi" w:eastAsiaTheme="minorEastAsia" w:hAnsiTheme="minorHAnsi" w:cstheme="minorBidi"/>
          <w:noProof/>
          <w:szCs w:val="22"/>
          <w:lang w:val="en-US" w:eastAsia="zh-CN"/>
        </w:rPr>
      </w:pPr>
      <w:r>
        <w:rPr>
          <w:noProof/>
        </w:rPr>
        <w:t>5.4</w:t>
      </w:r>
      <w:r w:rsidRPr="00DE1897">
        <w:rPr>
          <w:rFonts w:asciiTheme="minorHAnsi" w:eastAsiaTheme="minorEastAsia" w:hAnsiTheme="minorHAnsi" w:cstheme="minorBidi"/>
          <w:noProof/>
          <w:szCs w:val="22"/>
          <w:lang w:val="en-US" w:eastAsia="zh-CN"/>
        </w:rPr>
        <w:tab/>
      </w:r>
      <w:r>
        <w:rPr>
          <w:noProof/>
        </w:rPr>
        <w:t>Risk Management</w:t>
      </w:r>
      <w:r>
        <w:rPr>
          <w:noProof/>
        </w:rPr>
        <w:tab/>
      </w:r>
      <w:r>
        <w:rPr>
          <w:noProof/>
        </w:rPr>
        <w:fldChar w:fldCharType="begin"/>
      </w:r>
      <w:r>
        <w:rPr>
          <w:noProof/>
        </w:rPr>
        <w:instrText xml:space="preserve"> PAGEREF _Toc86315400 \h </w:instrText>
      </w:r>
      <w:r>
        <w:rPr>
          <w:noProof/>
        </w:rPr>
      </w:r>
      <w:r>
        <w:rPr>
          <w:noProof/>
        </w:rPr>
        <w:fldChar w:fldCharType="separate"/>
      </w:r>
      <w:r>
        <w:rPr>
          <w:noProof/>
        </w:rPr>
        <w:t>10</w:t>
      </w:r>
      <w:r>
        <w:rPr>
          <w:noProof/>
        </w:rPr>
        <w:fldChar w:fldCharType="end"/>
      </w:r>
    </w:p>
    <w:p w14:paraId="3AF23C8B" w14:textId="46FC8D69" w:rsidR="00DE1897" w:rsidRPr="00DE1897" w:rsidRDefault="00DE1897">
      <w:pPr>
        <w:pStyle w:val="TOC2"/>
        <w:rPr>
          <w:rFonts w:asciiTheme="minorHAnsi" w:eastAsiaTheme="minorEastAsia" w:hAnsiTheme="minorHAnsi" w:cstheme="minorBidi"/>
          <w:noProof/>
          <w:szCs w:val="22"/>
          <w:lang w:val="en-US" w:eastAsia="zh-CN"/>
        </w:rPr>
      </w:pPr>
      <w:r>
        <w:rPr>
          <w:noProof/>
        </w:rPr>
        <w:t>5.5</w:t>
      </w:r>
      <w:r w:rsidRPr="00DE1897">
        <w:rPr>
          <w:rFonts w:asciiTheme="minorHAnsi" w:eastAsiaTheme="minorEastAsia" w:hAnsiTheme="minorHAnsi" w:cstheme="minorBidi"/>
          <w:noProof/>
          <w:szCs w:val="22"/>
          <w:lang w:val="en-US" w:eastAsia="zh-CN"/>
        </w:rPr>
        <w:tab/>
      </w:r>
      <w:r>
        <w:rPr>
          <w:noProof/>
        </w:rPr>
        <w:t>Configuration Management</w:t>
      </w:r>
      <w:r>
        <w:rPr>
          <w:noProof/>
        </w:rPr>
        <w:tab/>
      </w:r>
      <w:r>
        <w:rPr>
          <w:noProof/>
        </w:rPr>
        <w:fldChar w:fldCharType="begin"/>
      </w:r>
      <w:r>
        <w:rPr>
          <w:noProof/>
        </w:rPr>
        <w:instrText xml:space="preserve"> PAGEREF _Toc86315401 \h </w:instrText>
      </w:r>
      <w:r>
        <w:rPr>
          <w:noProof/>
        </w:rPr>
      </w:r>
      <w:r>
        <w:rPr>
          <w:noProof/>
        </w:rPr>
        <w:fldChar w:fldCharType="separate"/>
      </w:r>
      <w:r>
        <w:rPr>
          <w:noProof/>
        </w:rPr>
        <w:t>10</w:t>
      </w:r>
      <w:r>
        <w:rPr>
          <w:noProof/>
        </w:rPr>
        <w:fldChar w:fldCharType="end"/>
      </w:r>
    </w:p>
    <w:p w14:paraId="7A096D85" w14:textId="55387E6D" w:rsidR="00DE1897" w:rsidRPr="00DE1897" w:rsidRDefault="00DE1897">
      <w:pPr>
        <w:pStyle w:val="TOC2"/>
        <w:rPr>
          <w:rFonts w:asciiTheme="minorHAnsi" w:eastAsiaTheme="minorEastAsia" w:hAnsiTheme="minorHAnsi" w:cstheme="minorBidi"/>
          <w:noProof/>
          <w:szCs w:val="22"/>
          <w:lang w:val="en-US" w:eastAsia="zh-CN"/>
        </w:rPr>
      </w:pPr>
      <w:r>
        <w:rPr>
          <w:noProof/>
        </w:rPr>
        <w:t>5.6</w:t>
      </w:r>
      <w:r w:rsidRPr="00DE1897">
        <w:rPr>
          <w:rFonts w:asciiTheme="minorHAnsi" w:eastAsiaTheme="minorEastAsia" w:hAnsiTheme="minorHAnsi" w:cstheme="minorBidi"/>
          <w:noProof/>
          <w:szCs w:val="22"/>
          <w:lang w:val="en-US" w:eastAsia="zh-CN"/>
        </w:rPr>
        <w:tab/>
      </w:r>
      <w:r>
        <w:rPr>
          <w:noProof/>
        </w:rPr>
        <w:t>Problem Reports</w:t>
      </w:r>
      <w:r>
        <w:rPr>
          <w:noProof/>
        </w:rPr>
        <w:tab/>
      </w:r>
      <w:r>
        <w:rPr>
          <w:noProof/>
        </w:rPr>
        <w:fldChar w:fldCharType="begin"/>
      </w:r>
      <w:r>
        <w:rPr>
          <w:noProof/>
        </w:rPr>
        <w:instrText xml:space="preserve"> PAGEREF _Toc86315402 \h </w:instrText>
      </w:r>
      <w:r>
        <w:rPr>
          <w:noProof/>
        </w:rPr>
      </w:r>
      <w:r>
        <w:rPr>
          <w:noProof/>
        </w:rPr>
        <w:fldChar w:fldCharType="separate"/>
      </w:r>
      <w:r>
        <w:rPr>
          <w:noProof/>
        </w:rPr>
        <w:t>10</w:t>
      </w:r>
      <w:r>
        <w:rPr>
          <w:noProof/>
        </w:rPr>
        <w:fldChar w:fldCharType="end"/>
      </w:r>
    </w:p>
    <w:p w14:paraId="56BB7D07" w14:textId="75F6F54A" w:rsidR="00DE1897" w:rsidRPr="00DE1897" w:rsidRDefault="00DE1897">
      <w:pPr>
        <w:pStyle w:val="TOC2"/>
        <w:rPr>
          <w:rFonts w:asciiTheme="minorHAnsi" w:eastAsiaTheme="minorEastAsia" w:hAnsiTheme="minorHAnsi" w:cstheme="minorBidi"/>
          <w:noProof/>
          <w:szCs w:val="22"/>
          <w:lang w:val="en-US" w:eastAsia="zh-CN"/>
        </w:rPr>
      </w:pPr>
      <w:r>
        <w:rPr>
          <w:noProof/>
        </w:rPr>
        <w:t>5.7</w:t>
      </w:r>
      <w:r w:rsidRPr="00DE1897">
        <w:rPr>
          <w:rFonts w:asciiTheme="minorHAnsi" w:eastAsiaTheme="minorEastAsia" w:hAnsiTheme="minorHAnsi" w:cstheme="minorBidi"/>
          <w:noProof/>
          <w:szCs w:val="22"/>
          <w:lang w:val="en-US" w:eastAsia="zh-CN"/>
        </w:rPr>
        <w:tab/>
      </w:r>
      <w:r>
        <w:rPr>
          <w:noProof/>
        </w:rPr>
        <w:t>Change requests</w:t>
      </w:r>
      <w:r>
        <w:rPr>
          <w:noProof/>
        </w:rPr>
        <w:tab/>
      </w:r>
      <w:r>
        <w:rPr>
          <w:noProof/>
        </w:rPr>
        <w:fldChar w:fldCharType="begin"/>
      </w:r>
      <w:r>
        <w:rPr>
          <w:noProof/>
        </w:rPr>
        <w:instrText xml:space="preserve"> PAGEREF _Toc86315403 \h </w:instrText>
      </w:r>
      <w:r>
        <w:rPr>
          <w:noProof/>
        </w:rPr>
      </w:r>
      <w:r>
        <w:rPr>
          <w:noProof/>
        </w:rPr>
        <w:fldChar w:fldCharType="separate"/>
      </w:r>
      <w:r>
        <w:rPr>
          <w:noProof/>
        </w:rPr>
        <w:t>10</w:t>
      </w:r>
      <w:r>
        <w:rPr>
          <w:noProof/>
        </w:rPr>
        <w:fldChar w:fldCharType="end"/>
      </w:r>
    </w:p>
    <w:p w14:paraId="71B85D2B" w14:textId="09D349A2" w:rsidR="00DE1897" w:rsidRPr="00DE1897" w:rsidRDefault="00DE1897">
      <w:pPr>
        <w:pStyle w:val="TOC2"/>
        <w:rPr>
          <w:rFonts w:asciiTheme="minorHAnsi" w:eastAsiaTheme="minorEastAsia" w:hAnsiTheme="minorHAnsi" w:cstheme="minorBidi"/>
          <w:noProof/>
          <w:szCs w:val="22"/>
          <w:lang w:val="en-US" w:eastAsia="zh-CN"/>
        </w:rPr>
      </w:pPr>
      <w:r>
        <w:rPr>
          <w:noProof/>
        </w:rPr>
        <w:t>5.8</w:t>
      </w:r>
      <w:r w:rsidRPr="00DE1897">
        <w:rPr>
          <w:rFonts w:asciiTheme="minorHAnsi" w:eastAsiaTheme="minorEastAsia" w:hAnsiTheme="minorHAnsi" w:cstheme="minorBidi"/>
          <w:noProof/>
          <w:szCs w:val="22"/>
          <w:lang w:val="en-US" w:eastAsia="zh-CN"/>
        </w:rPr>
        <w:tab/>
      </w:r>
      <w:r>
        <w:rPr>
          <w:noProof/>
        </w:rPr>
        <w:t>Problem Reporting after production</w:t>
      </w:r>
      <w:r>
        <w:rPr>
          <w:noProof/>
        </w:rPr>
        <w:tab/>
      </w:r>
      <w:r>
        <w:rPr>
          <w:noProof/>
        </w:rPr>
        <w:fldChar w:fldCharType="begin"/>
      </w:r>
      <w:r>
        <w:rPr>
          <w:noProof/>
        </w:rPr>
        <w:instrText xml:space="preserve"> PAGEREF _Toc86315404 \h </w:instrText>
      </w:r>
      <w:r>
        <w:rPr>
          <w:noProof/>
        </w:rPr>
      </w:r>
      <w:r>
        <w:rPr>
          <w:noProof/>
        </w:rPr>
        <w:fldChar w:fldCharType="separate"/>
      </w:r>
      <w:r>
        <w:rPr>
          <w:noProof/>
        </w:rPr>
        <w:t>11</w:t>
      </w:r>
      <w:r>
        <w:rPr>
          <w:noProof/>
        </w:rPr>
        <w:fldChar w:fldCharType="end"/>
      </w:r>
    </w:p>
    <w:p w14:paraId="48DB1C7A" w14:textId="1CF658ED" w:rsidR="00DE1897" w:rsidRPr="00DE1897" w:rsidRDefault="00DE1897">
      <w:pPr>
        <w:pStyle w:val="TOC2"/>
        <w:rPr>
          <w:rFonts w:asciiTheme="minorHAnsi" w:eastAsiaTheme="minorEastAsia" w:hAnsiTheme="minorHAnsi" w:cstheme="minorBidi"/>
          <w:noProof/>
          <w:szCs w:val="22"/>
          <w:lang w:val="en-US" w:eastAsia="zh-CN"/>
        </w:rPr>
      </w:pPr>
      <w:r>
        <w:rPr>
          <w:noProof/>
        </w:rPr>
        <w:t>5.9</w:t>
      </w:r>
      <w:r w:rsidRPr="00DE1897">
        <w:rPr>
          <w:rFonts w:asciiTheme="minorHAnsi" w:eastAsiaTheme="minorEastAsia" w:hAnsiTheme="minorHAnsi" w:cstheme="minorBidi"/>
          <w:noProof/>
          <w:szCs w:val="22"/>
          <w:lang w:val="en-US" w:eastAsia="zh-CN"/>
        </w:rPr>
        <w:tab/>
      </w:r>
      <w:r>
        <w:rPr>
          <w:noProof/>
        </w:rPr>
        <w:t>Problem Change Notification</w:t>
      </w:r>
      <w:r>
        <w:rPr>
          <w:noProof/>
        </w:rPr>
        <w:tab/>
      </w:r>
      <w:r>
        <w:rPr>
          <w:noProof/>
        </w:rPr>
        <w:fldChar w:fldCharType="begin"/>
      </w:r>
      <w:r>
        <w:rPr>
          <w:noProof/>
        </w:rPr>
        <w:instrText xml:space="preserve"> PAGEREF _Toc86315405 \h </w:instrText>
      </w:r>
      <w:r>
        <w:rPr>
          <w:noProof/>
        </w:rPr>
      </w:r>
      <w:r>
        <w:rPr>
          <w:noProof/>
        </w:rPr>
        <w:fldChar w:fldCharType="separate"/>
      </w:r>
      <w:r>
        <w:rPr>
          <w:noProof/>
        </w:rPr>
        <w:t>11</w:t>
      </w:r>
      <w:r>
        <w:rPr>
          <w:noProof/>
        </w:rPr>
        <w:fldChar w:fldCharType="end"/>
      </w:r>
    </w:p>
    <w:p w14:paraId="18E056DB" w14:textId="0C9A5CBC" w:rsidR="00DE1897" w:rsidRPr="00DE1897" w:rsidRDefault="00DE1897">
      <w:pPr>
        <w:pStyle w:val="TOC2"/>
        <w:rPr>
          <w:rFonts w:asciiTheme="minorHAnsi" w:eastAsiaTheme="minorEastAsia" w:hAnsiTheme="minorHAnsi" w:cstheme="minorBidi"/>
          <w:noProof/>
          <w:szCs w:val="22"/>
          <w:lang w:val="en-US" w:eastAsia="zh-CN"/>
        </w:rPr>
      </w:pPr>
      <w:r>
        <w:rPr>
          <w:noProof/>
        </w:rPr>
        <w:t>5.10</w:t>
      </w:r>
      <w:r w:rsidRPr="00DE1897">
        <w:rPr>
          <w:rFonts w:asciiTheme="minorHAnsi" w:eastAsiaTheme="minorEastAsia" w:hAnsiTheme="minorHAnsi" w:cstheme="minorBidi"/>
          <w:noProof/>
          <w:szCs w:val="22"/>
          <w:lang w:val="en-US" w:eastAsia="zh-CN"/>
        </w:rPr>
        <w:tab/>
      </w:r>
      <w:r>
        <w:rPr>
          <w:noProof/>
        </w:rPr>
        <w:t>Escalation</w:t>
      </w:r>
      <w:r>
        <w:rPr>
          <w:noProof/>
        </w:rPr>
        <w:tab/>
      </w:r>
      <w:r>
        <w:rPr>
          <w:noProof/>
        </w:rPr>
        <w:fldChar w:fldCharType="begin"/>
      </w:r>
      <w:r>
        <w:rPr>
          <w:noProof/>
        </w:rPr>
        <w:instrText xml:space="preserve"> PAGEREF _Toc86315406 \h </w:instrText>
      </w:r>
      <w:r>
        <w:rPr>
          <w:noProof/>
        </w:rPr>
      </w:r>
      <w:r>
        <w:rPr>
          <w:noProof/>
        </w:rPr>
        <w:fldChar w:fldCharType="separate"/>
      </w:r>
      <w:r>
        <w:rPr>
          <w:noProof/>
        </w:rPr>
        <w:t>11</w:t>
      </w:r>
      <w:r>
        <w:rPr>
          <w:noProof/>
        </w:rPr>
        <w:fldChar w:fldCharType="end"/>
      </w:r>
    </w:p>
    <w:p w14:paraId="7170BD90" w14:textId="440BA465" w:rsidR="00DE1897" w:rsidRPr="00DE1897" w:rsidRDefault="00DE1897">
      <w:pPr>
        <w:pStyle w:val="TOC1"/>
        <w:rPr>
          <w:rFonts w:asciiTheme="minorHAnsi" w:eastAsiaTheme="minorEastAsia" w:hAnsiTheme="minorHAnsi" w:cstheme="minorBidi"/>
          <w:noProof/>
          <w:szCs w:val="22"/>
          <w:lang w:val="en-US" w:eastAsia="zh-CN"/>
        </w:rPr>
      </w:pPr>
      <w:r>
        <w:rPr>
          <w:noProof/>
        </w:rPr>
        <w:t>6.0</w:t>
      </w:r>
      <w:r w:rsidRPr="00DE1897">
        <w:rPr>
          <w:rFonts w:asciiTheme="minorHAnsi" w:eastAsiaTheme="minorEastAsia" w:hAnsiTheme="minorHAnsi" w:cstheme="minorBidi"/>
          <w:noProof/>
          <w:szCs w:val="22"/>
          <w:lang w:val="en-US" w:eastAsia="zh-CN"/>
        </w:rPr>
        <w:tab/>
      </w:r>
      <w:r>
        <w:rPr>
          <w:noProof/>
        </w:rPr>
        <w:t>Technical requirements</w:t>
      </w:r>
      <w:r>
        <w:rPr>
          <w:noProof/>
        </w:rPr>
        <w:tab/>
      </w:r>
      <w:r>
        <w:rPr>
          <w:noProof/>
        </w:rPr>
        <w:fldChar w:fldCharType="begin"/>
      </w:r>
      <w:r>
        <w:rPr>
          <w:noProof/>
        </w:rPr>
        <w:instrText xml:space="preserve"> PAGEREF _Toc86315407 \h </w:instrText>
      </w:r>
      <w:r>
        <w:rPr>
          <w:noProof/>
        </w:rPr>
      </w:r>
      <w:r>
        <w:rPr>
          <w:noProof/>
        </w:rPr>
        <w:fldChar w:fldCharType="separate"/>
      </w:r>
      <w:r>
        <w:rPr>
          <w:noProof/>
        </w:rPr>
        <w:t>11</w:t>
      </w:r>
      <w:r>
        <w:rPr>
          <w:noProof/>
        </w:rPr>
        <w:fldChar w:fldCharType="end"/>
      </w:r>
    </w:p>
    <w:p w14:paraId="0D252B63" w14:textId="6BC031ED" w:rsidR="00DE1897" w:rsidRPr="00DE1897" w:rsidRDefault="00DE1897">
      <w:pPr>
        <w:pStyle w:val="TOC2"/>
        <w:rPr>
          <w:rFonts w:asciiTheme="minorHAnsi" w:eastAsiaTheme="minorEastAsia" w:hAnsiTheme="minorHAnsi" w:cstheme="minorBidi"/>
          <w:noProof/>
          <w:szCs w:val="22"/>
          <w:lang w:val="en-US" w:eastAsia="zh-CN"/>
        </w:rPr>
      </w:pPr>
      <w:r>
        <w:rPr>
          <w:noProof/>
        </w:rPr>
        <w:t>6.1</w:t>
      </w:r>
      <w:r w:rsidRPr="00DE1897">
        <w:rPr>
          <w:rFonts w:asciiTheme="minorHAnsi" w:eastAsiaTheme="minorEastAsia" w:hAnsiTheme="minorHAnsi" w:cstheme="minorBidi"/>
          <w:noProof/>
          <w:szCs w:val="22"/>
          <w:lang w:val="en-US" w:eastAsia="zh-CN"/>
        </w:rPr>
        <w:tab/>
      </w:r>
      <w:r>
        <w:rPr>
          <w:noProof/>
        </w:rPr>
        <w:t>Product perspective</w:t>
      </w:r>
      <w:r>
        <w:rPr>
          <w:noProof/>
        </w:rPr>
        <w:tab/>
      </w:r>
      <w:r>
        <w:rPr>
          <w:noProof/>
        </w:rPr>
        <w:fldChar w:fldCharType="begin"/>
      </w:r>
      <w:r>
        <w:rPr>
          <w:noProof/>
        </w:rPr>
        <w:instrText xml:space="preserve"> PAGEREF _Toc86315408 \h </w:instrText>
      </w:r>
      <w:r>
        <w:rPr>
          <w:noProof/>
        </w:rPr>
      </w:r>
      <w:r>
        <w:rPr>
          <w:noProof/>
        </w:rPr>
        <w:fldChar w:fldCharType="separate"/>
      </w:r>
      <w:r>
        <w:rPr>
          <w:noProof/>
        </w:rPr>
        <w:t>11</w:t>
      </w:r>
      <w:r>
        <w:rPr>
          <w:noProof/>
        </w:rPr>
        <w:fldChar w:fldCharType="end"/>
      </w:r>
    </w:p>
    <w:p w14:paraId="65FE21FF" w14:textId="39CA0D43" w:rsidR="00DE1897" w:rsidRPr="00DE1897" w:rsidRDefault="00DE1897">
      <w:pPr>
        <w:pStyle w:val="TOC2"/>
        <w:rPr>
          <w:rFonts w:asciiTheme="minorHAnsi" w:eastAsiaTheme="minorEastAsia" w:hAnsiTheme="minorHAnsi" w:cstheme="minorBidi"/>
          <w:noProof/>
          <w:szCs w:val="22"/>
          <w:lang w:val="en-US" w:eastAsia="zh-CN"/>
        </w:rPr>
      </w:pPr>
      <w:r>
        <w:rPr>
          <w:noProof/>
        </w:rPr>
        <w:t>6.2</w:t>
      </w:r>
      <w:r w:rsidRPr="00DE1897">
        <w:rPr>
          <w:rFonts w:asciiTheme="minorHAnsi" w:eastAsiaTheme="minorEastAsia" w:hAnsiTheme="minorHAnsi" w:cstheme="minorBidi"/>
          <w:noProof/>
          <w:szCs w:val="22"/>
          <w:lang w:val="en-US" w:eastAsia="zh-CN"/>
        </w:rPr>
        <w:tab/>
      </w:r>
      <w:r>
        <w:rPr>
          <w:noProof/>
        </w:rPr>
        <w:t>Critical / Key Characteristics</w:t>
      </w:r>
      <w:r>
        <w:rPr>
          <w:noProof/>
        </w:rPr>
        <w:tab/>
      </w:r>
      <w:r>
        <w:rPr>
          <w:noProof/>
        </w:rPr>
        <w:fldChar w:fldCharType="begin"/>
      </w:r>
      <w:r>
        <w:rPr>
          <w:noProof/>
        </w:rPr>
        <w:instrText xml:space="preserve"> PAGEREF _Toc86315409 \h </w:instrText>
      </w:r>
      <w:r>
        <w:rPr>
          <w:noProof/>
        </w:rPr>
      </w:r>
      <w:r>
        <w:rPr>
          <w:noProof/>
        </w:rPr>
        <w:fldChar w:fldCharType="separate"/>
      </w:r>
      <w:r>
        <w:rPr>
          <w:noProof/>
        </w:rPr>
        <w:t>12</w:t>
      </w:r>
      <w:r>
        <w:rPr>
          <w:noProof/>
        </w:rPr>
        <w:fldChar w:fldCharType="end"/>
      </w:r>
    </w:p>
    <w:p w14:paraId="616B13D8" w14:textId="483A9144" w:rsidR="00DE1897" w:rsidRPr="00DE1897" w:rsidRDefault="00DE1897">
      <w:pPr>
        <w:pStyle w:val="TOC2"/>
        <w:rPr>
          <w:rFonts w:asciiTheme="minorHAnsi" w:eastAsiaTheme="minorEastAsia" w:hAnsiTheme="minorHAnsi" w:cstheme="minorBidi"/>
          <w:noProof/>
          <w:szCs w:val="22"/>
          <w:lang w:val="en-US" w:eastAsia="zh-CN"/>
        </w:rPr>
      </w:pPr>
      <w:r>
        <w:rPr>
          <w:noProof/>
        </w:rPr>
        <w:t>6.3</w:t>
      </w:r>
      <w:r w:rsidRPr="00DE1897">
        <w:rPr>
          <w:rFonts w:asciiTheme="minorHAnsi" w:eastAsiaTheme="minorEastAsia" w:hAnsiTheme="minorHAnsi" w:cstheme="minorBidi"/>
          <w:noProof/>
          <w:szCs w:val="22"/>
          <w:lang w:val="en-US" w:eastAsia="zh-CN"/>
        </w:rPr>
        <w:tab/>
      </w:r>
      <w:r>
        <w:rPr>
          <w:noProof/>
        </w:rPr>
        <w:t>Product Requirements</w:t>
      </w:r>
      <w:r>
        <w:rPr>
          <w:noProof/>
        </w:rPr>
        <w:tab/>
      </w:r>
      <w:r>
        <w:rPr>
          <w:noProof/>
        </w:rPr>
        <w:fldChar w:fldCharType="begin"/>
      </w:r>
      <w:r>
        <w:rPr>
          <w:noProof/>
        </w:rPr>
        <w:instrText xml:space="preserve"> PAGEREF _Toc86315410 \h </w:instrText>
      </w:r>
      <w:r>
        <w:rPr>
          <w:noProof/>
        </w:rPr>
      </w:r>
      <w:r>
        <w:rPr>
          <w:noProof/>
        </w:rPr>
        <w:fldChar w:fldCharType="separate"/>
      </w:r>
      <w:r>
        <w:rPr>
          <w:noProof/>
        </w:rPr>
        <w:t>12</w:t>
      </w:r>
      <w:r>
        <w:rPr>
          <w:noProof/>
        </w:rPr>
        <w:fldChar w:fldCharType="end"/>
      </w:r>
    </w:p>
    <w:p w14:paraId="63E527FF" w14:textId="6790F55F" w:rsidR="00DE1897" w:rsidRPr="00DE1897" w:rsidRDefault="00DE1897">
      <w:pPr>
        <w:pStyle w:val="TOC2"/>
        <w:rPr>
          <w:rFonts w:asciiTheme="minorHAnsi" w:eastAsiaTheme="minorEastAsia" w:hAnsiTheme="minorHAnsi" w:cstheme="minorBidi"/>
          <w:noProof/>
          <w:szCs w:val="22"/>
          <w:lang w:val="en-US" w:eastAsia="zh-CN"/>
        </w:rPr>
      </w:pPr>
      <w:r>
        <w:rPr>
          <w:noProof/>
        </w:rPr>
        <w:t>6.4</w:t>
      </w:r>
      <w:r w:rsidRPr="00DE1897">
        <w:rPr>
          <w:rFonts w:asciiTheme="minorHAnsi" w:eastAsiaTheme="minorEastAsia" w:hAnsiTheme="minorHAnsi" w:cstheme="minorBidi"/>
          <w:noProof/>
          <w:szCs w:val="22"/>
          <w:lang w:val="en-US" w:eastAsia="zh-CN"/>
        </w:rPr>
        <w:tab/>
      </w:r>
      <w:r>
        <w:rPr>
          <w:noProof/>
        </w:rPr>
        <w:t>Functional Requirements</w:t>
      </w:r>
      <w:r>
        <w:rPr>
          <w:noProof/>
        </w:rPr>
        <w:tab/>
      </w:r>
      <w:r>
        <w:rPr>
          <w:noProof/>
        </w:rPr>
        <w:fldChar w:fldCharType="begin"/>
      </w:r>
      <w:r>
        <w:rPr>
          <w:noProof/>
        </w:rPr>
        <w:instrText xml:space="preserve"> PAGEREF _Toc86315411 \h </w:instrText>
      </w:r>
      <w:r>
        <w:rPr>
          <w:noProof/>
        </w:rPr>
      </w:r>
      <w:r>
        <w:rPr>
          <w:noProof/>
        </w:rPr>
        <w:fldChar w:fldCharType="separate"/>
      </w:r>
      <w:r>
        <w:rPr>
          <w:noProof/>
        </w:rPr>
        <w:t>12</w:t>
      </w:r>
      <w:r>
        <w:rPr>
          <w:noProof/>
        </w:rPr>
        <w:fldChar w:fldCharType="end"/>
      </w:r>
    </w:p>
    <w:p w14:paraId="693C5C5E" w14:textId="24B76683" w:rsidR="00DE1897" w:rsidRPr="00DE1897" w:rsidRDefault="00DE1897">
      <w:pPr>
        <w:pStyle w:val="TOC2"/>
        <w:rPr>
          <w:rFonts w:asciiTheme="minorHAnsi" w:eastAsiaTheme="minorEastAsia" w:hAnsiTheme="minorHAnsi" w:cstheme="minorBidi"/>
          <w:noProof/>
          <w:szCs w:val="22"/>
          <w:lang w:val="en-US" w:eastAsia="zh-CN"/>
        </w:rPr>
      </w:pPr>
      <w:r>
        <w:rPr>
          <w:noProof/>
        </w:rPr>
        <w:t>6.5</w:t>
      </w:r>
      <w:r w:rsidRPr="00DE1897">
        <w:rPr>
          <w:rFonts w:asciiTheme="minorHAnsi" w:eastAsiaTheme="minorEastAsia" w:hAnsiTheme="minorHAnsi" w:cstheme="minorBidi"/>
          <w:noProof/>
          <w:szCs w:val="22"/>
          <w:lang w:val="en-US" w:eastAsia="zh-CN"/>
        </w:rPr>
        <w:tab/>
      </w:r>
      <w:r>
        <w:rPr>
          <w:noProof/>
        </w:rPr>
        <w:t>Quality Requirements</w:t>
      </w:r>
      <w:r>
        <w:rPr>
          <w:noProof/>
        </w:rPr>
        <w:tab/>
      </w:r>
      <w:r>
        <w:rPr>
          <w:noProof/>
        </w:rPr>
        <w:fldChar w:fldCharType="begin"/>
      </w:r>
      <w:r>
        <w:rPr>
          <w:noProof/>
        </w:rPr>
        <w:instrText xml:space="preserve"> PAGEREF _Toc86315412 \h </w:instrText>
      </w:r>
      <w:r>
        <w:rPr>
          <w:noProof/>
        </w:rPr>
      </w:r>
      <w:r>
        <w:rPr>
          <w:noProof/>
        </w:rPr>
        <w:fldChar w:fldCharType="separate"/>
      </w:r>
      <w:r>
        <w:rPr>
          <w:noProof/>
        </w:rPr>
        <w:t>13</w:t>
      </w:r>
      <w:r>
        <w:rPr>
          <w:noProof/>
        </w:rPr>
        <w:fldChar w:fldCharType="end"/>
      </w:r>
    </w:p>
    <w:p w14:paraId="4BB07038" w14:textId="683D1C53" w:rsidR="00DE1897" w:rsidRPr="00DE1897" w:rsidRDefault="00DE1897">
      <w:pPr>
        <w:pStyle w:val="TOC2"/>
        <w:rPr>
          <w:rFonts w:asciiTheme="minorHAnsi" w:eastAsiaTheme="minorEastAsia" w:hAnsiTheme="minorHAnsi" w:cstheme="minorBidi"/>
          <w:noProof/>
          <w:szCs w:val="22"/>
          <w:lang w:val="en-US" w:eastAsia="zh-CN"/>
        </w:rPr>
      </w:pPr>
      <w:r>
        <w:rPr>
          <w:noProof/>
        </w:rPr>
        <w:t>6.6</w:t>
      </w:r>
      <w:r w:rsidRPr="00DE1897">
        <w:rPr>
          <w:rFonts w:asciiTheme="minorHAnsi" w:eastAsiaTheme="minorEastAsia" w:hAnsiTheme="minorHAnsi" w:cstheme="minorBidi"/>
          <w:noProof/>
          <w:szCs w:val="22"/>
          <w:lang w:val="en-US" w:eastAsia="zh-CN"/>
        </w:rPr>
        <w:tab/>
      </w:r>
      <w:r>
        <w:rPr>
          <w:noProof/>
        </w:rPr>
        <w:t>Functional safety technical requirements</w:t>
      </w:r>
      <w:r>
        <w:rPr>
          <w:noProof/>
        </w:rPr>
        <w:tab/>
      </w:r>
      <w:r>
        <w:rPr>
          <w:noProof/>
        </w:rPr>
        <w:fldChar w:fldCharType="begin"/>
      </w:r>
      <w:r>
        <w:rPr>
          <w:noProof/>
        </w:rPr>
        <w:instrText xml:space="preserve"> PAGEREF _Toc86315413 \h </w:instrText>
      </w:r>
      <w:r>
        <w:rPr>
          <w:noProof/>
        </w:rPr>
      </w:r>
      <w:r>
        <w:rPr>
          <w:noProof/>
        </w:rPr>
        <w:fldChar w:fldCharType="separate"/>
      </w:r>
      <w:r>
        <w:rPr>
          <w:noProof/>
        </w:rPr>
        <w:t>13</w:t>
      </w:r>
      <w:r>
        <w:rPr>
          <w:noProof/>
        </w:rPr>
        <w:fldChar w:fldCharType="end"/>
      </w:r>
    </w:p>
    <w:p w14:paraId="4ACDE7AA" w14:textId="1DEF2CBE" w:rsidR="00DE1897" w:rsidRPr="00DE1897" w:rsidRDefault="00DE1897">
      <w:pPr>
        <w:pStyle w:val="TOC2"/>
        <w:rPr>
          <w:rFonts w:asciiTheme="minorHAnsi" w:eastAsiaTheme="minorEastAsia" w:hAnsiTheme="minorHAnsi" w:cstheme="minorBidi"/>
          <w:noProof/>
          <w:szCs w:val="22"/>
          <w:lang w:val="en-US" w:eastAsia="zh-CN"/>
        </w:rPr>
      </w:pPr>
      <w:r>
        <w:rPr>
          <w:noProof/>
        </w:rPr>
        <w:t>6.7</w:t>
      </w:r>
      <w:r w:rsidRPr="00DE1897">
        <w:rPr>
          <w:rFonts w:asciiTheme="minorHAnsi" w:eastAsiaTheme="minorEastAsia" w:hAnsiTheme="minorHAnsi" w:cstheme="minorBidi"/>
          <w:noProof/>
          <w:szCs w:val="22"/>
          <w:lang w:val="en-US" w:eastAsia="zh-CN"/>
        </w:rPr>
        <w:tab/>
      </w:r>
      <w:r>
        <w:rPr>
          <w:noProof/>
        </w:rPr>
        <w:t>Implementation constraints</w:t>
      </w:r>
      <w:r>
        <w:rPr>
          <w:noProof/>
        </w:rPr>
        <w:tab/>
      </w:r>
      <w:r>
        <w:rPr>
          <w:noProof/>
        </w:rPr>
        <w:fldChar w:fldCharType="begin"/>
      </w:r>
      <w:r>
        <w:rPr>
          <w:noProof/>
        </w:rPr>
        <w:instrText xml:space="preserve"> PAGEREF _Toc86315414 \h </w:instrText>
      </w:r>
      <w:r>
        <w:rPr>
          <w:noProof/>
        </w:rPr>
      </w:r>
      <w:r>
        <w:rPr>
          <w:noProof/>
        </w:rPr>
        <w:fldChar w:fldCharType="separate"/>
      </w:r>
      <w:r>
        <w:rPr>
          <w:noProof/>
        </w:rPr>
        <w:t>13</w:t>
      </w:r>
      <w:r>
        <w:rPr>
          <w:noProof/>
        </w:rPr>
        <w:fldChar w:fldCharType="end"/>
      </w:r>
    </w:p>
    <w:p w14:paraId="583D3DFF" w14:textId="1BAAAF98" w:rsidR="00DE1897" w:rsidRPr="00DE1897" w:rsidRDefault="00DE1897">
      <w:pPr>
        <w:pStyle w:val="TOC2"/>
        <w:rPr>
          <w:rFonts w:asciiTheme="minorHAnsi" w:eastAsiaTheme="minorEastAsia" w:hAnsiTheme="minorHAnsi" w:cstheme="minorBidi"/>
          <w:noProof/>
          <w:szCs w:val="22"/>
          <w:lang w:val="en-US" w:eastAsia="zh-CN"/>
        </w:rPr>
      </w:pPr>
      <w:r>
        <w:rPr>
          <w:noProof/>
        </w:rPr>
        <w:t>6.8</w:t>
      </w:r>
      <w:r w:rsidRPr="00DE1897">
        <w:rPr>
          <w:rFonts w:asciiTheme="minorHAnsi" w:eastAsiaTheme="minorEastAsia" w:hAnsiTheme="minorHAnsi" w:cstheme="minorBidi"/>
          <w:noProof/>
          <w:szCs w:val="22"/>
          <w:lang w:val="en-US" w:eastAsia="zh-CN"/>
        </w:rPr>
        <w:tab/>
      </w:r>
      <w:r>
        <w:rPr>
          <w:noProof/>
        </w:rPr>
        <w:t>Requirements Management and Traceability</w:t>
      </w:r>
      <w:r>
        <w:rPr>
          <w:noProof/>
        </w:rPr>
        <w:tab/>
      </w:r>
      <w:r>
        <w:rPr>
          <w:noProof/>
        </w:rPr>
        <w:fldChar w:fldCharType="begin"/>
      </w:r>
      <w:r>
        <w:rPr>
          <w:noProof/>
        </w:rPr>
        <w:instrText xml:space="preserve"> PAGEREF _Toc86315415 \h </w:instrText>
      </w:r>
      <w:r>
        <w:rPr>
          <w:noProof/>
        </w:rPr>
      </w:r>
      <w:r>
        <w:rPr>
          <w:noProof/>
        </w:rPr>
        <w:fldChar w:fldCharType="separate"/>
      </w:r>
      <w:r>
        <w:rPr>
          <w:noProof/>
        </w:rPr>
        <w:t>14</w:t>
      </w:r>
      <w:r>
        <w:rPr>
          <w:noProof/>
        </w:rPr>
        <w:fldChar w:fldCharType="end"/>
      </w:r>
    </w:p>
    <w:p w14:paraId="4080464A" w14:textId="70A55A9B" w:rsidR="00DE1897" w:rsidRPr="00DE1897" w:rsidRDefault="00DE1897">
      <w:pPr>
        <w:pStyle w:val="TOC1"/>
        <w:rPr>
          <w:rFonts w:asciiTheme="minorHAnsi" w:eastAsiaTheme="minorEastAsia" w:hAnsiTheme="minorHAnsi" w:cstheme="minorBidi"/>
          <w:noProof/>
          <w:szCs w:val="22"/>
          <w:lang w:val="en-US" w:eastAsia="zh-CN"/>
        </w:rPr>
      </w:pPr>
      <w:r>
        <w:rPr>
          <w:noProof/>
        </w:rPr>
        <w:t>7.0</w:t>
      </w:r>
      <w:r w:rsidRPr="00DE1897">
        <w:rPr>
          <w:rFonts w:asciiTheme="minorHAnsi" w:eastAsiaTheme="minorEastAsia" w:hAnsiTheme="minorHAnsi" w:cstheme="minorBidi"/>
          <w:noProof/>
          <w:szCs w:val="22"/>
          <w:lang w:val="en-US" w:eastAsia="zh-CN"/>
        </w:rPr>
        <w:tab/>
      </w:r>
      <w:r>
        <w:rPr>
          <w:noProof/>
        </w:rPr>
        <w:t>Deliverables</w:t>
      </w:r>
      <w:r>
        <w:rPr>
          <w:noProof/>
        </w:rPr>
        <w:tab/>
      </w:r>
      <w:r>
        <w:rPr>
          <w:noProof/>
        </w:rPr>
        <w:fldChar w:fldCharType="begin"/>
      </w:r>
      <w:r>
        <w:rPr>
          <w:noProof/>
        </w:rPr>
        <w:instrText xml:space="preserve"> PAGEREF _Toc86315416 \h </w:instrText>
      </w:r>
      <w:r>
        <w:rPr>
          <w:noProof/>
        </w:rPr>
      </w:r>
      <w:r>
        <w:rPr>
          <w:noProof/>
        </w:rPr>
        <w:fldChar w:fldCharType="separate"/>
      </w:r>
      <w:r>
        <w:rPr>
          <w:noProof/>
        </w:rPr>
        <w:t>14</w:t>
      </w:r>
      <w:r>
        <w:rPr>
          <w:noProof/>
        </w:rPr>
        <w:fldChar w:fldCharType="end"/>
      </w:r>
    </w:p>
    <w:p w14:paraId="141558E1" w14:textId="1D959722" w:rsidR="00DE1897" w:rsidRPr="00DE1897" w:rsidRDefault="00DE1897">
      <w:pPr>
        <w:pStyle w:val="TOC2"/>
        <w:rPr>
          <w:rFonts w:asciiTheme="minorHAnsi" w:eastAsiaTheme="minorEastAsia" w:hAnsiTheme="minorHAnsi" w:cstheme="minorBidi"/>
          <w:noProof/>
          <w:szCs w:val="22"/>
          <w:lang w:val="en-US" w:eastAsia="zh-CN"/>
        </w:rPr>
      </w:pPr>
      <w:r>
        <w:rPr>
          <w:noProof/>
        </w:rPr>
        <w:t>7.1</w:t>
      </w:r>
      <w:r w:rsidRPr="00DE1897">
        <w:rPr>
          <w:rFonts w:asciiTheme="minorHAnsi" w:eastAsiaTheme="minorEastAsia" w:hAnsiTheme="minorHAnsi" w:cstheme="minorBidi"/>
          <w:noProof/>
          <w:szCs w:val="22"/>
          <w:lang w:val="en-US" w:eastAsia="zh-CN"/>
        </w:rPr>
        <w:tab/>
      </w:r>
      <w:r>
        <w:rPr>
          <w:noProof/>
        </w:rPr>
        <w:t>Deliverables (from the supplier)</w:t>
      </w:r>
      <w:r>
        <w:rPr>
          <w:noProof/>
        </w:rPr>
        <w:tab/>
      </w:r>
      <w:r>
        <w:rPr>
          <w:noProof/>
        </w:rPr>
        <w:fldChar w:fldCharType="begin"/>
      </w:r>
      <w:r>
        <w:rPr>
          <w:noProof/>
        </w:rPr>
        <w:instrText xml:space="preserve"> PAGEREF _Toc86315417 \h </w:instrText>
      </w:r>
      <w:r>
        <w:rPr>
          <w:noProof/>
        </w:rPr>
      </w:r>
      <w:r>
        <w:rPr>
          <w:noProof/>
        </w:rPr>
        <w:fldChar w:fldCharType="separate"/>
      </w:r>
      <w:r>
        <w:rPr>
          <w:noProof/>
        </w:rPr>
        <w:t>14</w:t>
      </w:r>
      <w:r>
        <w:rPr>
          <w:noProof/>
        </w:rPr>
        <w:fldChar w:fldCharType="end"/>
      </w:r>
    </w:p>
    <w:p w14:paraId="11FF7AF8" w14:textId="7F5BC775" w:rsidR="00DE1897" w:rsidRPr="00DE1897" w:rsidRDefault="00DE1897">
      <w:pPr>
        <w:pStyle w:val="TOC2"/>
        <w:rPr>
          <w:rFonts w:asciiTheme="minorHAnsi" w:eastAsiaTheme="minorEastAsia" w:hAnsiTheme="minorHAnsi" w:cstheme="minorBidi"/>
          <w:noProof/>
          <w:szCs w:val="22"/>
          <w:lang w:val="en-US" w:eastAsia="zh-CN"/>
        </w:rPr>
      </w:pPr>
      <w:r>
        <w:rPr>
          <w:noProof/>
        </w:rPr>
        <w:t>7.2</w:t>
      </w:r>
      <w:r w:rsidRPr="00DE1897">
        <w:rPr>
          <w:rFonts w:asciiTheme="minorHAnsi" w:eastAsiaTheme="minorEastAsia" w:hAnsiTheme="minorHAnsi" w:cstheme="minorBidi"/>
          <w:noProof/>
          <w:szCs w:val="22"/>
          <w:lang w:val="en-US" w:eastAsia="zh-CN"/>
        </w:rPr>
        <w:tab/>
      </w:r>
      <w:r>
        <w:rPr>
          <w:noProof/>
        </w:rPr>
        <w:t>Functional Safety Deliverables from the Supplier</w:t>
      </w:r>
      <w:r>
        <w:rPr>
          <w:noProof/>
        </w:rPr>
        <w:tab/>
      </w:r>
      <w:r>
        <w:rPr>
          <w:noProof/>
        </w:rPr>
        <w:fldChar w:fldCharType="begin"/>
      </w:r>
      <w:r>
        <w:rPr>
          <w:noProof/>
        </w:rPr>
        <w:instrText xml:space="preserve"> PAGEREF _Toc86315418 \h </w:instrText>
      </w:r>
      <w:r>
        <w:rPr>
          <w:noProof/>
        </w:rPr>
      </w:r>
      <w:r>
        <w:rPr>
          <w:noProof/>
        </w:rPr>
        <w:fldChar w:fldCharType="separate"/>
      </w:r>
      <w:r>
        <w:rPr>
          <w:noProof/>
        </w:rPr>
        <w:t>15</w:t>
      </w:r>
      <w:r>
        <w:rPr>
          <w:noProof/>
        </w:rPr>
        <w:fldChar w:fldCharType="end"/>
      </w:r>
    </w:p>
    <w:p w14:paraId="111D3DA9" w14:textId="3C16A665" w:rsidR="00DE1897" w:rsidRPr="00DE1897" w:rsidRDefault="00DE1897">
      <w:pPr>
        <w:pStyle w:val="TOC2"/>
        <w:rPr>
          <w:rFonts w:asciiTheme="minorHAnsi" w:eastAsiaTheme="minorEastAsia" w:hAnsiTheme="minorHAnsi" w:cstheme="minorBidi"/>
          <w:noProof/>
          <w:szCs w:val="22"/>
          <w:lang w:val="en-US" w:eastAsia="zh-CN"/>
        </w:rPr>
      </w:pPr>
      <w:r>
        <w:rPr>
          <w:noProof/>
        </w:rPr>
        <w:t>7.3</w:t>
      </w:r>
      <w:r w:rsidRPr="00DE1897">
        <w:rPr>
          <w:rFonts w:asciiTheme="minorHAnsi" w:eastAsiaTheme="minorEastAsia" w:hAnsiTheme="minorHAnsi" w:cstheme="minorBidi"/>
          <w:noProof/>
          <w:szCs w:val="22"/>
          <w:lang w:val="en-US" w:eastAsia="zh-CN"/>
        </w:rPr>
        <w:tab/>
      </w:r>
      <w:r>
        <w:rPr>
          <w:noProof/>
        </w:rPr>
        <w:t>Deliverables (to the supplier)</w:t>
      </w:r>
      <w:r>
        <w:rPr>
          <w:noProof/>
        </w:rPr>
        <w:tab/>
      </w:r>
      <w:r>
        <w:rPr>
          <w:noProof/>
        </w:rPr>
        <w:fldChar w:fldCharType="begin"/>
      </w:r>
      <w:r>
        <w:rPr>
          <w:noProof/>
        </w:rPr>
        <w:instrText xml:space="preserve"> PAGEREF _Toc86315419 \h </w:instrText>
      </w:r>
      <w:r>
        <w:rPr>
          <w:noProof/>
        </w:rPr>
      </w:r>
      <w:r>
        <w:rPr>
          <w:noProof/>
        </w:rPr>
        <w:fldChar w:fldCharType="separate"/>
      </w:r>
      <w:r>
        <w:rPr>
          <w:noProof/>
        </w:rPr>
        <w:t>15</w:t>
      </w:r>
      <w:r>
        <w:rPr>
          <w:noProof/>
        </w:rPr>
        <w:fldChar w:fldCharType="end"/>
      </w:r>
    </w:p>
    <w:p w14:paraId="29D32D66" w14:textId="5C8481CC" w:rsidR="00DE1897" w:rsidRPr="00DE1897" w:rsidRDefault="00DE1897">
      <w:pPr>
        <w:pStyle w:val="TOC2"/>
        <w:rPr>
          <w:rFonts w:asciiTheme="minorHAnsi" w:eastAsiaTheme="minorEastAsia" w:hAnsiTheme="minorHAnsi" w:cstheme="minorBidi"/>
          <w:noProof/>
          <w:szCs w:val="22"/>
          <w:lang w:val="en-US" w:eastAsia="zh-CN"/>
        </w:rPr>
      </w:pPr>
      <w:r>
        <w:rPr>
          <w:noProof/>
        </w:rPr>
        <w:t>7.4</w:t>
      </w:r>
      <w:r w:rsidRPr="00DE1897">
        <w:rPr>
          <w:rFonts w:asciiTheme="minorHAnsi" w:eastAsiaTheme="minorEastAsia" w:hAnsiTheme="minorHAnsi" w:cstheme="minorBidi"/>
          <w:noProof/>
          <w:szCs w:val="22"/>
          <w:lang w:val="en-US" w:eastAsia="zh-CN"/>
        </w:rPr>
        <w:tab/>
      </w:r>
      <w:r>
        <w:rPr>
          <w:noProof/>
        </w:rPr>
        <w:t>Functional Safety Deliverables (to the supplier)</w:t>
      </w:r>
      <w:r>
        <w:rPr>
          <w:noProof/>
        </w:rPr>
        <w:tab/>
      </w:r>
      <w:r>
        <w:rPr>
          <w:noProof/>
        </w:rPr>
        <w:fldChar w:fldCharType="begin"/>
      </w:r>
      <w:r>
        <w:rPr>
          <w:noProof/>
        </w:rPr>
        <w:instrText xml:space="preserve"> PAGEREF _Toc86315420 \h </w:instrText>
      </w:r>
      <w:r>
        <w:rPr>
          <w:noProof/>
        </w:rPr>
      </w:r>
      <w:r>
        <w:rPr>
          <w:noProof/>
        </w:rPr>
        <w:fldChar w:fldCharType="separate"/>
      </w:r>
      <w:r>
        <w:rPr>
          <w:noProof/>
        </w:rPr>
        <w:t>15</w:t>
      </w:r>
      <w:r>
        <w:rPr>
          <w:noProof/>
        </w:rPr>
        <w:fldChar w:fldCharType="end"/>
      </w:r>
    </w:p>
    <w:p w14:paraId="258173F4" w14:textId="02094653" w:rsidR="00DE1897" w:rsidRPr="00DE1897" w:rsidRDefault="00DE1897">
      <w:pPr>
        <w:pStyle w:val="TOC2"/>
        <w:rPr>
          <w:rFonts w:asciiTheme="minorHAnsi" w:eastAsiaTheme="minorEastAsia" w:hAnsiTheme="minorHAnsi" w:cstheme="minorBidi"/>
          <w:noProof/>
          <w:szCs w:val="22"/>
          <w:lang w:val="en-US" w:eastAsia="zh-CN"/>
        </w:rPr>
      </w:pPr>
      <w:r>
        <w:rPr>
          <w:noProof/>
        </w:rPr>
        <w:t>7.5</w:t>
      </w:r>
      <w:r w:rsidRPr="00DE1897">
        <w:rPr>
          <w:rFonts w:asciiTheme="minorHAnsi" w:eastAsiaTheme="minorEastAsia" w:hAnsiTheme="minorHAnsi" w:cstheme="minorBidi"/>
          <w:noProof/>
          <w:szCs w:val="22"/>
          <w:lang w:val="en-US" w:eastAsia="zh-CN"/>
        </w:rPr>
        <w:tab/>
      </w:r>
      <w:r>
        <w:rPr>
          <w:noProof/>
        </w:rPr>
        <w:t>Acceptance Criteria</w:t>
      </w:r>
      <w:r>
        <w:rPr>
          <w:noProof/>
        </w:rPr>
        <w:tab/>
      </w:r>
      <w:r>
        <w:rPr>
          <w:noProof/>
        </w:rPr>
        <w:fldChar w:fldCharType="begin"/>
      </w:r>
      <w:r>
        <w:rPr>
          <w:noProof/>
        </w:rPr>
        <w:instrText xml:space="preserve"> PAGEREF _Toc86315421 \h </w:instrText>
      </w:r>
      <w:r>
        <w:rPr>
          <w:noProof/>
        </w:rPr>
      </w:r>
      <w:r>
        <w:rPr>
          <w:noProof/>
        </w:rPr>
        <w:fldChar w:fldCharType="separate"/>
      </w:r>
      <w:r>
        <w:rPr>
          <w:noProof/>
        </w:rPr>
        <w:t>15</w:t>
      </w:r>
      <w:r>
        <w:rPr>
          <w:noProof/>
        </w:rPr>
        <w:fldChar w:fldCharType="end"/>
      </w:r>
    </w:p>
    <w:p w14:paraId="724A1F92" w14:textId="64C9BD85" w:rsidR="00DE1897" w:rsidRPr="00DE1897" w:rsidRDefault="00DE1897">
      <w:pPr>
        <w:pStyle w:val="TOC2"/>
        <w:rPr>
          <w:rFonts w:asciiTheme="minorHAnsi" w:eastAsiaTheme="minorEastAsia" w:hAnsiTheme="minorHAnsi" w:cstheme="minorBidi"/>
          <w:noProof/>
          <w:szCs w:val="22"/>
          <w:lang w:val="en-US" w:eastAsia="zh-CN"/>
        </w:rPr>
      </w:pPr>
      <w:r>
        <w:rPr>
          <w:noProof/>
        </w:rPr>
        <w:t>7.6</w:t>
      </w:r>
      <w:r w:rsidRPr="00DE1897">
        <w:rPr>
          <w:rFonts w:asciiTheme="minorHAnsi" w:eastAsiaTheme="minorEastAsia" w:hAnsiTheme="minorHAnsi" w:cstheme="minorBidi"/>
          <w:noProof/>
          <w:szCs w:val="22"/>
          <w:lang w:val="en-US" w:eastAsia="zh-CN"/>
        </w:rPr>
        <w:tab/>
      </w:r>
      <w:r>
        <w:rPr>
          <w:noProof/>
        </w:rPr>
        <w:t>Warranty</w:t>
      </w:r>
      <w:r>
        <w:rPr>
          <w:noProof/>
        </w:rPr>
        <w:tab/>
      </w:r>
      <w:r>
        <w:rPr>
          <w:noProof/>
        </w:rPr>
        <w:fldChar w:fldCharType="begin"/>
      </w:r>
      <w:r>
        <w:rPr>
          <w:noProof/>
        </w:rPr>
        <w:instrText xml:space="preserve"> PAGEREF _Toc86315422 \h </w:instrText>
      </w:r>
      <w:r>
        <w:rPr>
          <w:noProof/>
        </w:rPr>
      </w:r>
      <w:r>
        <w:rPr>
          <w:noProof/>
        </w:rPr>
        <w:fldChar w:fldCharType="separate"/>
      </w:r>
      <w:r>
        <w:rPr>
          <w:noProof/>
        </w:rPr>
        <w:t>16</w:t>
      </w:r>
      <w:r>
        <w:rPr>
          <w:noProof/>
        </w:rPr>
        <w:fldChar w:fldCharType="end"/>
      </w:r>
    </w:p>
    <w:p w14:paraId="20AA0C44" w14:textId="0B5205A7" w:rsidR="00DE1897" w:rsidRPr="00DE1897" w:rsidRDefault="00DE1897">
      <w:pPr>
        <w:pStyle w:val="TOC1"/>
        <w:rPr>
          <w:rFonts w:asciiTheme="minorHAnsi" w:eastAsiaTheme="minorEastAsia" w:hAnsiTheme="minorHAnsi" w:cstheme="minorBidi"/>
          <w:noProof/>
          <w:szCs w:val="22"/>
          <w:lang w:val="en-US" w:eastAsia="zh-CN"/>
        </w:rPr>
      </w:pPr>
      <w:r>
        <w:rPr>
          <w:noProof/>
        </w:rPr>
        <w:t>8.0</w:t>
      </w:r>
      <w:r w:rsidRPr="00DE1897">
        <w:rPr>
          <w:rFonts w:asciiTheme="minorHAnsi" w:eastAsiaTheme="minorEastAsia" w:hAnsiTheme="minorHAnsi" w:cstheme="minorBidi"/>
          <w:noProof/>
          <w:szCs w:val="22"/>
          <w:lang w:val="en-US" w:eastAsia="zh-CN"/>
        </w:rPr>
        <w:tab/>
      </w:r>
      <w:r>
        <w:rPr>
          <w:noProof/>
        </w:rPr>
        <w:t>Acceptance Reviews and Approvals</w:t>
      </w:r>
      <w:r>
        <w:rPr>
          <w:noProof/>
        </w:rPr>
        <w:tab/>
      </w:r>
      <w:r>
        <w:rPr>
          <w:noProof/>
        </w:rPr>
        <w:fldChar w:fldCharType="begin"/>
      </w:r>
      <w:r>
        <w:rPr>
          <w:noProof/>
        </w:rPr>
        <w:instrText xml:space="preserve"> PAGEREF _Toc86315423 \h </w:instrText>
      </w:r>
      <w:r>
        <w:rPr>
          <w:noProof/>
        </w:rPr>
      </w:r>
      <w:r>
        <w:rPr>
          <w:noProof/>
        </w:rPr>
        <w:fldChar w:fldCharType="separate"/>
      </w:r>
      <w:r>
        <w:rPr>
          <w:noProof/>
        </w:rPr>
        <w:t>16</w:t>
      </w:r>
      <w:r>
        <w:rPr>
          <w:noProof/>
        </w:rPr>
        <w:fldChar w:fldCharType="end"/>
      </w:r>
    </w:p>
    <w:p w14:paraId="36A559A8" w14:textId="5766EAAE" w:rsidR="00DE1897" w:rsidRPr="00DE1897" w:rsidRDefault="00DE1897">
      <w:pPr>
        <w:pStyle w:val="TOC1"/>
        <w:rPr>
          <w:rFonts w:asciiTheme="minorHAnsi" w:eastAsiaTheme="minorEastAsia" w:hAnsiTheme="minorHAnsi" w:cstheme="minorBidi"/>
          <w:noProof/>
          <w:szCs w:val="22"/>
          <w:lang w:val="fr-FR" w:eastAsia="zh-CN"/>
        </w:rPr>
      </w:pPr>
      <w:r w:rsidRPr="00DE1897">
        <w:rPr>
          <w:noProof/>
          <w:lang w:val="fr-FR"/>
        </w:rPr>
        <w:t>9.0</w:t>
      </w:r>
      <w:r w:rsidRPr="00DE1897">
        <w:rPr>
          <w:rFonts w:asciiTheme="minorHAnsi" w:eastAsiaTheme="minorEastAsia" w:hAnsiTheme="minorHAnsi" w:cstheme="minorBidi"/>
          <w:noProof/>
          <w:szCs w:val="22"/>
          <w:lang w:val="fr-FR" w:eastAsia="zh-CN"/>
        </w:rPr>
        <w:tab/>
      </w:r>
      <w:r w:rsidRPr="00DE1897">
        <w:rPr>
          <w:noProof/>
          <w:lang w:val="fr-FR"/>
        </w:rPr>
        <w:t>Annexes</w:t>
      </w:r>
      <w:r w:rsidRPr="00DE1897">
        <w:rPr>
          <w:noProof/>
          <w:lang w:val="fr-FR"/>
        </w:rPr>
        <w:tab/>
      </w:r>
      <w:r>
        <w:rPr>
          <w:noProof/>
        </w:rPr>
        <w:fldChar w:fldCharType="begin"/>
      </w:r>
      <w:r w:rsidRPr="00DE1897">
        <w:rPr>
          <w:noProof/>
          <w:lang w:val="fr-FR"/>
        </w:rPr>
        <w:instrText xml:space="preserve"> PAGEREF _Toc86315424 \h </w:instrText>
      </w:r>
      <w:r>
        <w:rPr>
          <w:noProof/>
        </w:rPr>
      </w:r>
      <w:r>
        <w:rPr>
          <w:noProof/>
        </w:rPr>
        <w:fldChar w:fldCharType="separate"/>
      </w:r>
      <w:r w:rsidRPr="00DE1897">
        <w:rPr>
          <w:noProof/>
          <w:lang w:val="fr-FR"/>
        </w:rPr>
        <w:t>16</w:t>
      </w:r>
      <w:r>
        <w:rPr>
          <w:noProof/>
        </w:rPr>
        <w:fldChar w:fldCharType="end"/>
      </w:r>
    </w:p>
    <w:p w14:paraId="006D4A6B" w14:textId="3C82F1CB" w:rsidR="00DE1897" w:rsidRPr="00DE1897" w:rsidRDefault="00DE1897">
      <w:pPr>
        <w:pStyle w:val="TOC1"/>
        <w:rPr>
          <w:rFonts w:asciiTheme="minorHAnsi" w:eastAsiaTheme="minorEastAsia" w:hAnsiTheme="minorHAnsi" w:cstheme="minorBidi"/>
          <w:noProof/>
          <w:szCs w:val="22"/>
          <w:lang w:val="fr-FR" w:eastAsia="zh-CN"/>
        </w:rPr>
      </w:pPr>
      <w:r w:rsidRPr="00DE1897">
        <w:rPr>
          <w:noProof/>
          <w:lang w:val="fr-FR"/>
        </w:rPr>
        <w:t>10.0</w:t>
      </w:r>
      <w:r w:rsidRPr="00DE1897">
        <w:rPr>
          <w:rFonts w:asciiTheme="minorHAnsi" w:eastAsiaTheme="minorEastAsia" w:hAnsiTheme="minorHAnsi" w:cstheme="minorBidi"/>
          <w:noProof/>
          <w:szCs w:val="22"/>
          <w:lang w:val="fr-FR" w:eastAsia="zh-CN"/>
        </w:rPr>
        <w:tab/>
      </w:r>
      <w:r w:rsidRPr="00DE1897">
        <w:rPr>
          <w:noProof/>
          <w:lang w:val="fr-FR"/>
        </w:rPr>
        <w:t>Document Information</w:t>
      </w:r>
      <w:r w:rsidRPr="00DE1897">
        <w:rPr>
          <w:noProof/>
          <w:lang w:val="fr-FR"/>
        </w:rPr>
        <w:tab/>
      </w:r>
      <w:r>
        <w:rPr>
          <w:noProof/>
        </w:rPr>
        <w:fldChar w:fldCharType="begin"/>
      </w:r>
      <w:r w:rsidRPr="00DE1897">
        <w:rPr>
          <w:noProof/>
          <w:lang w:val="fr-FR"/>
        </w:rPr>
        <w:instrText xml:space="preserve"> PAGEREF _Toc86315425 \h </w:instrText>
      </w:r>
      <w:r>
        <w:rPr>
          <w:noProof/>
        </w:rPr>
      </w:r>
      <w:r>
        <w:rPr>
          <w:noProof/>
        </w:rPr>
        <w:fldChar w:fldCharType="separate"/>
      </w:r>
      <w:r w:rsidRPr="00DE1897">
        <w:rPr>
          <w:noProof/>
          <w:lang w:val="fr-FR"/>
        </w:rPr>
        <w:t>17</w:t>
      </w:r>
      <w:r>
        <w:rPr>
          <w:noProof/>
        </w:rPr>
        <w:fldChar w:fldCharType="end"/>
      </w:r>
    </w:p>
    <w:p w14:paraId="7BCC89D0" w14:textId="55204EE4" w:rsidR="00DE1897" w:rsidRPr="00DE1897" w:rsidRDefault="00DE1897">
      <w:pPr>
        <w:pStyle w:val="TOC2"/>
        <w:rPr>
          <w:rFonts w:asciiTheme="minorHAnsi" w:eastAsiaTheme="minorEastAsia" w:hAnsiTheme="minorHAnsi" w:cstheme="minorBidi"/>
          <w:noProof/>
          <w:szCs w:val="22"/>
          <w:lang w:val="fr-FR" w:eastAsia="zh-CN"/>
        </w:rPr>
      </w:pPr>
      <w:r w:rsidRPr="00DE1897">
        <w:rPr>
          <w:bCs/>
          <w:noProof/>
          <w:lang w:val="fr-FR"/>
        </w:rPr>
        <w:t>10.1</w:t>
      </w:r>
      <w:r w:rsidRPr="00DE1897">
        <w:rPr>
          <w:rFonts w:asciiTheme="minorHAnsi" w:eastAsiaTheme="minorEastAsia" w:hAnsiTheme="minorHAnsi" w:cstheme="minorBidi"/>
          <w:noProof/>
          <w:szCs w:val="22"/>
          <w:lang w:val="fr-FR" w:eastAsia="zh-CN"/>
        </w:rPr>
        <w:tab/>
      </w:r>
      <w:r w:rsidRPr="00DE1897">
        <w:rPr>
          <w:bCs/>
          <w:noProof/>
          <w:lang w:val="fr-FR"/>
        </w:rPr>
        <w:t>Records</w:t>
      </w:r>
      <w:r w:rsidRPr="00DE1897">
        <w:rPr>
          <w:noProof/>
          <w:lang w:val="fr-FR"/>
        </w:rPr>
        <w:tab/>
      </w:r>
      <w:r>
        <w:rPr>
          <w:noProof/>
        </w:rPr>
        <w:fldChar w:fldCharType="begin"/>
      </w:r>
      <w:r w:rsidRPr="00DE1897">
        <w:rPr>
          <w:noProof/>
          <w:lang w:val="fr-FR"/>
        </w:rPr>
        <w:instrText xml:space="preserve"> PAGEREF _Toc86315426 \h </w:instrText>
      </w:r>
      <w:r>
        <w:rPr>
          <w:noProof/>
        </w:rPr>
      </w:r>
      <w:r>
        <w:rPr>
          <w:noProof/>
        </w:rPr>
        <w:fldChar w:fldCharType="separate"/>
      </w:r>
      <w:r w:rsidRPr="00DE1897">
        <w:rPr>
          <w:noProof/>
          <w:lang w:val="fr-FR"/>
        </w:rPr>
        <w:t>17</w:t>
      </w:r>
      <w:r>
        <w:rPr>
          <w:noProof/>
        </w:rPr>
        <w:fldChar w:fldCharType="end"/>
      </w:r>
    </w:p>
    <w:p w14:paraId="70CFF170" w14:textId="0255CC5B" w:rsidR="00DE1897" w:rsidRPr="00DE1897" w:rsidRDefault="00DE1897">
      <w:pPr>
        <w:pStyle w:val="TOC2"/>
        <w:rPr>
          <w:rFonts w:asciiTheme="minorHAnsi" w:eastAsiaTheme="minorEastAsia" w:hAnsiTheme="minorHAnsi" w:cstheme="minorBidi"/>
          <w:noProof/>
          <w:szCs w:val="22"/>
          <w:lang w:val="fr-FR" w:eastAsia="zh-CN"/>
        </w:rPr>
      </w:pPr>
      <w:r w:rsidRPr="00DE1897">
        <w:rPr>
          <w:noProof/>
          <w:lang w:val="fr-FR"/>
        </w:rPr>
        <w:lastRenderedPageBreak/>
        <w:t>10.2</w:t>
      </w:r>
      <w:r w:rsidRPr="00DE1897">
        <w:rPr>
          <w:rFonts w:asciiTheme="minorHAnsi" w:eastAsiaTheme="minorEastAsia" w:hAnsiTheme="minorHAnsi" w:cstheme="minorBidi"/>
          <w:noProof/>
          <w:szCs w:val="22"/>
          <w:lang w:val="fr-FR" w:eastAsia="zh-CN"/>
        </w:rPr>
        <w:tab/>
      </w:r>
      <w:r w:rsidRPr="00DE1897">
        <w:rPr>
          <w:noProof/>
          <w:lang w:val="fr-FR"/>
        </w:rPr>
        <w:t>References</w:t>
      </w:r>
      <w:r w:rsidRPr="00DE1897">
        <w:rPr>
          <w:noProof/>
          <w:lang w:val="fr-FR"/>
        </w:rPr>
        <w:tab/>
      </w:r>
      <w:r>
        <w:rPr>
          <w:noProof/>
        </w:rPr>
        <w:fldChar w:fldCharType="begin"/>
      </w:r>
      <w:r w:rsidRPr="00DE1897">
        <w:rPr>
          <w:noProof/>
          <w:lang w:val="fr-FR"/>
        </w:rPr>
        <w:instrText xml:space="preserve"> PAGEREF _Toc86315427 \h </w:instrText>
      </w:r>
      <w:r>
        <w:rPr>
          <w:noProof/>
        </w:rPr>
      </w:r>
      <w:r>
        <w:rPr>
          <w:noProof/>
        </w:rPr>
        <w:fldChar w:fldCharType="separate"/>
      </w:r>
      <w:r w:rsidRPr="00DE1897">
        <w:rPr>
          <w:noProof/>
          <w:lang w:val="fr-FR"/>
        </w:rPr>
        <w:t>17</w:t>
      </w:r>
      <w:r>
        <w:rPr>
          <w:noProof/>
        </w:rPr>
        <w:fldChar w:fldCharType="end"/>
      </w:r>
    </w:p>
    <w:p w14:paraId="746E4B3F" w14:textId="1F815269" w:rsidR="00DE1897" w:rsidRPr="00DE1897" w:rsidRDefault="00DE1897">
      <w:pPr>
        <w:pStyle w:val="TOC2"/>
        <w:rPr>
          <w:rFonts w:asciiTheme="minorHAnsi" w:eastAsiaTheme="minorEastAsia" w:hAnsiTheme="minorHAnsi" w:cstheme="minorBidi"/>
          <w:noProof/>
          <w:szCs w:val="22"/>
          <w:lang w:val="en-US" w:eastAsia="zh-CN"/>
        </w:rPr>
      </w:pPr>
      <w:r>
        <w:rPr>
          <w:noProof/>
        </w:rPr>
        <w:t>10.3</w:t>
      </w:r>
      <w:r w:rsidRPr="00DE1897">
        <w:rPr>
          <w:rFonts w:asciiTheme="minorHAnsi" w:eastAsiaTheme="minorEastAsia" w:hAnsiTheme="minorHAnsi" w:cstheme="minorBidi"/>
          <w:noProof/>
          <w:szCs w:val="22"/>
          <w:lang w:val="en-US" w:eastAsia="zh-CN"/>
        </w:rPr>
        <w:tab/>
      </w:r>
      <w:r>
        <w:rPr>
          <w:noProof/>
        </w:rPr>
        <w:t>Terms/Acronyms and Definitions</w:t>
      </w:r>
      <w:r>
        <w:rPr>
          <w:noProof/>
        </w:rPr>
        <w:tab/>
      </w:r>
      <w:r>
        <w:rPr>
          <w:noProof/>
        </w:rPr>
        <w:fldChar w:fldCharType="begin"/>
      </w:r>
      <w:r>
        <w:rPr>
          <w:noProof/>
        </w:rPr>
        <w:instrText xml:space="preserve"> PAGEREF _Toc86315428 \h </w:instrText>
      </w:r>
      <w:r>
        <w:rPr>
          <w:noProof/>
        </w:rPr>
      </w:r>
      <w:r>
        <w:rPr>
          <w:noProof/>
        </w:rPr>
        <w:fldChar w:fldCharType="separate"/>
      </w:r>
      <w:r>
        <w:rPr>
          <w:noProof/>
        </w:rPr>
        <w:t>17</w:t>
      </w:r>
      <w:r>
        <w:rPr>
          <w:noProof/>
        </w:rPr>
        <w:fldChar w:fldCharType="end"/>
      </w:r>
    </w:p>
    <w:p w14:paraId="4649AFF0" w14:textId="7CBB9FBE" w:rsidR="00DE1897" w:rsidRPr="00DE1897" w:rsidRDefault="00DE1897">
      <w:pPr>
        <w:pStyle w:val="TOC2"/>
        <w:rPr>
          <w:rFonts w:asciiTheme="minorHAnsi" w:eastAsiaTheme="minorEastAsia" w:hAnsiTheme="minorHAnsi" w:cstheme="minorBidi"/>
          <w:noProof/>
          <w:szCs w:val="22"/>
          <w:lang w:val="en-US" w:eastAsia="zh-CN"/>
        </w:rPr>
      </w:pPr>
      <w:r>
        <w:rPr>
          <w:noProof/>
        </w:rPr>
        <w:t>10.4</w:t>
      </w:r>
      <w:r w:rsidRPr="00DE1897">
        <w:rPr>
          <w:rFonts w:asciiTheme="minorHAnsi" w:eastAsiaTheme="minorEastAsia" w:hAnsiTheme="minorHAnsi" w:cstheme="minorBidi"/>
          <w:noProof/>
          <w:szCs w:val="22"/>
          <w:lang w:val="en-US" w:eastAsia="zh-CN"/>
        </w:rPr>
        <w:tab/>
      </w:r>
      <w:r>
        <w:rPr>
          <w:noProof/>
        </w:rPr>
        <w:t>Revision History</w:t>
      </w:r>
      <w:r>
        <w:rPr>
          <w:noProof/>
        </w:rPr>
        <w:tab/>
      </w:r>
      <w:r>
        <w:rPr>
          <w:noProof/>
        </w:rPr>
        <w:fldChar w:fldCharType="begin"/>
      </w:r>
      <w:r>
        <w:rPr>
          <w:noProof/>
        </w:rPr>
        <w:instrText xml:space="preserve"> PAGEREF _Toc86315429 \h </w:instrText>
      </w:r>
      <w:r>
        <w:rPr>
          <w:noProof/>
        </w:rPr>
      </w:r>
      <w:r>
        <w:rPr>
          <w:noProof/>
        </w:rPr>
        <w:fldChar w:fldCharType="separate"/>
      </w:r>
      <w:r>
        <w:rPr>
          <w:noProof/>
        </w:rPr>
        <w:t>17</w:t>
      </w:r>
      <w:r>
        <w:rPr>
          <w:noProof/>
        </w:rPr>
        <w:fldChar w:fldCharType="end"/>
      </w:r>
    </w:p>
    <w:p w14:paraId="360FF6BA" w14:textId="6646B2BB" w:rsidR="004F46C5" w:rsidRDefault="00E36372" w:rsidP="00B32BCA">
      <w:pPr>
        <w:tabs>
          <w:tab w:val="left" w:pos="1134"/>
          <w:tab w:val="left" w:pos="1276"/>
        </w:tabs>
        <w:spacing w:after="120" w:line="360" w:lineRule="auto"/>
        <w:ind w:left="0"/>
      </w:pPr>
      <w:r>
        <w:fldChar w:fldCharType="end"/>
      </w:r>
    </w:p>
    <w:p w14:paraId="1D791DA1" w14:textId="77777777" w:rsidR="00E36372" w:rsidRPr="000C4409" w:rsidRDefault="004F46C5" w:rsidP="00E622C1">
      <w:pPr>
        <w:pStyle w:val="Heading1"/>
        <w:tabs>
          <w:tab w:val="clear" w:pos="792"/>
        </w:tabs>
        <w:spacing w:before="0" w:after="0"/>
        <w:ind w:left="720" w:hanging="720"/>
      </w:pPr>
      <w:r>
        <w:br w:type="page"/>
      </w:r>
      <w:bookmarkStart w:id="101" w:name="OLE_LINK1"/>
      <w:bookmarkEnd w:id="1"/>
      <w:bookmarkEnd w:id="2"/>
      <w:bookmarkEnd w:id="3"/>
      <w:r w:rsidR="00E622C1" w:rsidRPr="00E622C1">
        <w:lastRenderedPageBreak/>
        <w:t xml:space="preserve">  </w:t>
      </w:r>
      <w:bookmarkStart w:id="102" w:name="_Toc86315384"/>
      <w:r w:rsidR="00E36372" w:rsidRPr="00E622C1">
        <w:t xml:space="preserve">Objectives </w:t>
      </w:r>
      <w:r w:rsidR="000C4409" w:rsidRPr="00E622C1">
        <w:t>/ Purpose</w:t>
      </w:r>
      <w:bookmarkEnd w:id="102"/>
    </w:p>
    <w:p w14:paraId="4A727E15" w14:textId="77777777" w:rsidR="00ED00E6" w:rsidRPr="002318D3" w:rsidRDefault="00ED00E6" w:rsidP="00ED00E6">
      <w:pPr>
        <w:ind w:left="720"/>
        <w:rPr>
          <w:rPrChange w:id="103" w:author="Samrat Guha Niyogi" w:date="2023-01-23T19:39:00Z">
            <w:rPr>
              <w:highlight w:val="yellow"/>
            </w:rPr>
          </w:rPrChange>
        </w:rPr>
      </w:pPr>
    </w:p>
    <w:p w14:paraId="4422FB58" w14:textId="54917268" w:rsidR="00DA6876" w:rsidRDefault="0008549F" w:rsidP="005260D6">
      <w:pPr>
        <w:rPr>
          <w:ins w:id="104" w:author="Samrat Guha Niyogi" w:date="2023-01-23T19:44:00Z"/>
          <w:szCs w:val="22"/>
        </w:rPr>
      </w:pPr>
      <w:ins w:id="105" w:author="Vinod Pandey" w:date="2023-01-20T18:14:00Z">
        <w:r w:rsidRPr="002318D3">
          <w:rPr>
            <w:szCs w:val="22"/>
          </w:rPr>
          <w:t>This document is intended to capture all relevant information and agreements on the collaboration</w:t>
        </w:r>
        <w:r w:rsidR="00DA6876" w:rsidRPr="002318D3">
          <w:rPr>
            <w:szCs w:val="22"/>
          </w:rPr>
          <w:t xml:space="preserve"> for the RFE SW development for the </w:t>
        </w:r>
        <w:proofErr w:type="spellStart"/>
        <w:r w:rsidR="00DA6876" w:rsidRPr="002318D3">
          <w:rPr>
            <w:szCs w:val="22"/>
          </w:rPr>
          <w:t>OneChip</w:t>
        </w:r>
        <w:proofErr w:type="spellEnd"/>
        <w:r w:rsidR="00DA6876" w:rsidRPr="002318D3">
          <w:rPr>
            <w:szCs w:val="22"/>
          </w:rPr>
          <w:t xml:space="preserve"> (OC) and Remote platform.</w:t>
        </w:r>
        <w:r w:rsidR="00DA6876">
          <w:rPr>
            <w:szCs w:val="22"/>
          </w:rPr>
          <w:t xml:space="preserve"> </w:t>
        </w:r>
      </w:ins>
    </w:p>
    <w:p w14:paraId="6ADED738" w14:textId="02B96933" w:rsidR="008631A9" w:rsidRDefault="008631A9" w:rsidP="005260D6">
      <w:pPr>
        <w:rPr>
          <w:ins w:id="106" w:author="Samrat Guha Niyogi" w:date="2023-01-23T20:23:00Z"/>
          <w:szCs w:val="22"/>
        </w:rPr>
      </w:pPr>
      <w:ins w:id="107" w:author="Samrat Guha Niyogi" w:date="2023-01-23T19:44:00Z">
        <w:r>
          <w:rPr>
            <w:szCs w:val="22"/>
          </w:rPr>
          <w:t xml:space="preserve">RFE SW development for the </w:t>
        </w:r>
        <w:proofErr w:type="spellStart"/>
        <w:r>
          <w:rPr>
            <w:szCs w:val="22"/>
          </w:rPr>
          <w:t>OneChip</w:t>
        </w:r>
        <w:proofErr w:type="spellEnd"/>
        <w:r>
          <w:rPr>
            <w:szCs w:val="22"/>
          </w:rPr>
          <w:t xml:space="preserve"> will be completely reu</w:t>
        </w:r>
      </w:ins>
      <w:ins w:id="108" w:author="Samrat Guha Niyogi" w:date="2023-01-23T19:45:00Z">
        <w:r>
          <w:rPr>
            <w:szCs w:val="22"/>
          </w:rPr>
          <w:t>s</w:t>
        </w:r>
      </w:ins>
      <w:ins w:id="109" w:author="Samrat Guha Niyogi" w:date="2023-01-23T19:44:00Z">
        <w:r>
          <w:rPr>
            <w:szCs w:val="22"/>
          </w:rPr>
          <w:t>ed</w:t>
        </w:r>
      </w:ins>
      <w:ins w:id="110" w:author="Samrat Guha Niyogi" w:date="2023-01-23T19:45:00Z">
        <w:r>
          <w:rPr>
            <w:szCs w:val="22"/>
          </w:rPr>
          <w:t xml:space="preserve"> in Remote platform. On top of that, applicable change request</w:t>
        </w:r>
      </w:ins>
      <w:ins w:id="111" w:author="Samrat Guha Niyogi" w:date="2023-01-23T19:46:00Z">
        <w:r>
          <w:rPr>
            <w:szCs w:val="22"/>
          </w:rPr>
          <w:t>s</w:t>
        </w:r>
      </w:ins>
      <w:ins w:id="112" w:author="Samrat Guha Niyogi" w:date="2023-01-23T19:45:00Z">
        <w:r>
          <w:rPr>
            <w:szCs w:val="22"/>
          </w:rPr>
          <w:t xml:space="preserve"> and bring up </w:t>
        </w:r>
      </w:ins>
      <w:ins w:id="113" w:author="Samrat Guha Niyogi" w:date="2023-01-23T19:46:00Z">
        <w:r>
          <w:rPr>
            <w:szCs w:val="22"/>
          </w:rPr>
          <w:t xml:space="preserve">activities </w:t>
        </w:r>
      </w:ins>
      <w:ins w:id="114" w:author="Samrat Guha Niyogi" w:date="2023-01-23T19:45:00Z">
        <w:r>
          <w:rPr>
            <w:szCs w:val="22"/>
          </w:rPr>
          <w:t xml:space="preserve">will be </w:t>
        </w:r>
      </w:ins>
      <w:ins w:id="115" w:author="Samrat Guha Niyogi" w:date="2023-01-23T19:46:00Z">
        <w:r>
          <w:rPr>
            <w:szCs w:val="22"/>
          </w:rPr>
          <w:t>planned.</w:t>
        </w:r>
      </w:ins>
      <w:ins w:id="116" w:author="Samrat Guha Niyogi" w:date="2023-01-23T19:44:00Z">
        <w:r>
          <w:rPr>
            <w:szCs w:val="22"/>
          </w:rPr>
          <w:t xml:space="preserve"> </w:t>
        </w:r>
      </w:ins>
    </w:p>
    <w:p w14:paraId="1E057FB4" w14:textId="6048662B" w:rsidR="00EC582B" w:rsidDel="00EC582B" w:rsidRDefault="00EC582B" w:rsidP="005260D6">
      <w:pPr>
        <w:rPr>
          <w:ins w:id="117" w:author="Vinod Pandey" w:date="2023-01-20T18:14:00Z"/>
          <w:del w:id="118" w:author="Samrat Guha Niyogi" w:date="2023-01-23T20:23:00Z"/>
          <w:szCs w:val="22"/>
        </w:rPr>
      </w:pPr>
    </w:p>
    <w:p w14:paraId="66FBE36B" w14:textId="4D0E997C" w:rsidR="009470EC" w:rsidDel="0008549F" w:rsidRDefault="0008549F" w:rsidP="00776D50">
      <w:pPr>
        <w:pStyle w:val="Body"/>
        <w:rPr>
          <w:del w:id="119" w:author="Vinod Pandey" w:date="2023-01-20T18:14:00Z"/>
          <w:sz w:val="22"/>
          <w:szCs w:val="22"/>
        </w:rPr>
      </w:pPr>
      <w:ins w:id="120" w:author="Vinod Pandey" w:date="2023-01-20T18:14:00Z">
        <w:r w:rsidRPr="0008549F">
          <w:rPr>
            <w:szCs w:val="22"/>
          </w:rPr>
          <w:t xml:space="preserve"> </w:t>
        </w:r>
      </w:ins>
      <w:del w:id="121" w:author="Vinod Pandey" w:date="2023-01-20T18:14:00Z">
        <w:r w:rsidR="00776D50" w:rsidDel="0008549F">
          <w:rPr>
            <w:sz w:val="22"/>
            <w:szCs w:val="22"/>
          </w:rPr>
          <w:delText xml:space="preserve">The objective of this document is to establish </w:delText>
        </w:r>
        <w:r w:rsidR="00776D50" w:rsidRPr="00776D50" w:rsidDel="0008549F">
          <w:rPr>
            <w:sz w:val="22"/>
            <w:szCs w:val="22"/>
          </w:rPr>
          <w:delText>a clear understanding of the product or service</w:delText>
        </w:r>
        <w:r w:rsidR="009470EC" w:rsidDel="0008549F">
          <w:rPr>
            <w:sz w:val="22"/>
            <w:szCs w:val="22"/>
          </w:rPr>
          <w:delText xml:space="preserve"> </w:delText>
        </w:r>
      </w:del>
    </w:p>
    <w:p w14:paraId="255BC83E" w14:textId="3263140D" w:rsidR="00776D50" w:rsidRPr="00776D50" w:rsidDel="0008549F" w:rsidRDefault="00776D50" w:rsidP="009470EC">
      <w:pPr>
        <w:pStyle w:val="Body"/>
        <w:ind w:left="0"/>
        <w:rPr>
          <w:del w:id="122" w:author="Vinod Pandey" w:date="2023-01-20T18:14:00Z"/>
          <w:iCs/>
          <w:sz w:val="22"/>
          <w:szCs w:val="22"/>
        </w:rPr>
      </w:pPr>
      <w:del w:id="123" w:author="Vinod Pandey" w:date="2023-01-20T18:14:00Z">
        <w:r w:rsidDel="0008549F">
          <w:rPr>
            <w:sz w:val="22"/>
            <w:szCs w:val="22"/>
          </w:rPr>
          <w:delText>to</w:delText>
        </w:r>
        <w:r w:rsidRPr="00776D50" w:rsidDel="0008549F">
          <w:rPr>
            <w:sz w:val="22"/>
            <w:szCs w:val="22"/>
          </w:rPr>
          <w:delText xml:space="preserve"> be acquired from the supplier and the collaboration framework.</w:delText>
        </w:r>
      </w:del>
    </w:p>
    <w:p w14:paraId="4D1DB97B" w14:textId="77777777" w:rsidR="0046597F" w:rsidRDefault="0046597F" w:rsidP="005260D6"/>
    <w:p w14:paraId="08617E0D" w14:textId="77777777" w:rsidR="00E36372" w:rsidRDefault="00E36372" w:rsidP="00ED00E6">
      <w:pPr>
        <w:pStyle w:val="Heading1"/>
        <w:tabs>
          <w:tab w:val="clear" w:pos="792"/>
        </w:tabs>
        <w:spacing w:before="0" w:after="0"/>
        <w:ind w:left="720" w:hanging="720"/>
      </w:pPr>
      <w:bookmarkStart w:id="124" w:name="_Toc86315385"/>
      <w:r>
        <w:t>Scope</w:t>
      </w:r>
      <w:bookmarkEnd w:id="124"/>
    </w:p>
    <w:p w14:paraId="1F2D6E73" w14:textId="77777777" w:rsidR="00E622C1" w:rsidRPr="00E622C1" w:rsidRDefault="00E622C1" w:rsidP="00E622C1"/>
    <w:p w14:paraId="2DF2C161" w14:textId="0C42FA32" w:rsidR="00EF6147" w:rsidRDefault="00EA456F" w:rsidP="00ED00E6">
      <w:pPr>
        <w:ind w:left="720"/>
        <w:rPr>
          <w:ins w:id="125" w:author="Samrat Guha Niyogi" w:date="2023-01-23T20:23:00Z"/>
        </w:rPr>
      </w:pPr>
      <w:r w:rsidRPr="002318D3">
        <w:t>This document is applicable t</w:t>
      </w:r>
      <w:r w:rsidR="00931C12" w:rsidRPr="002318D3">
        <w:t>o the following organisation(s)</w:t>
      </w:r>
      <w:r w:rsidRPr="002318D3">
        <w:t>:</w:t>
      </w:r>
      <w:r w:rsidR="0043290D" w:rsidRPr="002318D3">
        <w:t xml:space="preserve"> BL RFP</w:t>
      </w:r>
      <w:ins w:id="126" w:author="Vinod Pandey" w:date="2023-01-20T18:15:00Z">
        <w:r w:rsidR="00DA6876" w:rsidRPr="002318D3">
          <w:t xml:space="preserve">. This SoW is purely for co-ordination and describes in general terms the guidelines, the outline of agreed work, the deliverables, the receivables, ways of working context of the </w:t>
        </w:r>
        <w:r w:rsidR="00DA6876" w:rsidRPr="002318D3">
          <w:rPr>
            <w:szCs w:val="22"/>
          </w:rPr>
          <w:t xml:space="preserve">for the RFE SW </w:t>
        </w:r>
      </w:ins>
      <w:ins w:id="127" w:author="Vinod Pandey" w:date="2023-01-20T18:16:00Z">
        <w:r w:rsidR="00DA6876" w:rsidRPr="002318D3">
          <w:rPr>
            <w:szCs w:val="22"/>
          </w:rPr>
          <w:t>OC team to cater</w:t>
        </w:r>
      </w:ins>
      <w:ins w:id="128" w:author="Vinod Pandey" w:date="2023-01-20T18:15:00Z">
        <w:r w:rsidR="00DA6876" w:rsidRPr="002318D3">
          <w:rPr>
            <w:szCs w:val="22"/>
          </w:rPr>
          <w:t xml:space="preserve"> Remote platform</w:t>
        </w:r>
        <w:r w:rsidR="00DA6876" w:rsidRPr="002318D3">
          <w:t>.</w:t>
        </w:r>
      </w:ins>
    </w:p>
    <w:p w14:paraId="008516AD" w14:textId="0CC39B68" w:rsidR="00EC582B" w:rsidRDefault="00EC582B" w:rsidP="00ED00E6">
      <w:pPr>
        <w:ind w:left="720"/>
        <w:rPr>
          <w:ins w:id="129" w:author="Samrat Guha Niyogi" w:date="2023-01-23T20:23:00Z"/>
        </w:rPr>
      </w:pPr>
    </w:p>
    <w:p w14:paraId="01AF2CAD" w14:textId="77777777" w:rsidR="00EC582B" w:rsidRDefault="00EC582B">
      <w:pPr>
        <w:pStyle w:val="BodyText"/>
        <w:ind w:left="720"/>
        <w:jc w:val="both"/>
        <w:rPr>
          <w:ins w:id="130" w:author="Samrat Guha Niyogi" w:date="2023-01-23T20:23:00Z"/>
          <w:sz w:val="18"/>
          <w:szCs w:val="18"/>
        </w:rPr>
        <w:pPrChange w:id="131" w:author="Samrat Guha Niyogi" w:date="2023-01-23T20:23:00Z">
          <w:pPr>
            <w:pStyle w:val="BodyText"/>
            <w:ind w:left="0"/>
            <w:jc w:val="both"/>
          </w:pPr>
        </w:pPrChange>
      </w:pPr>
      <w:ins w:id="132" w:author="Samrat Guha Niyogi" w:date="2023-01-23T20:23:00Z">
        <w:r>
          <w:t>RFE SW</w:t>
        </w:r>
        <w:r w:rsidRPr="000F7379">
          <w:t xml:space="preserve"> </w:t>
        </w:r>
        <w:r>
          <w:rPr>
            <w:lang w:val="en-US"/>
          </w:rPr>
          <w:t>project objectives are on-time delivery of the official release with the achievement of the required content, safety goals quality goals and project execution within the estimated costs. The Software Quality Assurance Plan contains the project quality goals and their targets</w:t>
        </w:r>
        <w:r>
          <w:rPr>
            <w:sz w:val="18"/>
            <w:szCs w:val="18"/>
          </w:rPr>
          <w:t>.</w:t>
        </w:r>
      </w:ins>
    </w:p>
    <w:p w14:paraId="472D8CDE" w14:textId="77777777" w:rsidR="00EC582B" w:rsidRDefault="00EC582B" w:rsidP="00ED00E6">
      <w:pPr>
        <w:ind w:left="720"/>
      </w:pPr>
    </w:p>
    <w:p w14:paraId="7EAD90A2" w14:textId="77777777" w:rsidR="00BC5864" w:rsidRDefault="00BC5864" w:rsidP="005260D6">
      <w:bookmarkStart w:id="133" w:name="_Toc312325127"/>
    </w:p>
    <w:p w14:paraId="639296AD" w14:textId="77777777" w:rsidR="00051BD9" w:rsidRPr="00E622C1" w:rsidRDefault="00E83EE5" w:rsidP="00051BD9">
      <w:pPr>
        <w:pStyle w:val="Heading1"/>
        <w:tabs>
          <w:tab w:val="clear" w:pos="792"/>
        </w:tabs>
        <w:spacing w:before="0" w:after="0"/>
        <w:ind w:left="720" w:hanging="720"/>
      </w:pPr>
      <w:bookmarkStart w:id="134" w:name="_Toc86315386"/>
      <w:r w:rsidRPr="00E622C1">
        <w:t>Project Description</w:t>
      </w:r>
      <w:bookmarkEnd w:id="134"/>
    </w:p>
    <w:p w14:paraId="09AB668F" w14:textId="77777777" w:rsidR="00E83EE5" w:rsidRPr="00E622C1" w:rsidRDefault="00E83EE5" w:rsidP="00E83EE5"/>
    <w:p w14:paraId="0F8A2B28" w14:textId="77777777" w:rsidR="00E83EE5" w:rsidRPr="00E622C1" w:rsidRDefault="00E83EE5" w:rsidP="00E83EE5">
      <w:pPr>
        <w:pStyle w:val="Heading2"/>
        <w:jc w:val="both"/>
      </w:pPr>
      <w:bookmarkStart w:id="135" w:name="_Toc86315387"/>
      <w:r w:rsidRPr="00E622C1">
        <w:t>Purpose/Scope of the Project</w:t>
      </w:r>
      <w:bookmarkEnd w:id="135"/>
    </w:p>
    <w:p w14:paraId="42A661A4" w14:textId="77777777" w:rsidR="00E83EE5" w:rsidRPr="00E622C1" w:rsidRDefault="00E83EE5" w:rsidP="00E83EE5">
      <w:pPr>
        <w:jc w:val="both"/>
      </w:pPr>
    </w:p>
    <w:p w14:paraId="03FCAEB1" w14:textId="77777777" w:rsidR="00E83EE5" w:rsidRPr="00E622C1" w:rsidRDefault="00E83EE5" w:rsidP="00E622C1">
      <w:pPr>
        <w:ind w:left="0" w:firstLine="720"/>
        <w:jc w:val="both"/>
      </w:pPr>
      <w:r w:rsidRPr="00E622C1">
        <w:t>This section contains description of the project scope, out of scope, project objectives and cooperation model with supplier.</w:t>
      </w:r>
    </w:p>
    <w:p w14:paraId="0FC6752D" w14:textId="439F190D" w:rsidR="00E83EE5" w:rsidRPr="00E622C1" w:rsidRDefault="00A21390" w:rsidP="00E622C1">
      <w:pPr>
        <w:pStyle w:val="Heading2"/>
        <w:jc w:val="both"/>
      </w:pPr>
      <w:bookmarkStart w:id="136" w:name="_Toc86315388"/>
      <w:r>
        <w:t>NXP</w:t>
      </w:r>
      <w:r w:rsidR="00E83EE5" w:rsidRPr="00E622C1">
        <w:t>- Supplier Contact Info</w:t>
      </w:r>
      <w:bookmarkEnd w:id="136"/>
    </w:p>
    <w:p w14:paraId="4B89EDA7" w14:textId="77777777" w:rsidR="00E83EE5" w:rsidRPr="00E622C1" w:rsidRDefault="00E83EE5" w:rsidP="00E622C1">
      <w:pPr>
        <w:pStyle w:val="ListParagraph"/>
        <w:jc w:val="both"/>
      </w:pPr>
    </w:p>
    <w:p w14:paraId="056F0340" w14:textId="6DC3C0C4" w:rsidR="00E622C1" w:rsidDel="00DA6876" w:rsidRDefault="00E83EE5" w:rsidP="00E622C1">
      <w:pPr>
        <w:jc w:val="both"/>
        <w:rPr>
          <w:del w:id="137" w:author="Vinod Pandey" w:date="2023-01-20T18:17:00Z"/>
        </w:rPr>
      </w:pPr>
      <w:del w:id="138" w:author="Vinod Pandey" w:date="2023-01-20T18:17:00Z">
        <w:r w:rsidRPr="00E622C1" w:rsidDel="00DA6876">
          <w:delText xml:space="preserve">This section contains for each party: name and contact details of the company, name of the </w:delText>
        </w:r>
        <w:r w:rsidR="00E622C1" w:rsidDel="00DA6876">
          <w:delText>key</w:delText>
        </w:r>
      </w:del>
    </w:p>
    <w:p w14:paraId="0EDC7117" w14:textId="5F0B606B" w:rsidR="00E83EE5" w:rsidRPr="00E622C1" w:rsidRDefault="00E83EE5" w:rsidP="00E622C1">
      <w:pPr>
        <w:ind w:left="0"/>
        <w:jc w:val="both"/>
      </w:pPr>
      <w:del w:id="139" w:author="Vinod Pandey" w:date="2023-01-20T18:17:00Z">
        <w:r w:rsidRPr="00E622C1" w:rsidDel="00DA6876">
          <w:delText>account and contact info.</w:delText>
        </w:r>
      </w:del>
      <w:ins w:id="140" w:author="Vinod Pandey" w:date="2023-01-20T18:17:00Z">
        <w:r w:rsidR="00DA6876">
          <w:t xml:space="preserve">Internal supplier. </w:t>
        </w:r>
      </w:ins>
    </w:p>
    <w:p w14:paraId="39EB33BB" w14:textId="77777777" w:rsidR="00E83EE5" w:rsidRDefault="00E83EE5" w:rsidP="00E83EE5">
      <w:pPr>
        <w:rPr>
          <w:highlight w:val="yellow"/>
        </w:rPr>
      </w:pPr>
    </w:p>
    <w:p w14:paraId="2C1B77B5" w14:textId="77777777" w:rsidR="00E83EE5" w:rsidRPr="00E622C1" w:rsidRDefault="00E83EE5" w:rsidP="00E83EE5"/>
    <w:p w14:paraId="34CC2921" w14:textId="77777777" w:rsidR="00E83EE5" w:rsidRPr="00E622C1" w:rsidRDefault="00E83EE5" w:rsidP="00E83EE5"/>
    <w:p w14:paraId="1752B0AE" w14:textId="77777777" w:rsidR="00E83EE5" w:rsidRPr="00E622C1" w:rsidRDefault="00E83EE5" w:rsidP="00E83EE5">
      <w:pPr>
        <w:pStyle w:val="Heading1"/>
        <w:tabs>
          <w:tab w:val="clear" w:pos="792"/>
        </w:tabs>
        <w:spacing w:before="0" w:after="0"/>
        <w:ind w:left="720" w:hanging="720"/>
      </w:pPr>
      <w:bookmarkStart w:id="141" w:name="_Toc86315389"/>
      <w:r w:rsidRPr="00E622C1">
        <w:t>Collaboration</w:t>
      </w:r>
      <w:bookmarkEnd w:id="141"/>
    </w:p>
    <w:p w14:paraId="5A50C6F2" w14:textId="77777777" w:rsidR="00E83EE5" w:rsidRPr="00E622C1" w:rsidRDefault="00E83EE5" w:rsidP="00E83EE5"/>
    <w:p w14:paraId="67ED138B" w14:textId="1D5EE1B1" w:rsidR="00E622C1" w:rsidRDefault="00E83EE5" w:rsidP="00E622C1">
      <w:pPr>
        <w:pStyle w:val="ListParagraph"/>
        <w:jc w:val="both"/>
      </w:pPr>
      <w:r w:rsidRPr="00E622C1">
        <w:t xml:space="preserve">This chapter describes the framework of cooperation. The next tables will be </w:t>
      </w:r>
      <w:r w:rsidR="00E622C1">
        <w:t xml:space="preserve">filled out with </w:t>
      </w:r>
    </w:p>
    <w:p w14:paraId="0D13AF57" w14:textId="77777777" w:rsidR="00E83EE5" w:rsidRPr="00E622C1" w:rsidRDefault="00E83EE5" w:rsidP="00E622C1">
      <w:pPr>
        <w:ind w:left="0"/>
        <w:jc w:val="both"/>
      </w:pPr>
      <w:r w:rsidRPr="00E622C1">
        <w:t>examples.</w:t>
      </w:r>
    </w:p>
    <w:p w14:paraId="473A490A" w14:textId="77777777" w:rsidR="00E622C1" w:rsidRDefault="00E83EE5" w:rsidP="00E622C1">
      <w:pPr>
        <w:pStyle w:val="ListParagraph"/>
        <w:jc w:val="both"/>
      </w:pPr>
      <w:r w:rsidRPr="00E622C1">
        <w:t>Note: For functional safety projects, describe the collaboration model and</w:t>
      </w:r>
      <w:r w:rsidR="00E622C1">
        <w:t xml:space="preserve"> safety managers </w:t>
      </w:r>
    </w:p>
    <w:p w14:paraId="2210D376" w14:textId="77777777" w:rsidR="00E83EE5" w:rsidRPr="00E622C1" w:rsidRDefault="00E83EE5" w:rsidP="00E622C1">
      <w:pPr>
        <w:ind w:left="0"/>
        <w:jc w:val="both"/>
      </w:pPr>
      <w:r w:rsidRPr="00E622C1">
        <w:t>(from both sides) assignment, cooperation and exchanged deliverables as per ISO26262 –Part 8 requirements.</w:t>
      </w:r>
    </w:p>
    <w:p w14:paraId="7A8D0CA3" w14:textId="77777777" w:rsidR="00051BD9" w:rsidRDefault="00051BD9" w:rsidP="00051BD9">
      <w:pPr>
        <w:ind w:left="720"/>
        <w:rPr>
          <w:bCs/>
        </w:rPr>
      </w:pPr>
    </w:p>
    <w:p w14:paraId="18EA080E" w14:textId="77777777" w:rsidR="00B36FCD" w:rsidRDefault="00B36FCD" w:rsidP="00051BD9">
      <w:pPr>
        <w:ind w:left="720"/>
        <w:rPr>
          <w:bCs/>
        </w:rPr>
      </w:pPr>
    </w:p>
    <w:p w14:paraId="6543C39F" w14:textId="77777777" w:rsidR="00B36FCD" w:rsidRDefault="00B36FCD" w:rsidP="00051BD9">
      <w:pPr>
        <w:ind w:left="720"/>
        <w:rPr>
          <w:bCs/>
        </w:rPr>
      </w:pPr>
    </w:p>
    <w:p w14:paraId="73B48FFD" w14:textId="77777777" w:rsidR="00B36FCD" w:rsidRDefault="00B36FCD" w:rsidP="00051BD9">
      <w:pPr>
        <w:ind w:left="720"/>
        <w:rPr>
          <w:bCs/>
        </w:rPr>
      </w:pPr>
    </w:p>
    <w:p w14:paraId="7104C5F5" w14:textId="77777777" w:rsidR="00B36FCD" w:rsidRDefault="00B36FCD" w:rsidP="00051BD9">
      <w:pPr>
        <w:ind w:left="720"/>
        <w:rPr>
          <w:bCs/>
        </w:rPr>
      </w:pPr>
    </w:p>
    <w:p w14:paraId="5F2B3B51" w14:textId="77777777" w:rsidR="00B36FCD" w:rsidRDefault="00B36FCD" w:rsidP="00051BD9">
      <w:pPr>
        <w:ind w:left="720"/>
        <w:rPr>
          <w:bCs/>
        </w:rPr>
      </w:pPr>
    </w:p>
    <w:p w14:paraId="102AC0F4" w14:textId="77777777" w:rsidR="00051BD9" w:rsidRDefault="00E83EE5" w:rsidP="00E83EE5">
      <w:pPr>
        <w:pStyle w:val="Heading2"/>
      </w:pPr>
      <w:bookmarkStart w:id="142" w:name="_Toc86315390"/>
      <w:r>
        <w:t>Steering Team</w:t>
      </w:r>
      <w:bookmarkEnd w:id="142"/>
    </w:p>
    <w:p w14:paraId="53390E4E" w14:textId="08A88821" w:rsidR="00E83EE5" w:rsidDel="001D74CD" w:rsidRDefault="00E83EE5" w:rsidP="00E83EE5">
      <w:pPr>
        <w:rPr>
          <w:del w:id="143" w:author="Samrat Guha Niyogi" w:date="2023-01-24T11:50:00Z"/>
        </w:rPr>
      </w:pPr>
      <w:commentRangeStart w:id="144"/>
      <w:del w:id="145" w:author="Samrat Guha Niyogi" w:date="2023-01-24T11:50:00Z">
        <w:r w:rsidRPr="00E622C1" w:rsidDel="001D74CD">
          <w:delText>Details of the Steering Team to be added</w:delText>
        </w:r>
        <w:commentRangeEnd w:id="144"/>
        <w:r w:rsidR="004E703B" w:rsidDel="001D74CD">
          <w:rPr>
            <w:rStyle w:val="CommentReference"/>
            <w:rFonts w:ascii="Times New Roman" w:hAnsi="Times New Roman"/>
            <w:lang w:val="en-US"/>
          </w:rPr>
          <w:commentReference w:id="144"/>
        </w:r>
        <w:r w:rsidRPr="00E622C1" w:rsidDel="001D74CD">
          <w:delText>.</w:delText>
        </w:r>
      </w:del>
    </w:p>
    <w:p w14:paraId="4EE6B2FB" w14:textId="447B1E8C" w:rsidR="00E83EE5" w:rsidRPr="00E83EE5" w:rsidDel="001D74CD" w:rsidRDefault="00E83EE5" w:rsidP="00E83EE5">
      <w:pPr>
        <w:rPr>
          <w:del w:id="146" w:author="Samrat Guha Niyogi" w:date="2023-01-24T11:50:00Z"/>
        </w:rPr>
      </w:pPr>
    </w:p>
    <w:tbl>
      <w:tblPr>
        <w:tblStyle w:val="GridTable4-Accent3"/>
        <w:tblW w:w="0" w:type="auto"/>
        <w:tblLook w:val="04A0" w:firstRow="1" w:lastRow="0" w:firstColumn="1" w:lastColumn="0" w:noHBand="0" w:noVBand="1"/>
      </w:tblPr>
      <w:tblGrid>
        <w:gridCol w:w="2193"/>
        <w:gridCol w:w="2371"/>
        <w:gridCol w:w="2515"/>
        <w:gridCol w:w="2186"/>
      </w:tblGrid>
      <w:tr w:rsidR="00E83EE5" w:rsidDel="001D74CD" w14:paraId="0E58E42F" w14:textId="2D7F5754" w:rsidTr="00E6005A">
        <w:trPr>
          <w:cnfStyle w:val="100000000000" w:firstRow="1" w:lastRow="0" w:firstColumn="0" w:lastColumn="0" w:oddVBand="0" w:evenVBand="0" w:oddHBand="0" w:evenHBand="0" w:firstRowFirstColumn="0" w:firstRowLastColumn="0" w:lastRowFirstColumn="0" w:lastRowLastColumn="0"/>
          <w:del w:id="147" w:author="Samrat Guha Niyogi" w:date="2023-01-24T11:50:00Z"/>
        </w:trPr>
        <w:tc>
          <w:tcPr>
            <w:cnfStyle w:val="001000000000" w:firstRow="0" w:lastRow="0" w:firstColumn="1" w:lastColumn="0" w:oddVBand="0" w:evenVBand="0" w:oddHBand="0" w:evenHBand="0" w:firstRowFirstColumn="0" w:firstRowLastColumn="0" w:lastRowFirstColumn="0" w:lastRowLastColumn="0"/>
            <w:tcW w:w="2193" w:type="dxa"/>
          </w:tcPr>
          <w:p w14:paraId="036D2F90" w14:textId="08E24962" w:rsidR="00E83EE5" w:rsidRPr="00552BC7" w:rsidDel="001D74CD" w:rsidRDefault="00E83EE5" w:rsidP="00D03CC5">
            <w:pPr>
              <w:pStyle w:val="Body"/>
              <w:ind w:left="0"/>
              <w:rPr>
                <w:del w:id="148" w:author="Samrat Guha Niyogi" w:date="2023-01-24T11:50:00Z"/>
                <w:b w:val="0"/>
                <w:bCs w:val="0"/>
                <w:color w:val="FFFFFF"/>
              </w:rPr>
            </w:pPr>
            <w:del w:id="149" w:author="Samrat Guha Niyogi" w:date="2023-01-24T11:50:00Z">
              <w:r w:rsidRPr="00552BC7" w:rsidDel="001D74CD">
                <w:rPr>
                  <w:b w:val="0"/>
                  <w:bCs w:val="0"/>
                  <w:color w:val="FFFFFF"/>
                </w:rPr>
                <w:delText>Name</w:delText>
              </w:r>
            </w:del>
          </w:p>
        </w:tc>
        <w:tc>
          <w:tcPr>
            <w:tcW w:w="2371" w:type="dxa"/>
          </w:tcPr>
          <w:p w14:paraId="0EC65BC4" w14:textId="04D4FDFC" w:rsidR="00E83EE5" w:rsidRPr="00552BC7" w:rsidDel="001D74CD" w:rsidRDefault="00E83EE5" w:rsidP="00D03CC5">
            <w:pPr>
              <w:pStyle w:val="Body"/>
              <w:ind w:left="0"/>
              <w:cnfStyle w:val="100000000000" w:firstRow="1" w:lastRow="0" w:firstColumn="0" w:lastColumn="0" w:oddVBand="0" w:evenVBand="0" w:oddHBand="0" w:evenHBand="0" w:firstRowFirstColumn="0" w:firstRowLastColumn="0" w:lastRowFirstColumn="0" w:lastRowLastColumn="0"/>
              <w:rPr>
                <w:del w:id="150" w:author="Samrat Guha Niyogi" w:date="2023-01-24T11:50:00Z"/>
                <w:b w:val="0"/>
                <w:bCs w:val="0"/>
                <w:color w:val="FFFFFF"/>
              </w:rPr>
            </w:pPr>
            <w:del w:id="151" w:author="Samrat Guha Niyogi" w:date="2023-01-24T11:50:00Z">
              <w:r w:rsidRPr="00552BC7" w:rsidDel="001D74CD">
                <w:rPr>
                  <w:b w:val="0"/>
                  <w:bCs w:val="0"/>
                  <w:color w:val="FFFFFF"/>
                </w:rPr>
                <w:delText>Company</w:delText>
              </w:r>
            </w:del>
          </w:p>
        </w:tc>
        <w:tc>
          <w:tcPr>
            <w:tcW w:w="2515" w:type="dxa"/>
          </w:tcPr>
          <w:p w14:paraId="6ABB275F" w14:textId="48190BF4" w:rsidR="00E83EE5" w:rsidRPr="00552BC7" w:rsidDel="001D74CD" w:rsidRDefault="00E83EE5" w:rsidP="00D03CC5">
            <w:pPr>
              <w:pStyle w:val="Body"/>
              <w:ind w:left="0"/>
              <w:cnfStyle w:val="100000000000" w:firstRow="1" w:lastRow="0" w:firstColumn="0" w:lastColumn="0" w:oddVBand="0" w:evenVBand="0" w:oddHBand="0" w:evenHBand="0" w:firstRowFirstColumn="0" w:firstRowLastColumn="0" w:lastRowFirstColumn="0" w:lastRowLastColumn="0"/>
              <w:rPr>
                <w:del w:id="152" w:author="Samrat Guha Niyogi" w:date="2023-01-24T11:50:00Z"/>
                <w:b w:val="0"/>
                <w:bCs w:val="0"/>
                <w:color w:val="FFFFFF"/>
              </w:rPr>
            </w:pPr>
            <w:del w:id="153" w:author="Samrat Guha Niyogi" w:date="2023-01-24T11:50:00Z">
              <w:r w:rsidRPr="00552BC7" w:rsidDel="001D74CD">
                <w:rPr>
                  <w:b w:val="0"/>
                  <w:bCs w:val="0"/>
                  <w:color w:val="FFFFFF"/>
                </w:rPr>
                <w:delText>Department</w:delText>
              </w:r>
            </w:del>
          </w:p>
        </w:tc>
        <w:tc>
          <w:tcPr>
            <w:tcW w:w="2186" w:type="dxa"/>
          </w:tcPr>
          <w:p w14:paraId="28E2580E" w14:textId="20385E1E" w:rsidR="00E83EE5" w:rsidRPr="00552BC7" w:rsidDel="001D74CD" w:rsidRDefault="00E83EE5" w:rsidP="00D03CC5">
            <w:pPr>
              <w:pStyle w:val="Body"/>
              <w:ind w:left="0"/>
              <w:cnfStyle w:val="100000000000" w:firstRow="1" w:lastRow="0" w:firstColumn="0" w:lastColumn="0" w:oddVBand="0" w:evenVBand="0" w:oddHBand="0" w:evenHBand="0" w:firstRowFirstColumn="0" w:firstRowLastColumn="0" w:lastRowFirstColumn="0" w:lastRowLastColumn="0"/>
              <w:rPr>
                <w:del w:id="154" w:author="Samrat Guha Niyogi" w:date="2023-01-24T11:50:00Z"/>
                <w:b w:val="0"/>
                <w:bCs w:val="0"/>
                <w:color w:val="FFFFFF"/>
              </w:rPr>
            </w:pPr>
            <w:del w:id="155" w:author="Samrat Guha Niyogi" w:date="2023-01-24T11:50:00Z">
              <w:r w:rsidRPr="00552BC7" w:rsidDel="001D74CD">
                <w:rPr>
                  <w:b w:val="0"/>
                  <w:bCs w:val="0"/>
                  <w:color w:val="FFFFFF"/>
                </w:rPr>
                <w:delText>Role</w:delText>
              </w:r>
            </w:del>
          </w:p>
        </w:tc>
      </w:tr>
      <w:tr w:rsidR="00E83EE5" w:rsidDel="001D74CD" w14:paraId="5BC87121" w14:textId="7CCF9D30" w:rsidTr="00E6005A">
        <w:trPr>
          <w:cnfStyle w:val="000000100000" w:firstRow="0" w:lastRow="0" w:firstColumn="0" w:lastColumn="0" w:oddVBand="0" w:evenVBand="0" w:oddHBand="1" w:evenHBand="0" w:firstRowFirstColumn="0" w:firstRowLastColumn="0" w:lastRowFirstColumn="0" w:lastRowLastColumn="0"/>
          <w:del w:id="156" w:author="Samrat Guha Niyogi" w:date="2023-01-24T11:50:00Z"/>
        </w:trPr>
        <w:tc>
          <w:tcPr>
            <w:cnfStyle w:val="001000000000" w:firstRow="0" w:lastRow="0" w:firstColumn="1" w:lastColumn="0" w:oddVBand="0" w:evenVBand="0" w:oddHBand="0" w:evenHBand="0" w:firstRowFirstColumn="0" w:firstRowLastColumn="0" w:lastRowFirstColumn="0" w:lastRowLastColumn="0"/>
            <w:tcW w:w="2193" w:type="dxa"/>
          </w:tcPr>
          <w:p w14:paraId="0336A36A" w14:textId="0945EE5C" w:rsidR="00E83EE5" w:rsidRPr="00552BC7" w:rsidDel="001D74CD" w:rsidRDefault="00E83EE5" w:rsidP="00D03CC5">
            <w:pPr>
              <w:pStyle w:val="Body"/>
              <w:ind w:left="0"/>
              <w:rPr>
                <w:del w:id="157" w:author="Samrat Guha Niyogi" w:date="2023-01-24T11:50:00Z"/>
                <w:b w:val="0"/>
                <w:bCs w:val="0"/>
              </w:rPr>
            </w:pPr>
          </w:p>
        </w:tc>
        <w:tc>
          <w:tcPr>
            <w:tcW w:w="2371" w:type="dxa"/>
          </w:tcPr>
          <w:p w14:paraId="6227BFCB" w14:textId="5AD605C7"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58" w:author="Samrat Guha Niyogi" w:date="2023-01-24T11:50:00Z"/>
              </w:rPr>
            </w:pPr>
          </w:p>
        </w:tc>
        <w:tc>
          <w:tcPr>
            <w:tcW w:w="2515" w:type="dxa"/>
          </w:tcPr>
          <w:p w14:paraId="29F5C7FC" w14:textId="5FA892A3"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59" w:author="Samrat Guha Niyogi" w:date="2023-01-24T11:50:00Z"/>
              </w:rPr>
            </w:pPr>
          </w:p>
        </w:tc>
        <w:tc>
          <w:tcPr>
            <w:tcW w:w="2186" w:type="dxa"/>
          </w:tcPr>
          <w:p w14:paraId="5505D4FA" w14:textId="610E4DE8"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60" w:author="Samrat Guha Niyogi" w:date="2023-01-24T11:50:00Z"/>
              </w:rPr>
            </w:pPr>
          </w:p>
        </w:tc>
      </w:tr>
      <w:tr w:rsidR="00E83EE5" w:rsidDel="001D74CD" w14:paraId="5FA7C1E8" w14:textId="5E3F1C54" w:rsidTr="00E6005A">
        <w:trPr>
          <w:del w:id="161" w:author="Samrat Guha Niyogi" w:date="2023-01-24T11:50:00Z"/>
        </w:trPr>
        <w:tc>
          <w:tcPr>
            <w:cnfStyle w:val="001000000000" w:firstRow="0" w:lastRow="0" w:firstColumn="1" w:lastColumn="0" w:oddVBand="0" w:evenVBand="0" w:oddHBand="0" w:evenHBand="0" w:firstRowFirstColumn="0" w:firstRowLastColumn="0" w:lastRowFirstColumn="0" w:lastRowLastColumn="0"/>
            <w:tcW w:w="2193" w:type="dxa"/>
          </w:tcPr>
          <w:p w14:paraId="33A8F7EC" w14:textId="43CE2775" w:rsidR="00E83EE5" w:rsidRPr="00552BC7" w:rsidDel="001D74CD" w:rsidRDefault="00E83EE5" w:rsidP="00D03CC5">
            <w:pPr>
              <w:pStyle w:val="Body"/>
              <w:ind w:left="0"/>
              <w:rPr>
                <w:del w:id="162" w:author="Samrat Guha Niyogi" w:date="2023-01-24T11:50:00Z"/>
                <w:b w:val="0"/>
                <w:bCs w:val="0"/>
              </w:rPr>
            </w:pPr>
          </w:p>
        </w:tc>
        <w:tc>
          <w:tcPr>
            <w:tcW w:w="2371" w:type="dxa"/>
          </w:tcPr>
          <w:p w14:paraId="743BF904" w14:textId="56CC986E" w:rsidR="00E83EE5" w:rsidDel="001D74CD" w:rsidRDefault="00E83EE5" w:rsidP="00D03CC5">
            <w:pPr>
              <w:pStyle w:val="Body"/>
              <w:ind w:left="0"/>
              <w:cnfStyle w:val="000000000000" w:firstRow="0" w:lastRow="0" w:firstColumn="0" w:lastColumn="0" w:oddVBand="0" w:evenVBand="0" w:oddHBand="0" w:evenHBand="0" w:firstRowFirstColumn="0" w:firstRowLastColumn="0" w:lastRowFirstColumn="0" w:lastRowLastColumn="0"/>
              <w:rPr>
                <w:del w:id="163" w:author="Samrat Guha Niyogi" w:date="2023-01-24T11:50:00Z"/>
              </w:rPr>
            </w:pPr>
          </w:p>
        </w:tc>
        <w:tc>
          <w:tcPr>
            <w:tcW w:w="2515" w:type="dxa"/>
          </w:tcPr>
          <w:p w14:paraId="3BCCF7F4" w14:textId="0200A781" w:rsidR="00E83EE5" w:rsidDel="001D74CD" w:rsidRDefault="00E83EE5" w:rsidP="00D03CC5">
            <w:pPr>
              <w:pStyle w:val="Body"/>
              <w:ind w:left="0"/>
              <w:cnfStyle w:val="000000000000" w:firstRow="0" w:lastRow="0" w:firstColumn="0" w:lastColumn="0" w:oddVBand="0" w:evenVBand="0" w:oddHBand="0" w:evenHBand="0" w:firstRowFirstColumn="0" w:firstRowLastColumn="0" w:lastRowFirstColumn="0" w:lastRowLastColumn="0"/>
              <w:rPr>
                <w:del w:id="164" w:author="Samrat Guha Niyogi" w:date="2023-01-24T11:50:00Z"/>
              </w:rPr>
            </w:pPr>
          </w:p>
        </w:tc>
        <w:tc>
          <w:tcPr>
            <w:tcW w:w="2186" w:type="dxa"/>
          </w:tcPr>
          <w:p w14:paraId="41511BE4" w14:textId="6E26B6C9" w:rsidR="00E83EE5" w:rsidDel="001D74CD" w:rsidRDefault="00E83EE5" w:rsidP="00D03CC5">
            <w:pPr>
              <w:pStyle w:val="Body"/>
              <w:ind w:left="0"/>
              <w:cnfStyle w:val="000000000000" w:firstRow="0" w:lastRow="0" w:firstColumn="0" w:lastColumn="0" w:oddVBand="0" w:evenVBand="0" w:oddHBand="0" w:evenHBand="0" w:firstRowFirstColumn="0" w:firstRowLastColumn="0" w:lastRowFirstColumn="0" w:lastRowLastColumn="0"/>
              <w:rPr>
                <w:del w:id="165" w:author="Samrat Guha Niyogi" w:date="2023-01-24T11:50:00Z"/>
              </w:rPr>
            </w:pPr>
          </w:p>
        </w:tc>
      </w:tr>
      <w:tr w:rsidR="00E83EE5" w:rsidDel="001D74CD" w14:paraId="6DBA8D7C" w14:textId="76C1E07F" w:rsidTr="00E6005A">
        <w:trPr>
          <w:cnfStyle w:val="000000100000" w:firstRow="0" w:lastRow="0" w:firstColumn="0" w:lastColumn="0" w:oddVBand="0" w:evenVBand="0" w:oddHBand="1" w:evenHBand="0" w:firstRowFirstColumn="0" w:firstRowLastColumn="0" w:lastRowFirstColumn="0" w:lastRowLastColumn="0"/>
          <w:del w:id="166" w:author="Samrat Guha Niyogi" w:date="2023-01-24T11:50:00Z"/>
        </w:trPr>
        <w:tc>
          <w:tcPr>
            <w:cnfStyle w:val="001000000000" w:firstRow="0" w:lastRow="0" w:firstColumn="1" w:lastColumn="0" w:oddVBand="0" w:evenVBand="0" w:oddHBand="0" w:evenHBand="0" w:firstRowFirstColumn="0" w:firstRowLastColumn="0" w:lastRowFirstColumn="0" w:lastRowLastColumn="0"/>
            <w:tcW w:w="2193" w:type="dxa"/>
          </w:tcPr>
          <w:p w14:paraId="41C6D772" w14:textId="362EB53B" w:rsidR="00E83EE5" w:rsidRPr="00552BC7" w:rsidDel="001D74CD" w:rsidRDefault="00E83EE5" w:rsidP="00D03CC5">
            <w:pPr>
              <w:pStyle w:val="Body"/>
              <w:ind w:left="0"/>
              <w:rPr>
                <w:del w:id="167" w:author="Samrat Guha Niyogi" w:date="2023-01-24T11:50:00Z"/>
                <w:b w:val="0"/>
                <w:bCs w:val="0"/>
              </w:rPr>
            </w:pPr>
          </w:p>
        </w:tc>
        <w:tc>
          <w:tcPr>
            <w:tcW w:w="2371" w:type="dxa"/>
          </w:tcPr>
          <w:p w14:paraId="0443F50D" w14:textId="38EB75CC"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68" w:author="Samrat Guha Niyogi" w:date="2023-01-24T11:50:00Z"/>
              </w:rPr>
            </w:pPr>
          </w:p>
        </w:tc>
        <w:tc>
          <w:tcPr>
            <w:tcW w:w="2515" w:type="dxa"/>
          </w:tcPr>
          <w:p w14:paraId="3E1CB5E3" w14:textId="3C12D306"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69" w:author="Samrat Guha Niyogi" w:date="2023-01-24T11:50:00Z"/>
              </w:rPr>
            </w:pPr>
          </w:p>
        </w:tc>
        <w:tc>
          <w:tcPr>
            <w:tcW w:w="2186" w:type="dxa"/>
          </w:tcPr>
          <w:p w14:paraId="6E7A87D9" w14:textId="393664B2"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70" w:author="Samrat Guha Niyogi" w:date="2023-01-24T11:50:00Z"/>
              </w:rPr>
            </w:pPr>
          </w:p>
        </w:tc>
      </w:tr>
    </w:tbl>
    <w:p w14:paraId="597778A6" w14:textId="77777777" w:rsidR="001D74CD" w:rsidRDefault="001D74CD" w:rsidP="001D74CD">
      <w:pPr>
        <w:rPr>
          <w:ins w:id="171" w:author="Samrat Guha Niyogi" w:date="2023-01-24T11:50:00Z"/>
        </w:rPr>
      </w:pPr>
      <w:ins w:id="172" w:author="Samrat Guha Niyogi" w:date="2023-01-24T11:50:00Z">
        <w:r>
          <w:lastRenderedPageBreak/>
          <w:t xml:space="preserve">Covered in Section 4.1 </w:t>
        </w:r>
        <w:r>
          <w:fldChar w:fldCharType="begin"/>
        </w:r>
        <w:r>
          <w:instrText xml:space="preserve"> HYPERLINK "</w:instrText>
        </w:r>
        <w:r w:rsidRPr="001D74CD">
          <w:instrText>https://bitbucket.sw.nxp.com/projects/STRX/repos/rfe/browse/docs/Project_Management/STRX_Remote_SW_RFE_SW_Project_Management_Plan_(Safety_Plan).docx</w:instrText>
        </w:r>
        <w:r>
          <w:instrText xml:space="preserve">" </w:instrText>
        </w:r>
        <w:r>
          <w:fldChar w:fldCharType="separate"/>
        </w:r>
        <w:r w:rsidRPr="00DB528C">
          <w:rPr>
            <w:rStyle w:val="Hyperlink"/>
          </w:rPr>
          <w:t>https://bitbucket.sw.nxp.com/projects/STRX/repos/rfe/browse/docs/Project_Management/STRX_Remote_SW_RFE_SW_Project_Management_Plan_(Safety_Plan).docx</w:t>
        </w:r>
        <w:r>
          <w:fldChar w:fldCharType="end"/>
        </w:r>
      </w:ins>
    </w:p>
    <w:p w14:paraId="28D2BF6A" w14:textId="77777777" w:rsidR="00E83EE5" w:rsidRDefault="00E83EE5" w:rsidP="00051BD9">
      <w:pPr>
        <w:ind w:left="720"/>
        <w:rPr>
          <w:bCs/>
        </w:rPr>
      </w:pPr>
    </w:p>
    <w:p w14:paraId="3806189B" w14:textId="77777777" w:rsidR="00E83EE5" w:rsidRDefault="00E83EE5" w:rsidP="00E83EE5">
      <w:pPr>
        <w:pStyle w:val="Heading2"/>
      </w:pPr>
      <w:bookmarkStart w:id="173" w:name="_Toc86315391"/>
      <w:r>
        <w:t>Project Team</w:t>
      </w:r>
      <w:bookmarkEnd w:id="173"/>
    </w:p>
    <w:p w14:paraId="5CEAB6A4" w14:textId="3073D313" w:rsidR="00E83EE5" w:rsidRDefault="00E83EE5" w:rsidP="00E622C1">
      <w:pPr>
        <w:rPr>
          <w:ins w:id="174" w:author="Samrat Guha Niyogi" w:date="2023-01-24T11:49:00Z"/>
        </w:rPr>
      </w:pPr>
      <w:commentRangeStart w:id="175"/>
      <w:del w:id="176" w:author="Samrat Guha Niyogi" w:date="2023-01-24T11:49:00Z">
        <w:r w:rsidRPr="00E622C1" w:rsidDel="001D74CD">
          <w:delText>Details of the Project Team to be added</w:delText>
        </w:r>
        <w:commentRangeEnd w:id="175"/>
        <w:r w:rsidR="004E703B" w:rsidDel="001D74CD">
          <w:rPr>
            <w:rStyle w:val="CommentReference"/>
            <w:rFonts w:ascii="Times New Roman" w:hAnsi="Times New Roman"/>
            <w:lang w:val="en-US"/>
          </w:rPr>
          <w:commentReference w:id="175"/>
        </w:r>
        <w:r w:rsidRPr="00E622C1" w:rsidDel="001D74CD">
          <w:delText>.</w:delText>
        </w:r>
      </w:del>
      <w:ins w:id="177" w:author="Samrat Guha Niyogi" w:date="2023-01-24T11:49:00Z">
        <w:r w:rsidR="001D74CD">
          <w:t xml:space="preserve">Covered in Section 4.1 </w:t>
        </w:r>
        <w:r w:rsidR="001D74CD">
          <w:fldChar w:fldCharType="begin"/>
        </w:r>
        <w:r w:rsidR="001D74CD">
          <w:instrText xml:space="preserve"> HYPERLINK "</w:instrText>
        </w:r>
        <w:r w:rsidR="001D74CD" w:rsidRPr="001D74CD">
          <w:instrText>https://bitbucket.sw.nxp.com/projects/STRX/repos/rfe/browse/docs/Project_Management/STRX_Remote_SW_RFE_SW_Project_Management_Plan_(Safety_Plan).docx</w:instrText>
        </w:r>
        <w:r w:rsidR="001D74CD">
          <w:instrText xml:space="preserve">" </w:instrText>
        </w:r>
        <w:r w:rsidR="001D74CD">
          <w:fldChar w:fldCharType="separate"/>
        </w:r>
        <w:r w:rsidR="001D74CD" w:rsidRPr="00DB528C">
          <w:rPr>
            <w:rStyle w:val="Hyperlink"/>
          </w:rPr>
          <w:t>https://bitbucket.sw.nxp.com/projects/STRX/repos/rfe/browse/docs/Project_Management/STRX_Remote_SW_RFE_SW_Project_Management_Plan_(Safety_Plan).docx</w:t>
        </w:r>
        <w:r w:rsidR="001D74CD">
          <w:fldChar w:fldCharType="end"/>
        </w:r>
      </w:ins>
    </w:p>
    <w:p w14:paraId="336A45DC" w14:textId="77777777" w:rsidR="001D74CD" w:rsidRPr="00E622C1" w:rsidRDefault="001D74CD" w:rsidP="00E622C1"/>
    <w:bookmarkEnd w:id="133"/>
    <w:p w14:paraId="336DA498" w14:textId="77777777" w:rsidR="00E83EE5" w:rsidRDefault="00E83EE5">
      <w:pPr>
        <w:ind w:left="0"/>
        <w:rPr>
          <w:b/>
          <w:bCs/>
        </w:rPr>
      </w:pPr>
    </w:p>
    <w:tbl>
      <w:tblPr>
        <w:tblStyle w:val="GridTable4-Accent3"/>
        <w:tblW w:w="0" w:type="auto"/>
        <w:tblLook w:val="04A0" w:firstRow="1" w:lastRow="0" w:firstColumn="1" w:lastColumn="0" w:noHBand="0" w:noVBand="1"/>
      </w:tblPr>
      <w:tblGrid>
        <w:gridCol w:w="2193"/>
        <w:gridCol w:w="2371"/>
        <w:gridCol w:w="2515"/>
        <w:gridCol w:w="2186"/>
      </w:tblGrid>
      <w:tr w:rsidR="00E83EE5" w:rsidDel="001D74CD" w14:paraId="601A6BA0" w14:textId="4509B687" w:rsidTr="00E6005A">
        <w:trPr>
          <w:cnfStyle w:val="100000000000" w:firstRow="1" w:lastRow="0" w:firstColumn="0" w:lastColumn="0" w:oddVBand="0" w:evenVBand="0" w:oddHBand="0" w:evenHBand="0" w:firstRowFirstColumn="0" w:firstRowLastColumn="0" w:lastRowFirstColumn="0" w:lastRowLastColumn="0"/>
          <w:del w:id="178" w:author="Samrat Guha Niyogi" w:date="2023-01-24T11:49:00Z"/>
        </w:trPr>
        <w:tc>
          <w:tcPr>
            <w:cnfStyle w:val="001000000000" w:firstRow="0" w:lastRow="0" w:firstColumn="1" w:lastColumn="0" w:oddVBand="0" w:evenVBand="0" w:oddHBand="0" w:evenHBand="0" w:firstRowFirstColumn="0" w:firstRowLastColumn="0" w:lastRowFirstColumn="0" w:lastRowLastColumn="0"/>
            <w:tcW w:w="2193" w:type="dxa"/>
          </w:tcPr>
          <w:p w14:paraId="10502E18" w14:textId="5CFBB48D" w:rsidR="00E83EE5" w:rsidRPr="00552BC7" w:rsidDel="001D74CD" w:rsidRDefault="00E83EE5" w:rsidP="00D03CC5">
            <w:pPr>
              <w:pStyle w:val="Body"/>
              <w:ind w:left="0"/>
              <w:rPr>
                <w:del w:id="179" w:author="Samrat Guha Niyogi" w:date="2023-01-24T11:49:00Z"/>
                <w:b w:val="0"/>
                <w:bCs w:val="0"/>
                <w:color w:val="FFFFFF"/>
              </w:rPr>
            </w:pPr>
            <w:del w:id="180" w:author="Samrat Guha Niyogi" w:date="2023-01-24T11:49:00Z">
              <w:r w:rsidRPr="00552BC7" w:rsidDel="001D74CD">
                <w:rPr>
                  <w:b w:val="0"/>
                  <w:bCs w:val="0"/>
                  <w:color w:val="FFFFFF"/>
                </w:rPr>
                <w:delText>Name</w:delText>
              </w:r>
            </w:del>
          </w:p>
        </w:tc>
        <w:tc>
          <w:tcPr>
            <w:tcW w:w="2371" w:type="dxa"/>
          </w:tcPr>
          <w:p w14:paraId="6F04FE25" w14:textId="3F4A64D5" w:rsidR="00E83EE5" w:rsidRPr="00552BC7" w:rsidDel="001D74CD" w:rsidRDefault="00E83EE5" w:rsidP="00D03CC5">
            <w:pPr>
              <w:pStyle w:val="Body"/>
              <w:ind w:left="0"/>
              <w:cnfStyle w:val="100000000000" w:firstRow="1" w:lastRow="0" w:firstColumn="0" w:lastColumn="0" w:oddVBand="0" w:evenVBand="0" w:oddHBand="0" w:evenHBand="0" w:firstRowFirstColumn="0" w:firstRowLastColumn="0" w:lastRowFirstColumn="0" w:lastRowLastColumn="0"/>
              <w:rPr>
                <w:del w:id="181" w:author="Samrat Guha Niyogi" w:date="2023-01-24T11:49:00Z"/>
                <w:b w:val="0"/>
                <w:bCs w:val="0"/>
                <w:color w:val="FFFFFF"/>
              </w:rPr>
            </w:pPr>
            <w:del w:id="182" w:author="Samrat Guha Niyogi" w:date="2023-01-24T11:49:00Z">
              <w:r w:rsidRPr="00552BC7" w:rsidDel="001D74CD">
                <w:rPr>
                  <w:b w:val="0"/>
                  <w:bCs w:val="0"/>
                  <w:color w:val="FFFFFF"/>
                </w:rPr>
                <w:delText>Company</w:delText>
              </w:r>
            </w:del>
          </w:p>
        </w:tc>
        <w:tc>
          <w:tcPr>
            <w:tcW w:w="2515" w:type="dxa"/>
          </w:tcPr>
          <w:p w14:paraId="2D96D0D2" w14:textId="240B1087" w:rsidR="00E83EE5" w:rsidRPr="00552BC7" w:rsidDel="001D74CD" w:rsidRDefault="00E83EE5" w:rsidP="00D03CC5">
            <w:pPr>
              <w:pStyle w:val="Body"/>
              <w:ind w:left="0"/>
              <w:cnfStyle w:val="100000000000" w:firstRow="1" w:lastRow="0" w:firstColumn="0" w:lastColumn="0" w:oddVBand="0" w:evenVBand="0" w:oddHBand="0" w:evenHBand="0" w:firstRowFirstColumn="0" w:firstRowLastColumn="0" w:lastRowFirstColumn="0" w:lastRowLastColumn="0"/>
              <w:rPr>
                <w:del w:id="183" w:author="Samrat Guha Niyogi" w:date="2023-01-24T11:49:00Z"/>
                <w:b w:val="0"/>
                <w:bCs w:val="0"/>
                <w:color w:val="FFFFFF"/>
              </w:rPr>
            </w:pPr>
            <w:del w:id="184" w:author="Samrat Guha Niyogi" w:date="2023-01-24T11:49:00Z">
              <w:r w:rsidRPr="00552BC7" w:rsidDel="001D74CD">
                <w:rPr>
                  <w:b w:val="0"/>
                  <w:bCs w:val="0"/>
                  <w:color w:val="FFFFFF"/>
                </w:rPr>
                <w:delText>Department</w:delText>
              </w:r>
            </w:del>
          </w:p>
        </w:tc>
        <w:tc>
          <w:tcPr>
            <w:tcW w:w="2186" w:type="dxa"/>
          </w:tcPr>
          <w:p w14:paraId="0DD5DA0A" w14:textId="5785DA04" w:rsidR="00E83EE5" w:rsidRPr="00552BC7" w:rsidDel="001D74CD" w:rsidRDefault="00E83EE5" w:rsidP="00D03CC5">
            <w:pPr>
              <w:pStyle w:val="Body"/>
              <w:ind w:left="0"/>
              <w:cnfStyle w:val="100000000000" w:firstRow="1" w:lastRow="0" w:firstColumn="0" w:lastColumn="0" w:oddVBand="0" w:evenVBand="0" w:oddHBand="0" w:evenHBand="0" w:firstRowFirstColumn="0" w:firstRowLastColumn="0" w:lastRowFirstColumn="0" w:lastRowLastColumn="0"/>
              <w:rPr>
                <w:del w:id="185" w:author="Samrat Guha Niyogi" w:date="2023-01-24T11:49:00Z"/>
                <w:b w:val="0"/>
                <w:bCs w:val="0"/>
                <w:color w:val="FFFFFF"/>
              </w:rPr>
            </w:pPr>
            <w:del w:id="186" w:author="Samrat Guha Niyogi" w:date="2023-01-24T11:49:00Z">
              <w:r w:rsidRPr="00552BC7" w:rsidDel="001D74CD">
                <w:rPr>
                  <w:b w:val="0"/>
                  <w:bCs w:val="0"/>
                  <w:color w:val="FFFFFF"/>
                </w:rPr>
                <w:delText>Role</w:delText>
              </w:r>
            </w:del>
          </w:p>
        </w:tc>
      </w:tr>
      <w:tr w:rsidR="00E83EE5" w:rsidDel="001D74CD" w14:paraId="27D4DCCA" w14:textId="4C872BFE" w:rsidTr="00E6005A">
        <w:trPr>
          <w:cnfStyle w:val="000000100000" w:firstRow="0" w:lastRow="0" w:firstColumn="0" w:lastColumn="0" w:oddVBand="0" w:evenVBand="0" w:oddHBand="1" w:evenHBand="0" w:firstRowFirstColumn="0" w:firstRowLastColumn="0" w:lastRowFirstColumn="0" w:lastRowLastColumn="0"/>
          <w:del w:id="187" w:author="Samrat Guha Niyogi" w:date="2023-01-24T11:49:00Z"/>
        </w:trPr>
        <w:tc>
          <w:tcPr>
            <w:cnfStyle w:val="001000000000" w:firstRow="0" w:lastRow="0" w:firstColumn="1" w:lastColumn="0" w:oddVBand="0" w:evenVBand="0" w:oddHBand="0" w:evenHBand="0" w:firstRowFirstColumn="0" w:firstRowLastColumn="0" w:lastRowFirstColumn="0" w:lastRowLastColumn="0"/>
            <w:tcW w:w="2193" w:type="dxa"/>
          </w:tcPr>
          <w:p w14:paraId="709FC997" w14:textId="20AC222D" w:rsidR="00E83EE5" w:rsidRPr="00552BC7" w:rsidDel="001D74CD" w:rsidRDefault="00E83EE5" w:rsidP="00D03CC5">
            <w:pPr>
              <w:pStyle w:val="Body"/>
              <w:ind w:left="0"/>
              <w:rPr>
                <w:del w:id="188" w:author="Samrat Guha Niyogi" w:date="2023-01-24T11:49:00Z"/>
                <w:b w:val="0"/>
                <w:bCs w:val="0"/>
              </w:rPr>
            </w:pPr>
          </w:p>
        </w:tc>
        <w:tc>
          <w:tcPr>
            <w:tcW w:w="2371" w:type="dxa"/>
          </w:tcPr>
          <w:p w14:paraId="3D059859" w14:textId="06A7D69E"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89" w:author="Samrat Guha Niyogi" w:date="2023-01-24T11:49:00Z"/>
              </w:rPr>
            </w:pPr>
          </w:p>
        </w:tc>
        <w:tc>
          <w:tcPr>
            <w:tcW w:w="2515" w:type="dxa"/>
          </w:tcPr>
          <w:p w14:paraId="1AB256CA" w14:textId="6FE11CB3"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90" w:author="Samrat Guha Niyogi" w:date="2023-01-24T11:49:00Z"/>
              </w:rPr>
            </w:pPr>
          </w:p>
        </w:tc>
        <w:tc>
          <w:tcPr>
            <w:tcW w:w="2186" w:type="dxa"/>
          </w:tcPr>
          <w:p w14:paraId="46B84FA9" w14:textId="2A16ECCD"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91" w:author="Samrat Guha Niyogi" w:date="2023-01-24T11:49:00Z"/>
              </w:rPr>
            </w:pPr>
          </w:p>
        </w:tc>
      </w:tr>
      <w:tr w:rsidR="00E83EE5" w:rsidDel="001D74CD" w14:paraId="348956AC" w14:textId="05D4EBF6" w:rsidTr="00E6005A">
        <w:trPr>
          <w:del w:id="192" w:author="Samrat Guha Niyogi" w:date="2023-01-24T11:49:00Z"/>
        </w:trPr>
        <w:tc>
          <w:tcPr>
            <w:cnfStyle w:val="001000000000" w:firstRow="0" w:lastRow="0" w:firstColumn="1" w:lastColumn="0" w:oddVBand="0" w:evenVBand="0" w:oddHBand="0" w:evenHBand="0" w:firstRowFirstColumn="0" w:firstRowLastColumn="0" w:lastRowFirstColumn="0" w:lastRowLastColumn="0"/>
            <w:tcW w:w="2193" w:type="dxa"/>
          </w:tcPr>
          <w:p w14:paraId="2C26F56B" w14:textId="78AF9FF6" w:rsidR="00E83EE5" w:rsidRPr="00552BC7" w:rsidDel="001D74CD" w:rsidRDefault="00E83EE5" w:rsidP="00D03CC5">
            <w:pPr>
              <w:pStyle w:val="Body"/>
              <w:ind w:left="0"/>
              <w:rPr>
                <w:del w:id="193" w:author="Samrat Guha Niyogi" w:date="2023-01-24T11:49:00Z"/>
                <w:b w:val="0"/>
                <w:bCs w:val="0"/>
              </w:rPr>
            </w:pPr>
          </w:p>
        </w:tc>
        <w:tc>
          <w:tcPr>
            <w:tcW w:w="2371" w:type="dxa"/>
          </w:tcPr>
          <w:p w14:paraId="6DA1E103" w14:textId="0498A7C4" w:rsidR="00E83EE5" w:rsidDel="001D74CD" w:rsidRDefault="00E83EE5" w:rsidP="00D03CC5">
            <w:pPr>
              <w:pStyle w:val="Body"/>
              <w:ind w:left="0"/>
              <w:cnfStyle w:val="000000000000" w:firstRow="0" w:lastRow="0" w:firstColumn="0" w:lastColumn="0" w:oddVBand="0" w:evenVBand="0" w:oddHBand="0" w:evenHBand="0" w:firstRowFirstColumn="0" w:firstRowLastColumn="0" w:lastRowFirstColumn="0" w:lastRowLastColumn="0"/>
              <w:rPr>
                <w:del w:id="194" w:author="Samrat Guha Niyogi" w:date="2023-01-24T11:49:00Z"/>
              </w:rPr>
            </w:pPr>
          </w:p>
        </w:tc>
        <w:tc>
          <w:tcPr>
            <w:tcW w:w="2515" w:type="dxa"/>
          </w:tcPr>
          <w:p w14:paraId="76421371" w14:textId="6F68C65E" w:rsidR="00E83EE5" w:rsidDel="001D74CD" w:rsidRDefault="00E83EE5" w:rsidP="00D03CC5">
            <w:pPr>
              <w:pStyle w:val="Body"/>
              <w:ind w:left="0"/>
              <w:cnfStyle w:val="000000000000" w:firstRow="0" w:lastRow="0" w:firstColumn="0" w:lastColumn="0" w:oddVBand="0" w:evenVBand="0" w:oddHBand="0" w:evenHBand="0" w:firstRowFirstColumn="0" w:firstRowLastColumn="0" w:lastRowFirstColumn="0" w:lastRowLastColumn="0"/>
              <w:rPr>
                <w:del w:id="195" w:author="Samrat Guha Niyogi" w:date="2023-01-24T11:49:00Z"/>
              </w:rPr>
            </w:pPr>
          </w:p>
        </w:tc>
        <w:tc>
          <w:tcPr>
            <w:tcW w:w="2186" w:type="dxa"/>
          </w:tcPr>
          <w:p w14:paraId="5FF0D0DB" w14:textId="218EFEE2" w:rsidR="00E83EE5" w:rsidDel="001D74CD" w:rsidRDefault="00E83EE5" w:rsidP="00D03CC5">
            <w:pPr>
              <w:pStyle w:val="Body"/>
              <w:ind w:left="0"/>
              <w:cnfStyle w:val="000000000000" w:firstRow="0" w:lastRow="0" w:firstColumn="0" w:lastColumn="0" w:oddVBand="0" w:evenVBand="0" w:oddHBand="0" w:evenHBand="0" w:firstRowFirstColumn="0" w:firstRowLastColumn="0" w:lastRowFirstColumn="0" w:lastRowLastColumn="0"/>
              <w:rPr>
                <w:del w:id="196" w:author="Samrat Guha Niyogi" w:date="2023-01-24T11:49:00Z"/>
              </w:rPr>
            </w:pPr>
          </w:p>
        </w:tc>
      </w:tr>
      <w:tr w:rsidR="00E83EE5" w:rsidDel="001D74CD" w14:paraId="7EC207E0" w14:textId="18F74F93" w:rsidTr="00E6005A">
        <w:trPr>
          <w:cnfStyle w:val="000000100000" w:firstRow="0" w:lastRow="0" w:firstColumn="0" w:lastColumn="0" w:oddVBand="0" w:evenVBand="0" w:oddHBand="1" w:evenHBand="0" w:firstRowFirstColumn="0" w:firstRowLastColumn="0" w:lastRowFirstColumn="0" w:lastRowLastColumn="0"/>
          <w:del w:id="197" w:author="Samrat Guha Niyogi" w:date="2023-01-24T11:49:00Z"/>
        </w:trPr>
        <w:tc>
          <w:tcPr>
            <w:cnfStyle w:val="001000000000" w:firstRow="0" w:lastRow="0" w:firstColumn="1" w:lastColumn="0" w:oddVBand="0" w:evenVBand="0" w:oddHBand="0" w:evenHBand="0" w:firstRowFirstColumn="0" w:firstRowLastColumn="0" w:lastRowFirstColumn="0" w:lastRowLastColumn="0"/>
            <w:tcW w:w="2193" w:type="dxa"/>
          </w:tcPr>
          <w:p w14:paraId="13CEDAA8" w14:textId="546CF743" w:rsidR="00E83EE5" w:rsidRPr="00552BC7" w:rsidDel="001D74CD" w:rsidRDefault="00E83EE5" w:rsidP="00D03CC5">
            <w:pPr>
              <w:pStyle w:val="Body"/>
              <w:ind w:left="0"/>
              <w:rPr>
                <w:del w:id="198" w:author="Samrat Guha Niyogi" w:date="2023-01-24T11:49:00Z"/>
                <w:b w:val="0"/>
                <w:bCs w:val="0"/>
              </w:rPr>
            </w:pPr>
          </w:p>
        </w:tc>
        <w:tc>
          <w:tcPr>
            <w:tcW w:w="2371" w:type="dxa"/>
          </w:tcPr>
          <w:p w14:paraId="01A70E2A" w14:textId="73569656"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199" w:author="Samrat Guha Niyogi" w:date="2023-01-24T11:49:00Z"/>
              </w:rPr>
            </w:pPr>
          </w:p>
        </w:tc>
        <w:tc>
          <w:tcPr>
            <w:tcW w:w="2515" w:type="dxa"/>
          </w:tcPr>
          <w:p w14:paraId="00D71E67" w14:textId="5BD248A4"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200" w:author="Samrat Guha Niyogi" w:date="2023-01-24T11:49:00Z"/>
              </w:rPr>
            </w:pPr>
          </w:p>
        </w:tc>
        <w:tc>
          <w:tcPr>
            <w:tcW w:w="2186" w:type="dxa"/>
          </w:tcPr>
          <w:p w14:paraId="57B61149" w14:textId="2D39AEE5" w:rsidR="00E83EE5" w:rsidDel="001D74CD" w:rsidRDefault="00E83EE5" w:rsidP="00D03CC5">
            <w:pPr>
              <w:pStyle w:val="Body"/>
              <w:ind w:left="0"/>
              <w:cnfStyle w:val="000000100000" w:firstRow="0" w:lastRow="0" w:firstColumn="0" w:lastColumn="0" w:oddVBand="0" w:evenVBand="0" w:oddHBand="1" w:evenHBand="0" w:firstRowFirstColumn="0" w:firstRowLastColumn="0" w:lastRowFirstColumn="0" w:lastRowLastColumn="0"/>
              <w:rPr>
                <w:del w:id="201" w:author="Samrat Guha Niyogi" w:date="2023-01-24T11:49:00Z"/>
              </w:rPr>
            </w:pPr>
          </w:p>
        </w:tc>
      </w:tr>
    </w:tbl>
    <w:p w14:paraId="74B5129C" w14:textId="77777777" w:rsidR="00051BD9" w:rsidRDefault="00472ECE" w:rsidP="00472ECE">
      <w:pPr>
        <w:pStyle w:val="Heading2"/>
      </w:pPr>
      <w:bookmarkStart w:id="202" w:name="_Toc86315392"/>
      <w:r>
        <w:t>Meetings</w:t>
      </w:r>
      <w:bookmarkEnd w:id="202"/>
    </w:p>
    <w:p w14:paraId="2A43AF18" w14:textId="77777777" w:rsidR="001D74CD" w:rsidRDefault="001D74CD" w:rsidP="001D74CD">
      <w:pPr>
        <w:rPr>
          <w:ins w:id="203" w:author="Samrat Guha Niyogi" w:date="2023-01-24T11:50:00Z"/>
        </w:rPr>
      </w:pPr>
      <w:ins w:id="204" w:author="Samrat Guha Niyogi" w:date="2023-01-24T11:50:00Z">
        <w:r>
          <w:t>Covered in Section 4.3</w:t>
        </w:r>
      </w:ins>
    </w:p>
    <w:p w14:paraId="2F37649B" w14:textId="591CD9F6" w:rsidR="001D74CD" w:rsidRDefault="001D74CD" w:rsidP="001D74CD">
      <w:pPr>
        <w:rPr>
          <w:ins w:id="205" w:author="Samrat Guha Niyogi" w:date="2023-01-24T11:50:00Z"/>
        </w:rPr>
      </w:pPr>
      <w:ins w:id="206" w:author="Samrat Guha Niyogi" w:date="2023-01-24T11:50:00Z">
        <w:r>
          <w:fldChar w:fldCharType="begin"/>
        </w:r>
        <w:r>
          <w:instrText xml:space="preserve"> HYPERLINK "</w:instrText>
        </w:r>
        <w:r w:rsidRPr="001D74CD">
          <w:rPr>
            <w:rPrChange w:id="207" w:author="Samrat Guha Niyogi" w:date="2023-01-24T11:50:00Z">
              <w:rPr>
                <w:rStyle w:val="Hyperlink"/>
              </w:rPr>
            </w:rPrChange>
          </w:rPr>
          <w:instrText>https://bitbucket.sw.nxp.com/projects/STRX/repos/rfe/browse/docs/Project_Management/STRX_Remote_SW_RFE_SW_Project_Management_Plan_(Safety_Plan).docx</w:instrText>
        </w:r>
        <w:r>
          <w:instrText xml:space="preserve">" </w:instrText>
        </w:r>
        <w:r>
          <w:fldChar w:fldCharType="separate"/>
        </w:r>
        <w:r w:rsidRPr="00DB528C">
          <w:rPr>
            <w:rStyle w:val="Hyperlink"/>
          </w:rPr>
          <w:t>https://bitbucket.sw.nxp.com/projects/STRX/repos/rfe/browse/docs/Project_Management/STRX_Remote_SW_RFE_SW_Project_Management_Plan_(Safety_Plan).docx</w:t>
        </w:r>
        <w:r>
          <w:fldChar w:fldCharType="end"/>
        </w:r>
      </w:ins>
    </w:p>
    <w:p w14:paraId="6197DCC9" w14:textId="47568A61" w:rsidR="00472ECE" w:rsidDel="001D74CD" w:rsidRDefault="00472ECE" w:rsidP="00472ECE">
      <w:pPr>
        <w:rPr>
          <w:del w:id="208" w:author="Samrat Guha Niyogi" w:date="2023-01-24T11:47:00Z"/>
        </w:rPr>
      </w:pPr>
      <w:commentRangeStart w:id="209"/>
      <w:del w:id="210" w:author="Samrat Guha Niyogi" w:date="2023-01-24T11:47:00Z">
        <w:r w:rsidRPr="00E622C1" w:rsidDel="001D74CD">
          <w:delText>Details of the planned meetings to be added</w:delText>
        </w:r>
        <w:commentRangeEnd w:id="209"/>
        <w:r w:rsidR="004E703B" w:rsidDel="001D74CD">
          <w:rPr>
            <w:rStyle w:val="CommentReference"/>
            <w:rFonts w:ascii="Times New Roman" w:hAnsi="Times New Roman"/>
            <w:lang w:val="en-US"/>
          </w:rPr>
          <w:commentReference w:id="209"/>
        </w:r>
        <w:r w:rsidRPr="00E622C1" w:rsidDel="001D74CD">
          <w:delText>.</w:delText>
        </w:r>
        <w:r w:rsidR="00D77C90" w:rsidDel="001D74CD">
          <w:delText xml:space="preserve"> Meeting minutes to be placed under formal configuration managemen</w:delText>
        </w:r>
        <w:r w:rsidR="00A968A8" w:rsidDel="001D74CD">
          <w:delText>t</w:delText>
        </w:r>
      </w:del>
    </w:p>
    <w:p w14:paraId="19FDFD70" w14:textId="77777777" w:rsidR="00472ECE" w:rsidRPr="00472ECE" w:rsidRDefault="00472ECE" w:rsidP="00472ECE">
      <w:pPr>
        <w:ind w:left="0"/>
      </w:pPr>
    </w:p>
    <w:tbl>
      <w:tblPr>
        <w:tblStyle w:val="GridTable4-Accent3"/>
        <w:tblW w:w="0" w:type="auto"/>
        <w:tblLook w:val="04A0" w:firstRow="1" w:lastRow="0" w:firstColumn="1" w:lastColumn="0" w:noHBand="0" w:noVBand="1"/>
      </w:tblPr>
      <w:tblGrid>
        <w:gridCol w:w="2096"/>
        <w:gridCol w:w="1584"/>
        <w:gridCol w:w="1008"/>
        <w:gridCol w:w="2847"/>
        <w:gridCol w:w="2406"/>
      </w:tblGrid>
      <w:tr w:rsidR="00FF29B8" w:rsidDel="001D74CD" w14:paraId="0E081DFE" w14:textId="66F4FAA5" w:rsidTr="00DE1897">
        <w:trPr>
          <w:cnfStyle w:val="100000000000" w:firstRow="1" w:lastRow="0" w:firstColumn="0" w:lastColumn="0" w:oddVBand="0" w:evenVBand="0" w:oddHBand="0" w:evenHBand="0" w:firstRowFirstColumn="0" w:firstRowLastColumn="0" w:lastRowFirstColumn="0" w:lastRowLastColumn="0"/>
          <w:del w:id="211" w:author="Samrat Guha Niyogi" w:date="2023-01-24T11:47:00Z"/>
        </w:trPr>
        <w:tc>
          <w:tcPr>
            <w:cnfStyle w:val="001000000000" w:firstRow="0" w:lastRow="0" w:firstColumn="1" w:lastColumn="0" w:oddVBand="0" w:evenVBand="0" w:oddHBand="0" w:evenHBand="0" w:firstRowFirstColumn="0" w:firstRowLastColumn="0" w:lastRowFirstColumn="0" w:lastRowLastColumn="0"/>
            <w:tcW w:w="2124" w:type="dxa"/>
          </w:tcPr>
          <w:p w14:paraId="3FF0732D" w14:textId="22D5B619" w:rsidR="00FF29B8" w:rsidRPr="00552BC7" w:rsidDel="001D74CD" w:rsidRDefault="00FF29B8" w:rsidP="00D03CC5">
            <w:pPr>
              <w:pStyle w:val="Body"/>
              <w:ind w:left="0"/>
              <w:rPr>
                <w:del w:id="212" w:author="Samrat Guha Niyogi" w:date="2023-01-24T11:47:00Z"/>
                <w:b w:val="0"/>
                <w:bCs w:val="0"/>
                <w:color w:val="FFFFFF"/>
              </w:rPr>
            </w:pPr>
            <w:del w:id="213" w:author="Samrat Guha Niyogi" w:date="2023-01-24T11:47:00Z">
              <w:r w:rsidRPr="00552BC7" w:rsidDel="001D74CD">
                <w:rPr>
                  <w:b w:val="0"/>
                  <w:bCs w:val="0"/>
                  <w:color w:val="FFFFFF"/>
                </w:rPr>
                <w:delText>Meeting</w:delText>
              </w:r>
            </w:del>
          </w:p>
        </w:tc>
        <w:tc>
          <w:tcPr>
            <w:tcW w:w="1460" w:type="dxa"/>
          </w:tcPr>
          <w:p w14:paraId="067F55C0" w14:textId="4FA407EB" w:rsidR="00FF29B8" w:rsidRPr="00552BC7" w:rsidDel="001D74CD" w:rsidRDefault="00FF29B8" w:rsidP="00D03CC5">
            <w:pPr>
              <w:pStyle w:val="Body"/>
              <w:ind w:left="0"/>
              <w:cnfStyle w:val="100000000000" w:firstRow="1" w:lastRow="0" w:firstColumn="0" w:lastColumn="0" w:oddVBand="0" w:evenVBand="0" w:oddHBand="0" w:evenHBand="0" w:firstRowFirstColumn="0" w:firstRowLastColumn="0" w:lastRowFirstColumn="0" w:lastRowLastColumn="0"/>
              <w:rPr>
                <w:del w:id="214" w:author="Samrat Guha Niyogi" w:date="2023-01-24T11:47:00Z"/>
                <w:b w:val="0"/>
                <w:bCs w:val="0"/>
                <w:color w:val="FFFFFF"/>
              </w:rPr>
            </w:pPr>
            <w:del w:id="215" w:author="Samrat Guha Niyogi" w:date="2023-01-24T11:47:00Z">
              <w:r w:rsidRPr="00552BC7" w:rsidDel="001D74CD">
                <w:rPr>
                  <w:b w:val="0"/>
                  <w:bCs w:val="0"/>
                  <w:color w:val="FFFFFF"/>
                </w:rPr>
                <w:delText>Frequency</w:delText>
              </w:r>
            </w:del>
          </w:p>
        </w:tc>
        <w:tc>
          <w:tcPr>
            <w:tcW w:w="1017" w:type="dxa"/>
          </w:tcPr>
          <w:p w14:paraId="5E095667" w14:textId="7816D483" w:rsidR="00FF29B8" w:rsidRPr="00552BC7" w:rsidDel="001D74CD" w:rsidRDefault="00FF29B8" w:rsidP="00D03CC5">
            <w:pPr>
              <w:pStyle w:val="Body"/>
              <w:ind w:left="0"/>
              <w:cnfStyle w:val="100000000000" w:firstRow="1" w:lastRow="0" w:firstColumn="0" w:lastColumn="0" w:oddVBand="0" w:evenVBand="0" w:oddHBand="0" w:evenHBand="0" w:firstRowFirstColumn="0" w:firstRowLastColumn="0" w:lastRowFirstColumn="0" w:lastRowLastColumn="0"/>
              <w:rPr>
                <w:del w:id="216" w:author="Samrat Guha Niyogi" w:date="2023-01-24T11:47:00Z"/>
                <w:b w:val="0"/>
                <w:bCs w:val="0"/>
                <w:color w:val="FFFFFF"/>
              </w:rPr>
            </w:pPr>
            <w:del w:id="217" w:author="Samrat Guha Niyogi" w:date="2023-01-24T11:47:00Z">
              <w:r w:rsidRPr="00552BC7" w:rsidDel="001D74CD">
                <w:rPr>
                  <w:b w:val="0"/>
                  <w:bCs w:val="0"/>
                  <w:color w:val="FFFFFF"/>
                </w:rPr>
                <w:delText>Chair</w:delText>
              </w:r>
            </w:del>
          </w:p>
        </w:tc>
        <w:tc>
          <w:tcPr>
            <w:tcW w:w="2892" w:type="dxa"/>
          </w:tcPr>
          <w:p w14:paraId="27449B57" w14:textId="1A9659F3" w:rsidR="00FF29B8" w:rsidRPr="00552BC7" w:rsidDel="001D74CD" w:rsidRDefault="00FF29B8" w:rsidP="00D03CC5">
            <w:pPr>
              <w:pStyle w:val="Body"/>
              <w:ind w:left="0"/>
              <w:cnfStyle w:val="100000000000" w:firstRow="1" w:lastRow="0" w:firstColumn="0" w:lastColumn="0" w:oddVBand="0" w:evenVBand="0" w:oddHBand="0" w:evenHBand="0" w:firstRowFirstColumn="0" w:firstRowLastColumn="0" w:lastRowFirstColumn="0" w:lastRowLastColumn="0"/>
              <w:rPr>
                <w:del w:id="218" w:author="Samrat Guha Niyogi" w:date="2023-01-24T11:47:00Z"/>
                <w:b w:val="0"/>
                <w:bCs w:val="0"/>
                <w:color w:val="FFFFFF"/>
              </w:rPr>
            </w:pPr>
            <w:del w:id="219" w:author="Samrat Guha Niyogi" w:date="2023-01-24T11:47:00Z">
              <w:r w:rsidRPr="00552BC7" w:rsidDel="001D74CD">
                <w:rPr>
                  <w:b w:val="0"/>
                  <w:bCs w:val="0"/>
                  <w:color w:val="FFFFFF"/>
                </w:rPr>
                <w:delText>Participants</w:delText>
              </w:r>
            </w:del>
          </w:p>
        </w:tc>
        <w:tc>
          <w:tcPr>
            <w:tcW w:w="2448" w:type="dxa"/>
          </w:tcPr>
          <w:p w14:paraId="75689F9E" w14:textId="0E943654" w:rsidR="00FF29B8" w:rsidRPr="00552BC7" w:rsidDel="001D74CD" w:rsidRDefault="00FF29B8" w:rsidP="00D03CC5">
            <w:pPr>
              <w:pStyle w:val="Body"/>
              <w:ind w:left="0"/>
              <w:cnfStyle w:val="100000000000" w:firstRow="1" w:lastRow="0" w:firstColumn="0" w:lastColumn="0" w:oddVBand="0" w:evenVBand="0" w:oddHBand="0" w:evenHBand="0" w:firstRowFirstColumn="0" w:firstRowLastColumn="0" w:lastRowFirstColumn="0" w:lastRowLastColumn="0"/>
              <w:rPr>
                <w:del w:id="220" w:author="Samrat Guha Niyogi" w:date="2023-01-24T11:47:00Z"/>
                <w:b w:val="0"/>
                <w:bCs w:val="0"/>
                <w:color w:val="FFFFFF"/>
              </w:rPr>
            </w:pPr>
            <w:del w:id="221" w:author="Samrat Guha Niyogi" w:date="2023-01-24T11:47:00Z">
              <w:r w:rsidDel="001D74CD">
                <w:rPr>
                  <w:b w:val="0"/>
                  <w:bCs w:val="0"/>
                  <w:color w:val="FFFFFF"/>
                </w:rPr>
                <w:delText>Meeting minutes location</w:delText>
              </w:r>
            </w:del>
          </w:p>
        </w:tc>
      </w:tr>
      <w:tr w:rsidR="00FF29B8" w:rsidDel="001D74CD" w14:paraId="666D073C" w14:textId="73F064D3" w:rsidTr="00DE1897">
        <w:trPr>
          <w:cnfStyle w:val="000000100000" w:firstRow="0" w:lastRow="0" w:firstColumn="0" w:lastColumn="0" w:oddVBand="0" w:evenVBand="0" w:oddHBand="1" w:evenHBand="0" w:firstRowFirstColumn="0" w:firstRowLastColumn="0" w:lastRowFirstColumn="0" w:lastRowLastColumn="0"/>
          <w:del w:id="222" w:author="Samrat Guha Niyogi" w:date="2023-01-24T11:47:00Z"/>
        </w:trPr>
        <w:tc>
          <w:tcPr>
            <w:cnfStyle w:val="001000000000" w:firstRow="0" w:lastRow="0" w:firstColumn="1" w:lastColumn="0" w:oddVBand="0" w:evenVBand="0" w:oddHBand="0" w:evenHBand="0" w:firstRowFirstColumn="0" w:firstRowLastColumn="0" w:lastRowFirstColumn="0" w:lastRowLastColumn="0"/>
            <w:tcW w:w="2124" w:type="dxa"/>
          </w:tcPr>
          <w:p w14:paraId="68735464" w14:textId="4A643814" w:rsidR="00FF29B8" w:rsidRPr="00552BC7" w:rsidDel="001D74CD" w:rsidRDefault="00FF29B8" w:rsidP="00D03CC5">
            <w:pPr>
              <w:pStyle w:val="Body"/>
              <w:ind w:left="0"/>
              <w:rPr>
                <w:del w:id="223" w:author="Samrat Guha Niyogi" w:date="2023-01-24T11:47:00Z"/>
                <w:b w:val="0"/>
                <w:bCs w:val="0"/>
              </w:rPr>
            </w:pPr>
            <w:del w:id="224" w:author="Samrat Guha Niyogi" w:date="2023-01-24T11:47:00Z">
              <w:r w:rsidRPr="00552BC7" w:rsidDel="001D74CD">
                <w:rPr>
                  <w:b w:val="0"/>
                  <w:bCs w:val="0"/>
                </w:rPr>
                <w:delText>Project Steering</w:delText>
              </w:r>
            </w:del>
          </w:p>
        </w:tc>
        <w:tc>
          <w:tcPr>
            <w:tcW w:w="1460" w:type="dxa"/>
          </w:tcPr>
          <w:p w14:paraId="2B79663B" w14:textId="78CE61F1"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25" w:author="Samrat Guha Niyogi" w:date="2023-01-24T11:47:00Z"/>
              </w:rPr>
            </w:pPr>
            <w:del w:id="226" w:author="Samrat Guha Niyogi" w:date="2023-01-24T11:47:00Z">
              <w:r w:rsidDel="001D74CD">
                <w:delText>Monthly</w:delText>
              </w:r>
            </w:del>
          </w:p>
        </w:tc>
        <w:tc>
          <w:tcPr>
            <w:tcW w:w="1017" w:type="dxa"/>
          </w:tcPr>
          <w:p w14:paraId="6B53C078" w14:textId="5C610D83"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27" w:author="Samrat Guha Niyogi" w:date="2023-01-24T11:47:00Z"/>
              </w:rPr>
            </w:pPr>
            <w:del w:id="228" w:author="Samrat Guha Niyogi" w:date="2023-01-24T11:47:00Z">
              <w:r w:rsidDel="001D74CD">
                <w:delText>NXP</w:delText>
              </w:r>
            </w:del>
          </w:p>
        </w:tc>
        <w:tc>
          <w:tcPr>
            <w:tcW w:w="2892" w:type="dxa"/>
          </w:tcPr>
          <w:p w14:paraId="070BB009" w14:textId="2BE97B43"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29" w:author="Samrat Guha Niyogi" w:date="2023-01-24T11:47:00Z"/>
              </w:rPr>
            </w:pPr>
            <w:del w:id="230" w:author="Samrat Guha Niyogi" w:date="2023-01-24T11:47:00Z">
              <w:r w:rsidDel="001D74CD">
                <w:delText>Project Steering Team</w:delText>
              </w:r>
            </w:del>
          </w:p>
        </w:tc>
        <w:tc>
          <w:tcPr>
            <w:tcW w:w="2448" w:type="dxa"/>
          </w:tcPr>
          <w:p w14:paraId="767E97C2" w14:textId="372A7C54"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31" w:author="Samrat Guha Niyogi" w:date="2023-01-24T11:47:00Z"/>
              </w:rPr>
            </w:pPr>
          </w:p>
        </w:tc>
      </w:tr>
      <w:tr w:rsidR="00FF29B8" w:rsidDel="001D74CD" w14:paraId="08E336A0" w14:textId="7E5D813B" w:rsidTr="00DE1897">
        <w:trPr>
          <w:del w:id="232" w:author="Samrat Guha Niyogi" w:date="2023-01-24T11:47:00Z"/>
        </w:trPr>
        <w:tc>
          <w:tcPr>
            <w:cnfStyle w:val="001000000000" w:firstRow="0" w:lastRow="0" w:firstColumn="1" w:lastColumn="0" w:oddVBand="0" w:evenVBand="0" w:oddHBand="0" w:evenHBand="0" w:firstRowFirstColumn="0" w:firstRowLastColumn="0" w:lastRowFirstColumn="0" w:lastRowLastColumn="0"/>
            <w:tcW w:w="2124" w:type="dxa"/>
          </w:tcPr>
          <w:p w14:paraId="7FBB6AF3" w14:textId="35FC7DA8" w:rsidR="00FF29B8" w:rsidRPr="00552BC7" w:rsidDel="001D74CD" w:rsidRDefault="00FF29B8" w:rsidP="00D03CC5">
            <w:pPr>
              <w:pStyle w:val="Body"/>
              <w:ind w:left="0"/>
              <w:rPr>
                <w:del w:id="233" w:author="Samrat Guha Niyogi" w:date="2023-01-24T11:47:00Z"/>
                <w:b w:val="0"/>
                <w:bCs w:val="0"/>
              </w:rPr>
            </w:pPr>
            <w:del w:id="234" w:author="Samrat Guha Niyogi" w:date="2023-01-24T11:47:00Z">
              <w:r w:rsidRPr="00552BC7" w:rsidDel="001D74CD">
                <w:rPr>
                  <w:b w:val="0"/>
                  <w:bCs w:val="0"/>
                </w:rPr>
                <w:delText>Project Status</w:delText>
              </w:r>
            </w:del>
          </w:p>
        </w:tc>
        <w:tc>
          <w:tcPr>
            <w:tcW w:w="1460" w:type="dxa"/>
          </w:tcPr>
          <w:p w14:paraId="5402EA88" w14:textId="294A4821" w:rsidR="00FF29B8" w:rsidDel="001D74CD" w:rsidRDefault="00FF29B8" w:rsidP="00D03CC5">
            <w:pPr>
              <w:pStyle w:val="Body"/>
              <w:ind w:left="0"/>
              <w:cnfStyle w:val="000000000000" w:firstRow="0" w:lastRow="0" w:firstColumn="0" w:lastColumn="0" w:oddVBand="0" w:evenVBand="0" w:oddHBand="0" w:evenHBand="0" w:firstRowFirstColumn="0" w:firstRowLastColumn="0" w:lastRowFirstColumn="0" w:lastRowLastColumn="0"/>
              <w:rPr>
                <w:del w:id="235" w:author="Samrat Guha Niyogi" w:date="2023-01-24T11:47:00Z"/>
              </w:rPr>
            </w:pPr>
            <w:del w:id="236" w:author="Samrat Guha Niyogi" w:date="2023-01-24T11:47:00Z">
              <w:r w:rsidDel="001D74CD">
                <w:delText>Weekly</w:delText>
              </w:r>
            </w:del>
          </w:p>
        </w:tc>
        <w:tc>
          <w:tcPr>
            <w:tcW w:w="1017" w:type="dxa"/>
          </w:tcPr>
          <w:p w14:paraId="0EEC3FCC" w14:textId="0B2C6CA3" w:rsidR="00FF29B8" w:rsidDel="001D74CD" w:rsidRDefault="00FF29B8" w:rsidP="00D03CC5">
            <w:pPr>
              <w:pStyle w:val="Body"/>
              <w:ind w:left="0"/>
              <w:cnfStyle w:val="000000000000" w:firstRow="0" w:lastRow="0" w:firstColumn="0" w:lastColumn="0" w:oddVBand="0" w:evenVBand="0" w:oddHBand="0" w:evenHBand="0" w:firstRowFirstColumn="0" w:firstRowLastColumn="0" w:lastRowFirstColumn="0" w:lastRowLastColumn="0"/>
              <w:rPr>
                <w:del w:id="237" w:author="Samrat Guha Niyogi" w:date="2023-01-24T11:47:00Z"/>
              </w:rPr>
            </w:pPr>
            <w:del w:id="238" w:author="Samrat Guha Niyogi" w:date="2023-01-24T11:47:00Z">
              <w:r w:rsidDel="001D74CD">
                <w:delText>tbd.</w:delText>
              </w:r>
            </w:del>
          </w:p>
        </w:tc>
        <w:tc>
          <w:tcPr>
            <w:tcW w:w="2892" w:type="dxa"/>
          </w:tcPr>
          <w:p w14:paraId="1858272A" w14:textId="1FE6E524" w:rsidR="00FF29B8" w:rsidDel="001D74CD" w:rsidRDefault="00FF29B8" w:rsidP="00D03CC5">
            <w:pPr>
              <w:pStyle w:val="Body"/>
              <w:ind w:left="0"/>
              <w:cnfStyle w:val="000000000000" w:firstRow="0" w:lastRow="0" w:firstColumn="0" w:lastColumn="0" w:oddVBand="0" w:evenVBand="0" w:oddHBand="0" w:evenHBand="0" w:firstRowFirstColumn="0" w:firstRowLastColumn="0" w:lastRowFirstColumn="0" w:lastRowLastColumn="0"/>
              <w:rPr>
                <w:del w:id="239" w:author="Samrat Guha Niyogi" w:date="2023-01-24T11:47:00Z"/>
              </w:rPr>
            </w:pPr>
            <w:del w:id="240" w:author="Samrat Guha Niyogi" w:date="2023-01-24T11:47:00Z">
              <w:r w:rsidDel="001D74CD">
                <w:delText>tbd.</w:delText>
              </w:r>
            </w:del>
          </w:p>
        </w:tc>
        <w:tc>
          <w:tcPr>
            <w:tcW w:w="2448" w:type="dxa"/>
          </w:tcPr>
          <w:p w14:paraId="5F572567" w14:textId="77F147D4" w:rsidR="00FF29B8" w:rsidDel="001D74CD" w:rsidRDefault="00FF29B8" w:rsidP="00D03CC5">
            <w:pPr>
              <w:pStyle w:val="Body"/>
              <w:ind w:left="0"/>
              <w:cnfStyle w:val="000000000000" w:firstRow="0" w:lastRow="0" w:firstColumn="0" w:lastColumn="0" w:oddVBand="0" w:evenVBand="0" w:oddHBand="0" w:evenHBand="0" w:firstRowFirstColumn="0" w:firstRowLastColumn="0" w:lastRowFirstColumn="0" w:lastRowLastColumn="0"/>
              <w:rPr>
                <w:del w:id="241" w:author="Samrat Guha Niyogi" w:date="2023-01-24T11:47:00Z"/>
              </w:rPr>
            </w:pPr>
          </w:p>
        </w:tc>
      </w:tr>
      <w:tr w:rsidR="00FF29B8" w:rsidDel="001D74CD" w14:paraId="28CC9BF6" w14:textId="4643C2DA" w:rsidTr="00DE1897">
        <w:trPr>
          <w:cnfStyle w:val="000000100000" w:firstRow="0" w:lastRow="0" w:firstColumn="0" w:lastColumn="0" w:oddVBand="0" w:evenVBand="0" w:oddHBand="1" w:evenHBand="0" w:firstRowFirstColumn="0" w:firstRowLastColumn="0" w:lastRowFirstColumn="0" w:lastRowLastColumn="0"/>
          <w:del w:id="242" w:author="Samrat Guha Niyogi" w:date="2023-01-24T11:47:00Z"/>
        </w:trPr>
        <w:tc>
          <w:tcPr>
            <w:cnfStyle w:val="001000000000" w:firstRow="0" w:lastRow="0" w:firstColumn="1" w:lastColumn="0" w:oddVBand="0" w:evenVBand="0" w:oddHBand="0" w:evenHBand="0" w:firstRowFirstColumn="0" w:firstRowLastColumn="0" w:lastRowFirstColumn="0" w:lastRowLastColumn="0"/>
            <w:tcW w:w="2124" w:type="dxa"/>
          </w:tcPr>
          <w:p w14:paraId="0FB34CBA" w14:textId="2B8C46A8" w:rsidR="00FF29B8" w:rsidRPr="00552BC7" w:rsidDel="001D74CD" w:rsidRDefault="00FF29B8" w:rsidP="00D03CC5">
            <w:pPr>
              <w:pStyle w:val="Body"/>
              <w:ind w:left="0"/>
              <w:rPr>
                <w:del w:id="243" w:author="Samrat Guha Niyogi" w:date="2023-01-24T11:47:00Z"/>
                <w:b w:val="0"/>
                <w:bCs w:val="0"/>
              </w:rPr>
            </w:pPr>
            <w:bookmarkStart w:id="244" w:name="_Hlk67827390"/>
            <w:del w:id="245" w:author="Samrat Guha Niyogi" w:date="2023-01-24T11:47:00Z">
              <w:r w:rsidRPr="00552BC7" w:rsidDel="001D74CD">
                <w:rPr>
                  <w:b w:val="0"/>
                  <w:bCs w:val="0"/>
                </w:rPr>
                <w:delText>CCB Technical Alignment</w:delText>
              </w:r>
            </w:del>
          </w:p>
        </w:tc>
        <w:tc>
          <w:tcPr>
            <w:tcW w:w="1460" w:type="dxa"/>
          </w:tcPr>
          <w:p w14:paraId="6C9342AD" w14:textId="16A80CB7"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46" w:author="Samrat Guha Niyogi" w:date="2023-01-24T11:47:00Z"/>
              </w:rPr>
            </w:pPr>
            <w:del w:id="247" w:author="Samrat Guha Niyogi" w:date="2023-01-24T11:47:00Z">
              <w:r w:rsidDel="001D74CD">
                <w:delText>Weekly</w:delText>
              </w:r>
            </w:del>
          </w:p>
        </w:tc>
        <w:tc>
          <w:tcPr>
            <w:tcW w:w="1017" w:type="dxa"/>
          </w:tcPr>
          <w:p w14:paraId="6871CF25" w14:textId="3C0C9919"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48" w:author="Samrat Guha Niyogi" w:date="2023-01-24T11:47:00Z"/>
              </w:rPr>
            </w:pPr>
            <w:del w:id="249" w:author="Samrat Guha Niyogi" w:date="2023-01-24T11:47:00Z">
              <w:r w:rsidDel="001D74CD">
                <w:delText>tbd.</w:delText>
              </w:r>
            </w:del>
          </w:p>
        </w:tc>
        <w:tc>
          <w:tcPr>
            <w:tcW w:w="2892" w:type="dxa"/>
          </w:tcPr>
          <w:p w14:paraId="7124B8A6" w14:textId="019A9D29"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50" w:author="Samrat Guha Niyogi" w:date="2023-01-24T11:47:00Z"/>
              </w:rPr>
            </w:pPr>
            <w:del w:id="251" w:author="Samrat Guha Niyogi" w:date="2023-01-24T11:47:00Z">
              <w:r w:rsidDel="001D74CD">
                <w:delText>tbd.</w:delText>
              </w:r>
            </w:del>
          </w:p>
        </w:tc>
        <w:tc>
          <w:tcPr>
            <w:tcW w:w="2448" w:type="dxa"/>
          </w:tcPr>
          <w:p w14:paraId="76ADA817" w14:textId="238BD3A9" w:rsidR="00FF29B8" w:rsidDel="001D74CD" w:rsidRDefault="00FF29B8" w:rsidP="00D03CC5">
            <w:pPr>
              <w:pStyle w:val="Body"/>
              <w:ind w:left="0"/>
              <w:cnfStyle w:val="000000100000" w:firstRow="0" w:lastRow="0" w:firstColumn="0" w:lastColumn="0" w:oddVBand="0" w:evenVBand="0" w:oddHBand="1" w:evenHBand="0" w:firstRowFirstColumn="0" w:firstRowLastColumn="0" w:lastRowFirstColumn="0" w:lastRowLastColumn="0"/>
              <w:rPr>
                <w:del w:id="252" w:author="Samrat Guha Niyogi" w:date="2023-01-24T11:47:00Z"/>
              </w:rPr>
            </w:pPr>
          </w:p>
        </w:tc>
      </w:tr>
      <w:bookmarkEnd w:id="244"/>
      <w:tr w:rsidR="00A968A8" w:rsidDel="001D74CD" w14:paraId="31CE58BE" w14:textId="730D7A9E" w:rsidTr="00DE1897">
        <w:trPr>
          <w:del w:id="253" w:author="Samrat Guha Niyogi" w:date="2023-01-24T11:47:00Z"/>
        </w:trPr>
        <w:tc>
          <w:tcPr>
            <w:cnfStyle w:val="001000000000" w:firstRow="0" w:lastRow="0" w:firstColumn="1" w:lastColumn="0" w:oddVBand="0" w:evenVBand="0" w:oddHBand="0" w:evenHBand="0" w:firstRowFirstColumn="0" w:firstRowLastColumn="0" w:lastRowFirstColumn="0" w:lastRowLastColumn="0"/>
            <w:tcW w:w="2124" w:type="dxa"/>
          </w:tcPr>
          <w:p w14:paraId="4C87F652" w14:textId="2B73C176" w:rsidR="00A968A8" w:rsidRPr="00552BC7" w:rsidDel="001D74CD" w:rsidRDefault="00A968A8" w:rsidP="00A968A8">
            <w:pPr>
              <w:pStyle w:val="Body"/>
              <w:ind w:left="0"/>
              <w:rPr>
                <w:del w:id="254" w:author="Samrat Guha Niyogi" w:date="2023-01-24T11:47:00Z"/>
                <w:b w:val="0"/>
                <w:bCs w:val="0"/>
              </w:rPr>
            </w:pPr>
            <w:del w:id="255" w:author="Samrat Guha Niyogi" w:date="2023-01-24T11:47:00Z">
              <w:r w:rsidDel="001D74CD">
                <w:rPr>
                  <w:b w:val="0"/>
                  <w:bCs w:val="0"/>
                </w:rPr>
                <w:delText>Quality meeting</w:delText>
              </w:r>
            </w:del>
          </w:p>
        </w:tc>
        <w:tc>
          <w:tcPr>
            <w:tcW w:w="1460" w:type="dxa"/>
          </w:tcPr>
          <w:p w14:paraId="17018C58" w14:textId="51E9D94C" w:rsidR="00A968A8" w:rsidDel="001D74CD" w:rsidRDefault="00A968A8" w:rsidP="00A968A8">
            <w:pPr>
              <w:pStyle w:val="Body"/>
              <w:ind w:left="0"/>
              <w:cnfStyle w:val="000000000000" w:firstRow="0" w:lastRow="0" w:firstColumn="0" w:lastColumn="0" w:oddVBand="0" w:evenVBand="0" w:oddHBand="0" w:evenHBand="0" w:firstRowFirstColumn="0" w:firstRowLastColumn="0" w:lastRowFirstColumn="0" w:lastRowLastColumn="0"/>
              <w:rPr>
                <w:del w:id="256" w:author="Samrat Guha Niyogi" w:date="2023-01-24T11:47:00Z"/>
              </w:rPr>
            </w:pPr>
            <w:del w:id="257" w:author="Samrat Guha Niyogi" w:date="2023-01-24T11:47:00Z">
              <w:r w:rsidDel="001D74CD">
                <w:delText>Bi-weekly</w:delText>
              </w:r>
              <w:r w:rsidR="00340E6A" w:rsidDel="001D74CD">
                <w:delText>/Monthly</w:delText>
              </w:r>
            </w:del>
          </w:p>
        </w:tc>
        <w:tc>
          <w:tcPr>
            <w:tcW w:w="1017" w:type="dxa"/>
          </w:tcPr>
          <w:p w14:paraId="3171DCAB" w14:textId="68887A6C" w:rsidR="00A968A8" w:rsidDel="001D74CD" w:rsidRDefault="00A968A8" w:rsidP="00A968A8">
            <w:pPr>
              <w:pStyle w:val="Body"/>
              <w:ind w:left="0"/>
              <w:cnfStyle w:val="000000000000" w:firstRow="0" w:lastRow="0" w:firstColumn="0" w:lastColumn="0" w:oddVBand="0" w:evenVBand="0" w:oddHBand="0" w:evenHBand="0" w:firstRowFirstColumn="0" w:firstRowLastColumn="0" w:lastRowFirstColumn="0" w:lastRowLastColumn="0"/>
              <w:rPr>
                <w:del w:id="258" w:author="Samrat Guha Niyogi" w:date="2023-01-24T11:47:00Z"/>
              </w:rPr>
            </w:pPr>
            <w:del w:id="259" w:author="Samrat Guha Niyogi" w:date="2023-01-24T11:47:00Z">
              <w:r w:rsidDel="001D74CD">
                <w:delText>tbd.</w:delText>
              </w:r>
            </w:del>
          </w:p>
        </w:tc>
        <w:tc>
          <w:tcPr>
            <w:tcW w:w="2892" w:type="dxa"/>
          </w:tcPr>
          <w:p w14:paraId="782B57A5" w14:textId="21CF3B2F" w:rsidR="00A968A8" w:rsidDel="001D74CD" w:rsidRDefault="00A968A8" w:rsidP="00A968A8">
            <w:pPr>
              <w:pStyle w:val="Body"/>
              <w:ind w:left="0"/>
              <w:cnfStyle w:val="000000000000" w:firstRow="0" w:lastRow="0" w:firstColumn="0" w:lastColumn="0" w:oddVBand="0" w:evenVBand="0" w:oddHBand="0" w:evenHBand="0" w:firstRowFirstColumn="0" w:firstRowLastColumn="0" w:lastRowFirstColumn="0" w:lastRowLastColumn="0"/>
              <w:rPr>
                <w:del w:id="260" w:author="Samrat Guha Niyogi" w:date="2023-01-24T11:47:00Z"/>
              </w:rPr>
            </w:pPr>
            <w:del w:id="261" w:author="Samrat Guha Niyogi" w:date="2023-01-24T11:47:00Z">
              <w:r w:rsidDel="001D74CD">
                <w:delText>tbd.</w:delText>
              </w:r>
            </w:del>
          </w:p>
        </w:tc>
        <w:tc>
          <w:tcPr>
            <w:tcW w:w="2448" w:type="dxa"/>
          </w:tcPr>
          <w:p w14:paraId="1B20E071" w14:textId="261E4A19" w:rsidR="00A968A8" w:rsidDel="001D74CD" w:rsidRDefault="00A968A8" w:rsidP="00A968A8">
            <w:pPr>
              <w:pStyle w:val="Body"/>
              <w:ind w:left="0"/>
              <w:cnfStyle w:val="000000000000" w:firstRow="0" w:lastRow="0" w:firstColumn="0" w:lastColumn="0" w:oddVBand="0" w:evenVBand="0" w:oddHBand="0" w:evenHBand="0" w:firstRowFirstColumn="0" w:firstRowLastColumn="0" w:lastRowFirstColumn="0" w:lastRowLastColumn="0"/>
              <w:rPr>
                <w:del w:id="262" w:author="Samrat Guha Niyogi" w:date="2023-01-24T11:47:00Z"/>
              </w:rPr>
            </w:pPr>
          </w:p>
        </w:tc>
      </w:tr>
      <w:tr w:rsidR="00A968A8" w:rsidDel="001D74CD" w14:paraId="1A294698" w14:textId="69915748" w:rsidTr="000B38D5">
        <w:trPr>
          <w:cnfStyle w:val="000000100000" w:firstRow="0" w:lastRow="0" w:firstColumn="0" w:lastColumn="0" w:oddVBand="0" w:evenVBand="0" w:oddHBand="1" w:evenHBand="0" w:firstRowFirstColumn="0" w:firstRowLastColumn="0" w:lastRowFirstColumn="0" w:lastRowLastColumn="0"/>
          <w:del w:id="263" w:author="Samrat Guha Niyogi" w:date="2023-01-24T11:47:00Z"/>
        </w:trPr>
        <w:tc>
          <w:tcPr>
            <w:cnfStyle w:val="001000000000" w:firstRow="0" w:lastRow="0" w:firstColumn="1" w:lastColumn="0" w:oddVBand="0" w:evenVBand="0" w:oddHBand="0" w:evenHBand="0" w:firstRowFirstColumn="0" w:firstRowLastColumn="0" w:lastRowFirstColumn="0" w:lastRowLastColumn="0"/>
            <w:tcW w:w="2124" w:type="dxa"/>
          </w:tcPr>
          <w:p w14:paraId="6C90A37A" w14:textId="672601EC" w:rsidR="00A968A8" w:rsidRPr="00552BC7" w:rsidDel="001D74CD" w:rsidRDefault="00A968A8" w:rsidP="00A968A8">
            <w:pPr>
              <w:pStyle w:val="Body"/>
              <w:ind w:left="0"/>
              <w:rPr>
                <w:del w:id="264" w:author="Samrat Guha Niyogi" w:date="2023-01-24T11:47:00Z"/>
                <w:b w:val="0"/>
                <w:bCs w:val="0"/>
              </w:rPr>
            </w:pPr>
          </w:p>
        </w:tc>
        <w:tc>
          <w:tcPr>
            <w:tcW w:w="1460" w:type="dxa"/>
          </w:tcPr>
          <w:p w14:paraId="03DC7AA8" w14:textId="3824A4C2" w:rsidR="00A968A8" w:rsidDel="001D74CD" w:rsidRDefault="00A968A8" w:rsidP="00A968A8">
            <w:pPr>
              <w:pStyle w:val="Body"/>
              <w:ind w:left="0"/>
              <w:cnfStyle w:val="000000100000" w:firstRow="0" w:lastRow="0" w:firstColumn="0" w:lastColumn="0" w:oddVBand="0" w:evenVBand="0" w:oddHBand="1" w:evenHBand="0" w:firstRowFirstColumn="0" w:firstRowLastColumn="0" w:lastRowFirstColumn="0" w:lastRowLastColumn="0"/>
              <w:rPr>
                <w:del w:id="265" w:author="Samrat Guha Niyogi" w:date="2023-01-24T11:47:00Z"/>
              </w:rPr>
            </w:pPr>
          </w:p>
        </w:tc>
        <w:tc>
          <w:tcPr>
            <w:tcW w:w="1017" w:type="dxa"/>
          </w:tcPr>
          <w:p w14:paraId="3C5A31E8" w14:textId="70D18123" w:rsidR="00A968A8" w:rsidDel="001D74CD" w:rsidRDefault="00A968A8" w:rsidP="00A968A8">
            <w:pPr>
              <w:pStyle w:val="Body"/>
              <w:ind w:left="0"/>
              <w:cnfStyle w:val="000000100000" w:firstRow="0" w:lastRow="0" w:firstColumn="0" w:lastColumn="0" w:oddVBand="0" w:evenVBand="0" w:oddHBand="1" w:evenHBand="0" w:firstRowFirstColumn="0" w:firstRowLastColumn="0" w:lastRowFirstColumn="0" w:lastRowLastColumn="0"/>
              <w:rPr>
                <w:del w:id="266" w:author="Samrat Guha Niyogi" w:date="2023-01-24T11:47:00Z"/>
              </w:rPr>
            </w:pPr>
          </w:p>
        </w:tc>
        <w:tc>
          <w:tcPr>
            <w:tcW w:w="2892" w:type="dxa"/>
          </w:tcPr>
          <w:p w14:paraId="6B3977EE" w14:textId="305413AD" w:rsidR="00A968A8" w:rsidDel="001D74CD" w:rsidRDefault="00A968A8" w:rsidP="00A968A8">
            <w:pPr>
              <w:pStyle w:val="Body"/>
              <w:ind w:left="0"/>
              <w:cnfStyle w:val="000000100000" w:firstRow="0" w:lastRow="0" w:firstColumn="0" w:lastColumn="0" w:oddVBand="0" w:evenVBand="0" w:oddHBand="1" w:evenHBand="0" w:firstRowFirstColumn="0" w:firstRowLastColumn="0" w:lastRowFirstColumn="0" w:lastRowLastColumn="0"/>
              <w:rPr>
                <w:del w:id="267" w:author="Samrat Guha Niyogi" w:date="2023-01-24T11:47:00Z"/>
              </w:rPr>
            </w:pPr>
          </w:p>
        </w:tc>
        <w:tc>
          <w:tcPr>
            <w:tcW w:w="2448" w:type="dxa"/>
          </w:tcPr>
          <w:p w14:paraId="16BADFD2" w14:textId="2483A659" w:rsidR="00A968A8" w:rsidDel="001D74CD" w:rsidRDefault="00A968A8" w:rsidP="00A968A8">
            <w:pPr>
              <w:pStyle w:val="Body"/>
              <w:ind w:left="0"/>
              <w:cnfStyle w:val="000000100000" w:firstRow="0" w:lastRow="0" w:firstColumn="0" w:lastColumn="0" w:oddVBand="0" w:evenVBand="0" w:oddHBand="1" w:evenHBand="0" w:firstRowFirstColumn="0" w:firstRowLastColumn="0" w:lastRowFirstColumn="0" w:lastRowLastColumn="0"/>
              <w:rPr>
                <w:del w:id="268" w:author="Samrat Guha Niyogi" w:date="2023-01-24T11:47:00Z"/>
              </w:rPr>
            </w:pPr>
          </w:p>
        </w:tc>
      </w:tr>
    </w:tbl>
    <w:p w14:paraId="542F37FB" w14:textId="77777777" w:rsidR="00ED00E6" w:rsidRDefault="00ED00E6" w:rsidP="005260D6"/>
    <w:p w14:paraId="3283728C" w14:textId="77777777" w:rsidR="00472ECE" w:rsidRDefault="00472ECE" w:rsidP="00472ECE">
      <w:pPr>
        <w:pStyle w:val="Heading2"/>
      </w:pPr>
      <w:bookmarkStart w:id="269" w:name="_Toc86315393"/>
      <w:r>
        <w:t>Reports</w:t>
      </w:r>
      <w:bookmarkEnd w:id="269"/>
    </w:p>
    <w:p w14:paraId="77CE40F1" w14:textId="3138110E" w:rsidR="00472ECE" w:rsidRDefault="00472ECE" w:rsidP="00472ECE">
      <w:commentRangeStart w:id="270"/>
      <w:del w:id="271" w:author="Samrat Guha Niyogi" w:date="2023-01-24T12:04:00Z">
        <w:r w:rsidRPr="00E622C1" w:rsidDel="00F86065">
          <w:delText>Details of the project status reporting to be added</w:delText>
        </w:r>
      </w:del>
      <w:ins w:id="272" w:author="Samrat Guha Niyogi" w:date="2023-01-24T12:04:00Z">
        <w:r w:rsidR="00F86065">
          <w:t>Updated on a weekly basis to the program via SoS and maintained in collabnet</w:t>
        </w:r>
      </w:ins>
      <w:r w:rsidRPr="00E622C1">
        <w:t>.</w:t>
      </w:r>
      <w:commentRangeEnd w:id="270"/>
      <w:ins w:id="273" w:author="Samrat Guha Niyogi" w:date="2023-01-24T12:04:00Z">
        <w:r w:rsidR="00F86065">
          <w:t xml:space="preserve"> Eg: </w:t>
        </w:r>
      </w:ins>
      <w:r w:rsidR="004E703B">
        <w:rPr>
          <w:rStyle w:val="CommentReference"/>
          <w:rFonts w:ascii="Times New Roman" w:hAnsi="Times New Roman"/>
          <w:lang w:val="en-US"/>
        </w:rPr>
        <w:commentReference w:id="270"/>
      </w:r>
      <w:ins w:id="274" w:author="Samrat Guha Niyogi" w:date="2023-01-24T12:04:00Z">
        <w:r w:rsidR="00F86065">
          <w:fldChar w:fldCharType="begin"/>
        </w:r>
        <w:r w:rsidR="00F86065">
          <w:instrText xml:space="preserve"> HYPERLINK "https://www.collabnet.nxp.com/ctf/documents/home/projects.smarttrx/docman.root.es0.050_reports_and_minutes.non_fdo_documents.sw_weekly" </w:instrText>
        </w:r>
        <w:r w:rsidR="00F86065">
          <w:fldChar w:fldCharType="separate"/>
        </w:r>
        <w:proofErr w:type="spellStart"/>
        <w:r w:rsidR="00F86065">
          <w:rPr>
            <w:rStyle w:val="Hyperlink"/>
          </w:rPr>
          <w:t>TeamForge</w:t>
        </w:r>
        <w:proofErr w:type="spellEnd"/>
        <w:r w:rsidR="00F86065">
          <w:rPr>
            <w:rStyle w:val="Hyperlink"/>
          </w:rPr>
          <w:t xml:space="preserve"> : Documents (nxp.com)</w:t>
        </w:r>
        <w:r w:rsidR="00F86065">
          <w:fldChar w:fldCharType="end"/>
        </w:r>
      </w:ins>
    </w:p>
    <w:p w14:paraId="3E9E66D2" w14:textId="77777777" w:rsidR="00472ECE" w:rsidRPr="00472ECE" w:rsidRDefault="00472ECE" w:rsidP="00472ECE"/>
    <w:tbl>
      <w:tblPr>
        <w:tblStyle w:val="GridTable4-Accent3"/>
        <w:tblW w:w="0" w:type="auto"/>
        <w:tblLook w:val="04A0" w:firstRow="1" w:lastRow="0" w:firstColumn="1" w:lastColumn="0" w:noHBand="0" w:noVBand="1"/>
      </w:tblPr>
      <w:tblGrid>
        <w:gridCol w:w="2900"/>
        <w:gridCol w:w="1957"/>
        <w:gridCol w:w="2362"/>
        <w:gridCol w:w="2722"/>
      </w:tblGrid>
      <w:tr w:rsidR="00472ECE" w:rsidDel="001D74CD" w14:paraId="15561C5D" w14:textId="0D8B50A9" w:rsidTr="00E6005A">
        <w:trPr>
          <w:cnfStyle w:val="100000000000" w:firstRow="1" w:lastRow="0" w:firstColumn="0" w:lastColumn="0" w:oddVBand="0" w:evenVBand="0" w:oddHBand="0" w:evenHBand="0" w:firstRowFirstColumn="0" w:firstRowLastColumn="0" w:lastRowFirstColumn="0" w:lastRowLastColumn="0"/>
          <w:del w:id="275" w:author="Samrat Guha Niyogi" w:date="2023-01-24T11:51:00Z"/>
        </w:trPr>
        <w:tc>
          <w:tcPr>
            <w:cnfStyle w:val="001000000000" w:firstRow="0" w:lastRow="0" w:firstColumn="1" w:lastColumn="0" w:oddVBand="0" w:evenVBand="0" w:oddHBand="0" w:evenHBand="0" w:firstRowFirstColumn="0" w:firstRowLastColumn="0" w:lastRowFirstColumn="0" w:lastRowLastColumn="0"/>
            <w:tcW w:w="2943" w:type="dxa"/>
          </w:tcPr>
          <w:p w14:paraId="5DDB5723" w14:textId="4168A34B" w:rsidR="00472ECE" w:rsidRPr="00552BC7" w:rsidDel="001D74CD" w:rsidRDefault="00472ECE" w:rsidP="00D03CC5">
            <w:pPr>
              <w:pStyle w:val="Body"/>
              <w:ind w:left="0"/>
              <w:rPr>
                <w:del w:id="276" w:author="Samrat Guha Niyogi" w:date="2023-01-24T11:51:00Z"/>
                <w:b w:val="0"/>
                <w:bCs w:val="0"/>
                <w:color w:val="FFFFFF"/>
              </w:rPr>
            </w:pPr>
            <w:del w:id="277" w:author="Samrat Guha Niyogi" w:date="2023-01-24T11:51:00Z">
              <w:r w:rsidRPr="00552BC7" w:rsidDel="001D74CD">
                <w:rPr>
                  <w:b w:val="0"/>
                  <w:bCs w:val="0"/>
                  <w:color w:val="FFFFFF"/>
                </w:rPr>
                <w:delText>Meeting</w:delText>
              </w:r>
            </w:del>
          </w:p>
        </w:tc>
        <w:tc>
          <w:tcPr>
            <w:tcW w:w="1985" w:type="dxa"/>
          </w:tcPr>
          <w:p w14:paraId="42AAB32E" w14:textId="3F51CCCF" w:rsidR="00472ECE" w:rsidRPr="00552BC7" w:rsidDel="001D74CD" w:rsidRDefault="00472ECE" w:rsidP="00D03CC5">
            <w:pPr>
              <w:pStyle w:val="Body"/>
              <w:ind w:left="0"/>
              <w:cnfStyle w:val="100000000000" w:firstRow="1" w:lastRow="0" w:firstColumn="0" w:lastColumn="0" w:oddVBand="0" w:evenVBand="0" w:oddHBand="0" w:evenHBand="0" w:firstRowFirstColumn="0" w:firstRowLastColumn="0" w:lastRowFirstColumn="0" w:lastRowLastColumn="0"/>
              <w:rPr>
                <w:del w:id="278" w:author="Samrat Guha Niyogi" w:date="2023-01-24T11:51:00Z"/>
                <w:b w:val="0"/>
                <w:bCs w:val="0"/>
                <w:color w:val="FFFFFF"/>
              </w:rPr>
            </w:pPr>
            <w:del w:id="279" w:author="Samrat Guha Niyogi" w:date="2023-01-24T11:51:00Z">
              <w:r w:rsidRPr="00552BC7" w:rsidDel="001D74CD">
                <w:rPr>
                  <w:b w:val="0"/>
                  <w:bCs w:val="0"/>
                  <w:color w:val="FFFFFF"/>
                </w:rPr>
                <w:delText>When</w:delText>
              </w:r>
            </w:del>
          </w:p>
        </w:tc>
        <w:tc>
          <w:tcPr>
            <w:tcW w:w="2410" w:type="dxa"/>
          </w:tcPr>
          <w:p w14:paraId="29A8C0E8" w14:textId="4D9F8CC7" w:rsidR="00472ECE" w:rsidRPr="00552BC7" w:rsidDel="001D74CD" w:rsidRDefault="00472ECE" w:rsidP="00D03CC5">
            <w:pPr>
              <w:pStyle w:val="Body"/>
              <w:ind w:left="0"/>
              <w:cnfStyle w:val="100000000000" w:firstRow="1" w:lastRow="0" w:firstColumn="0" w:lastColumn="0" w:oddVBand="0" w:evenVBand="0" w:oddHBand="0" w:evenHBand="0" w:firstRowFirstColumn="0" w:firstRowLastColumn="0" w:lastRowFirstColumn="0" w:lastRowLastColumn="0"/>
              <w:rPr>
                <w:del w:id="280" w:author="Samrat Guha Niyogi" w:date="2023-01-24T11:51:00Z"/>
                <w:b w:val="0"/>
                <w:bCs w:val="0"/>
                <w:color w:val="FFFFFF"/>
              </w:rPr>
            </w:pPr>
            <w:del w:id="281" w:author="Samrat Guha Niyogi" w:date="2023-01-24T11:51:00Z">
              <w:r w:rsidRPr="00552BC7" w:rsidDel="001D74CD">
                <w:rPr>
                  <w:b w:val="0"/>
                  <w:bCs w:val="0"/>
                  <w:color w:val="FFFFFF"/>
                </w:rPr>
                <w:delText>From</w:delText>
              </w:r>
            </w:del>
          </w:p>
        </w:tc>
        <w:tc>
          <w:tcPr>
            <w:tcW w:w="2786" w:type="dxa"/>
          </w:tcPr>
          <w:p w14:paraId="49FD4BEA" w14:textId="7E654169" w:rsidR="00472ECE" w:rsidRPr="00552BC7" w:rsidDel="001D74CD" w:rsidRDefault="00472ECE" w:rsidP="00D03CC5">
            <w:pPr>
              <w:pStyle w:val="Body"/>
              <w:ind w:left="0"/>
              <w:cnfStyle w:val="100000000000" w:firstRow="1" w:lastRow="0" w:firstColumn="0" w:lastColumn="0" w:oddVBand="0" w:evenVBand="0" w:oddHBand="0" w:evenHBand="0" w:firstRowFirstColumn="0" w:firstRowLastColumn="0" w:lastRowFirstColumn="0" w:lastRowLastColumn="0"/>
              <w:rPr>
                <w:del w:id="282" w:author="Samrat Guha Niyogi" w:date="2023-01-24T11:51:00Z"/>
                <w:b w:val="0"/>
                <w:bCs w:val="0"/>
                <w:color w:val="FFFFFF"/>
              </w:rPr>
            </w:pPr>
            <w:del w:id="283" w:author="Samrat Guha Niyogi" w:date="2023-01-24T11:51:00Z">
              <w:r w:rsidRPr="00552BC7" w:rsidDel="001D74CD">
                <w:rPr>
                  <w:b w:val="0"/>
                  <w:bCs w:val="0"/>
                  <w:color w:val="FFFFFF"/>
                </w:rPr>
                <w:delText>To</w:delText>
              </w:r>
            </w:del>
          </w:p>
        </w:tc>
      </w:tr>
      <w:tr w:rsidR="00472ECE" w:rsidDel="001D74CD" w14:paraId="077303BE" w14:textId="4BF3A723" w:rsidTr="00E6005A">
        <w:trPr>
          <w:cnfStyle w:val="000000100000" w:firstRow="0" w:lastRow="0" w:firstColumn="0" w:lastColumn="0" w:oddVBand="0" w:evenVBand="0" w:oddHBand="1" w:evenHBand="0" w:firstRowFirstColumn="0" w:firstRowLastColumn="0" w:lastRowFirstColumn="0" w:lastRowLastColumn="0"/>
          <w:del w:id="284" w:author="Samrat Guha Niyogi" w:date="2023-01-24T11:51:00Z"/>
        </w:trPr>
        <w:tc>
          <w:tcPr>
            <w:cnfStyle w:val="001000000000" w:firstRow="0" w:lastRow="0" w:firstColumn="1" w:lastColumn="0" w:oddVBand="0" w:evenVBand="0" w:oddHBand="0" w:evenHBand="0" w:firstRowFirstColumn="0" w:firstRowLastColumn="0" w:lastRowFirstColumn="0" w:lastRowLastColumn="0"/>
            <w:tcW w:w="2943" w:type="dxa"/>
          </w:tcPr>
          <w:p w14:paraId="238AD2C9" w14:textId="0ED95BFD" w:rsidR="00472ECE" w:rsidRPr="00552BC7" w:rsidDel="001D74CD" w:rsidRDefault="00472ECE" w:rsidP="00D03CC5">
            <w:pPr>
              <w:pStyle w:val="Body"/>
              <w:ind w:left="0"/>
              <w:rPr>
                <w:del w:id="285" w:author="Samrat Guha Niyogi" w:date="2023-01-24T11:51:00Z"/>
                <w:b w:val="0"/>
                <w:bCs w:val="0"/>
              </w:rPr>
            </w:pPr>
            <w:del w:id="286" w:author="Samrat Guha Niyogi" w:date="2023-01-24T11:51:00Z">
              <w:r w:rsidRPr="00552BC7" w:rsidDel="001D74CD">
                <w:rPr>
                  <w:b w:val="0"/>
                  <w:bCs w:val="0"/>
                </w:rPr>
                <w:delText>Project Status Report</w:delText>
              </w:r>
              <w:r w:rsidR="00AD7314" w:rsidDel="001D74CD">
                <w:rPr>
                  <w:b w:val="0"/>
                  <w:bCs w:val="0"/>
                </w:rPr>
                <w:delText xml:space="preserve"> (</w:delText>
              </w:r>
              <w:r w:rsidR="00AD7314" w:rsidRPr="00DE1897" w:rsidDel="001D74CD">
                <w:rPr>
                  <w:color w:val="404E54"/>
                  <w:shd w:val="clear" w:color="auto" w:fill="FFFFFF"/>
                </w:rPr>
                <w:delText xml:space="preserve">BL </w:delText>
              </w:r>
              <w:r w:rsidR="00B65361" w:rsidRPr="00DE1897" w:rsidDel="001D74CD">
                <w:rPr>
                  <w:color w:val="404E54"/>
                  <w:shd w:val="clear" w:color="auto" w:fill="FFFFFF"/>
                </w:rPr>
                <w:delText>RFP</w:delText>
              </w:r>
              <w:r w:rsidR="00AD7314" w:rsidRPr="00DE1897" w:rsidDel="001D74CD">
                <w:rPr>
                  <w:color w:val="404E54"/>
                  <w:shd w:val="clear" w:color="auto" w:fill="FFFFFF"/>
                </w:rPr>
                <w:delText xml:space="preserve"> Supplier Progress Report</w:delText>
              </w:r>
              <w:r w:rsidR="00C51C55" w:rsidRPr="00DE1897" w:rsidDel="001D74CD">
                <w:rPr>
                  <w:color w:val="404E54"/>
                  <w:shd w:val="clear" w:color="auto" w:fill="FFFFFF"/>
                </w:rPr>
                <w:delText xml:space="preserve"> as example- Highlights, LowLights, technical KPI tracking, critical chain fever charts and paths including upcoming 2 week work projection, verification and DOORS coverage tracking, Top risks, etc.</w:delText>
              </w:r>
              <w:r w:rsidR="00AD7314" w:rsidDel="001D74CD">
                <w:rPr>
                  <w:b w:val="0"/>
                  <w:bCs w:val="0"/>
                </w:rPr>
                <w:delText>)</w:delText>
              </w:r>
            </w:del>
          </w:p>
        </w:tc>
        <w:tc>
          <w:tcPr>
            <w:tcW w:w="1985" w:type="dxa"/>
          </w:tcPr>
          <w:p w14:paraId="1FC528F0" w14:textId="07C08B54" w:rsidR="00472ECE" w:rsidDel="001D74CD" w:rsidRDefault="00472ECE" w:rsidP="00D03CC5">
            <w:pPr>
              <w:pStyle w:val="Body"/>
              <w:ind w:left="0"/>
              <w:cnfStyle w:val="000000100000" w:firstRow="0" w:lastRow="0" w:firstColumn="0" w:lastColumn="0" w:oddVBand="0" w:evenVBand="0" w:oddHBand="1" w:evenHBand="0" w:firstRowFirstColumn="0" w:firstRowLastColumn="0" w:lastRowFirstColumn="0" w:lastRowLastColumn="0"/>
              <w:rPr>
                <w:del w:id="287" w:author="Samrat Guha Niyogi" w:date="2023-01-24T11:51:00Z"/>
              </w:rPr>
            </w:pPr>
            <w:del w:id="288" w:author="Samrat Guha Niyogi" w:date="2023-01-24T11:51:00Z">
              <w:r w:rsidDel="001D74CD">
                <w:delText>e.g. Friday 12pm</w:delText>
              </w:r>
            </w:del>
          </w:p>
        </w:tc>
        <w:tc>
          <w:tcPr>
            <w:tcW w:w="2410" w:type="dxa"/>
          </w:tcPr>
          <w:p w14:paraId="69C03057" w14:textId="24D3D7A8" w:rsidR="00472ECE" w:rsidDel="001D74CD" w:rsidRDefault="00472ECE" w:rsidP="00D03CC5">
            <w:pPr>
              <w:pStyle w:val="Body"/>
              <w:ind w:left="0"/>
              <w:cnfStyle w:val="000000100000" w:firstRow="0" w:lastRow="0" w:firstColumn="0" w:lastColumn="0" w:oddVBand="0" w:evenVBand="0" w:oddHBand="1" w:evenHBand="0" w:firstRowFirstColumn="0" w:firstRowLastColumn="0" w:lastRowFirstColumn="0" w:lastRowLastColumn="0"/>
              <w:rPr>
                <w:del w:id="289" w:author="Samrat Guha Niyogi" w:date="2023-01-24T11:51:00Z"/>
              </w:rPr>
            </w:pPr>
            <w:del w:id="290" w:author="Samrat Guha Niyogi" w:date="2023-01-24T11:51:00Z">
              <w:r w:rsidDel="001D74CD">
                <w:delText>Tbd.</w:delText>
              </w:r>
            </w:del>
          </w:p>
        </w:tc>
        <w:tc>
          <w:tcPr>
            <w:tcW w:w="2786" w:type="dxa"/>
          </w:tcPr>
          <w:p w14:paraId="0D0B5971" w14:textId="52596E92" w:rsidR="00472ECE" w:rsidDel="001D74CD" w:rsidRDefault="00472ECE" w:rsidP="00D03CC5">
            <w:pPr>
              <w:pStyle w:val="Body"/>
              <w:ind w:left="0"/>
              <w:cnfStyle w:val="000000100000" w:firstRow="0" w:lastRow="0" w:firstColumn="0" w:lastColumn="0" w:oddVBand="0" w:evenVBand="0" w:oddHBand="1" w:evenHBand="0" w:firstRowFirstColumn="0" w:firstRowLastColumn="0" w:lastRowFirstColumn="0" w:lastRowLastColumn="0"/>
              <w:rPr>
                <w:del w:id="291" w:author="Samrat Guha Niyogi" w:date="2023-01-24T11:51:00Z"/>
              </w:rPr>
            </w:pPr>
            <w:del w:id="292" w:author="Samrat Guha Niyogi" w:date="2023-01-24T11:51:00Z">
              <w:r w:rsidDel="001D74CD">
                <w:delText>tbd</w:delText>
              </w:r>
            </w:del>
          </w:p>
        </w:tc>
      </w:tr>
      <w:tr w:rsidR="00472ECE" w:rsidDel="001D74CD" w14:paraId="4E70DABC" w14:textId="240D4EDD" w:rsidTr="00E6005A">
        <w:trPr>
          <w:del w:id="293" w:author="Samrat Guha Niyogi" w:date="2023-01-24T11:51:00Z"/>
        </w:trPr>
        <w:tc>
          <w:tcPr>
            <w:cnfStyle w:val="001000000000" w:firstRow="0" w:lastRow="0" w:firstColumn="1" w:lastColumn="0" w:oddVBand="0" w:evenVBand="0" w:oddHBand="0" w:evenHBand="0" w:firstRowFirstColumn="0" w:firstRowLastColumn="0" w:lastRowFirstColumn="0" w:lastRowLastColumn="0"/>
            <w:tcW w:w="2943" w:type="dxa"/>
          </w:tcPr>
          <w:p w14:paraId="626352A2" w14:textId="3EDDC4C0" w:rsidR="00472ECE" w:rsidRPr="00552BC7" w:rsidDel="001D74CD" w:rsidRDefault="00472ECE" w:rsidP="00D03CC5">
            <w:pPr>
              <w:pStyle w:val="Body"/>
              <w:ind w:left="0"/>
              <w:rPr>
                <w:del w:id="294" w:author="Samrat Guha Niyogi" w:date="2023-01-24T11:51:00Z"/>
                <w:b w:val="0"/>
                <w:bCs w:val="0"/>
              </w:rPr>
            </w:pPr>
            <w:del w:id="295" w:author="Samrat Guha Niyogi" w:date="2023-01-24T11:51:00Z">
              <w:r w:rsidRPr="00552BC7" w:rsidDel="001D74CD">
                <w:rPr>
                  <w:b w:val="0"/>
                  <w:bCs w:val="0"/>
                </w:rPr>
                <w:delText>PRCR Status Report</w:delText>
              </w:r>
            </w:del>
          </w:p>
        </w:tc>
        <w:tc>
          <w:tcPr>
            <w:tcW w:w="1985" w:type="dxa"/>
          </w:tcPr>
          <w:p w14:paraId="1765FD0D" w14:textId="7564DF6B" w:rsidR="00472ECE" w:rsidDel="001D74CD" w:rsidRDefault="00472ECE" w:rsidP="00D03CC5">
            <w:pPr>
              <w:pStyle w:val="Body"/>
              <w:ind w:left="0"/>
              <w:cnfStyle w:val="000000000000" w:firstRow="0" w:lastRow="0" w:firstColumn="0" w:lastColumn="0" w:oddVBand="0" w:evenVBand="0" w:oddHBand="0" w:evenHBand="0" w:firstRowFirstColumn="0" w:firstRowLastColumn="0" w:lastRowFirstColumn="0" w:lastRowLastColumn="0"/>
              <w:rPr>
                <w:del w:id="296" w:author="Samrat Guha Niyogi" w:date="2023-01-24T11:51:00Z"/>
              </w:rPr>
            </w:pPr>
            <w:del w:id="297" w:author="Samrat Guha Niyogi" w:date="2023-01-24T11:51:00Z">
              <w:r w:rsidDel="001D74CD">
                <w:delText>e.g Tuesday 6pm</w:delText>
              </w:r>
            </w:del>
          </w:p>
        </w:tc>
        <w:tc>
          <w:tcPr>
            <w:tcW w:w="2410" w:type="dxa"/>
          </w:tcPr>
          <w:p w14:paraId="3EA99A4A" w14:textId="39DBF778" w:rsidR="00472ECE" w:rsidDel="001D74CD" w:rsidRDefault="00472ECE" w:rsidP="00D03CC5">
            <w:pPr>
              <w:pStyle w:val="Body"/>
              <w:ind w:left="0"/>
              <w:cnfStyle w:val="000000000000" w:firstRow="0" w:lastRow="0" w:firstColumn="0" w:lastColumn="0" w:oddVBand="0" w:evenVBand="0" w:oddHBand="0" w:evenHBand="0" w:firstRowFirstColumn="0" w:firstRowLastColumn="0" w:lastRowFirstColumn="0" w:lastRowLastColumn="0"/>
              <w:rPr>
                <w:del w:id="298" w:author="Samrat Guha Niyogi" w:date="2023-01-24T11:51:00Z"/>
              </w:rPr>
            </w:pPr>
          </w:p>
        </w:tc>
        <w:tc>
          <w:tcPr>
            <w:tcW w:w="2786" w:type="dxa"/>
          </w:tcPr>
          <w:p w14:paraId="0B90D610" w14:textId="46B18A24" w:rsidR="00472ECE" w:rsidDel="001D74CD" w:rsidRDefault="00472ECE" w:rsidP="00D03CC5">
            <w:pPr>
              <w:pStyle w:val="Body"/>
              <w:ind w:left="0"/>
              <w:cnfStyle w:val="000000000000" w:firstRow="0" w:lastRow="0" w:firstColumn="0" w:lastColumn="0" w:oddVBand="0" w:evenVBand="0" w:oddHBand="0" w:evenHBand="0" w:firstRowFirstColumn="0" w:firstRowLastColumn="0" w:lastRowFirstColumn="0" w:lastRowLastColumn="0"/>
              <w:rPr>
                <w:del w:id="299" w:author="Samrat Guha Niyogi" w:date="2023-01-24T11:51:00Z"/>
              </w:rPr>
            </w:pPr>
          </w:p>
        </w:tc>
      </w:tr>
      <w:tr w:rsidR="00AD7314" w:rsidDel="001D74CD" w14:paraId="48138AF0" w14:textId="1B79AAF1" w:rsidTr="00E6005A">
        <w:trPr>
          <w:cnfStyle w:val="000000100000" w:firstRow="0" w:lastRow="0" w:firstColumn="0" w:lastColumn="0" w:oddVBand="0" w:evenVBand="0" w:oddHBand="1" w:evenHBand="0" w:firstRowFirstColumn="0" w:firstRowLastColumn="0" w:lastRowFirstColumn="0" w:lastRowLastColumn="0"/>
          <w:del w:id="300" w:author="Samrat Guha Niyogi" w:date="2023-01-24T11:51:00Z"/>
        </w:trPr>
        <w:tc>
          <w:tcPr>
            <w:cnfStyle w:val="001000000000" w:firstRow="0" w:lastRow="0" w:firstColumn="1" w:lastColumn="0" w:oddVBand="0" w:evenVBand="0" w:oddHBand="0" w:evenHBand="0" w:firstRowFirstColumn="0" w:firstRowLastColumn="0" w:lastRowFirstColumn="0" w:lastRowLastColumn="0"/>
            <w:tcW w:w="2943" w:type="dxa"/>
          </w:tcPr>
          <w:p w14:paraId="7CC8C169" w14:textId="4EB43BA0" w:rsidR="00AD7314" w:rsidRPr="00AD4548" w:rsidDel="001D74CD" w:rsidRDefault="00AD7314" w:rsidP="00D03CC5">
            <w:pPr>
              <w:pStyle w:val="Body"/>
              <w:ind w:left="0"/>
              <w:rPr>
                <w:del w:id="301" w:author="Samrat Guha Niyogi" w:date="2023-01-24T11:51:00Z"/>
                <w:b w:val="0"/>
                <w:bCs w:val="0"/>
              </w:rPr>
            </w:pPr>
            <w:del w:id="302" w:author="Samrat Guha Niyogi" w:date="2023-01-24T11:51:00Z">
              <w:r w:rsidRPr="00DE1897" w:rsidDel="001D74CD">
                <w:rPr>
                  <w:color w:val="404E54"/>
                  <w:shd w:val="clear" w:color="auto" w:fill="FFFFFF"/>
                </w:rPr>
                <w:delText xml:space="preserve">BL </w:delText>
              </w:r>
              <w:r w:rsidR="00B65361" w:rsidRPr="00DE1897" w:rsidDel="001D74CD">
                <w:rPr>
                  <w:color w:val="404E54"/>
                  <w:shd w:val="clear" w:color="auto" w:fill="FFFFFF"/>
                </w:rPr>
                <w:delText>RFP</w:delText>
              </w:r>
              <w:r w:rsidRPr="00DE1897" w:rsidDel="001D74CD">
                <w:rPr>
                  <w:color w:val="404E54"/>
                  <w:shd w:val="clear" w:color="auto" w:fill="FFFFFF"/>
                </w:rPr>
                <w:delText xml:space="preserve"> Product Acceptance Review Report</w:delText>
              </w:r>
            </w:del>
          </w:p>
        </w:tc>
        <w:tc>
          <w:tcPr>
            <w:tcW w:w="1985" w:type="dxa"/>
          </w:tcPr>
          <w:p w14:paraId="3CB0C138" w14:textId="7360461C" w:rsidR="00AD7314" w:rsidDel="001D74CD" w:rsidRDefault="00AD7314" w:rsidP="00D03CC5">
            <w:pPr>
              <w:pStyle w:val="Body"/>
              <w:ind w:left="0"/>
              <w:cnfStyle w:val="000000100000" w:firstRow="0" w:lastRow="0" w:firstColumn="0" w:lastColumn="0" w:oddVBand="0" w:evenVBand="0" w:oddHBand="1" w:evenHBand="0" w:firstRowFirstColumn="0" w:firstRowLastColumn="0" w:lastRowFirstColumn="0" w:lastRowLastColumn="0"/>
              <w:rPr>
                <w:del w:id="303" w:author="Samrat Guha Niyogi" w:date="2023-01-24T11:51:00Z"/>
              </w:rPr>
            </w:pPr>
          </w:p>
        </w:tc>
        <w:tc>
          <w:tcPr>
            <w:tcW w:w="2410" w:type="dxa"/>
          </w:tcPr>
          <w:p w14:paraId="63F166B8" w14:textId="4F6E89F8" w:rsidR="00AD7314" w:rsidDel="001D74CD" w:rsidRDefault="00AD7314" w:rsidP="00D03CC5">
            <w:pPr>
              <w:pStyle w:val="Body"/>
              <w:ind w:left="0"/>
              <w:cnfStyle w:val="000000100000" w:firstRow="0" w:lastRow="0" w:firstColumn="0" w:lastColumn="0" w:oddVBand="0" w:evenVBand="0" w:oddHBand="1" w:evenHBand="0" w:firstRowFirstColumn="0" w:firstRowLastColumn="0" w:lastRowFirstColumn="0" w:lastRowLastColumn="0"/>
              <w:rPr>
                <w:del w:id="304" w:author="Samrat Guha Niyogi" w:date="2023-01-24T11:51:00Z"/>
              </w:rPr>
            </w:pPr>
          </w:p>
        </w:tc>
        <w:tc>
          <w:tcPr>
            <w:tcW w:w="2786" w:type="dxa"/>
          </w:tcPr>
          <w:p w14:paraId="3EFE97D5" w14:textId="5EAFDB37" w:rsidR="00AD7314" w:rsidDel="001D74CD" w:rsidRDefault="00AD7314" w:rsidP="00D03CC5">
            <w:pPr>
              <w:pStyle w:val="Body"/>
              <w:ind w:left="0"/>
              <w:cnfStyle w:val="000000100000" w:firstRow="0" w:lastRow="0" w:firstColumn="0" w:lastColumn="0" w:oddVBand="0" w:evenVBand="0" w:oddHBand="1" w:evenHBand="0" w:firstRowFirstColumn="0" w:firstRowLastColumn="0" w:lastRowFirstColumn="0" w:lastRowLastColumn="0"/>
              <w:rPr>
                <w:del w:id="305" w:author="Samrat Guha Niyogi" w:date="2023-01-24T11:51:00Z"/>
              </w:rPr>
            </w:pPr>
          </w:p>
        </w:tc>
      </w:tr>
      <w:tr w:rsidR="00472ECE" w:rsidDel="001D74CD" w14:paraId="7A99A235" w14:textId="0D3264F3" w:rsidTr="00E6005A">
        <w:trPr>
          <w:del w:id="306" w:author="Samrat Guha Niyogi" w:date="2023-01-24T11:51:00Z"/>
        </w:trPr>
        <w:tc>
          <w:tcPr>
            <w:cnfStyle w:val="001000000000" w:firstRow="0" w:lastRow="0" w:firstColumn="1" w:lastColumn="0" w:oddVBand="0" w:evenVBand="0" w:oddHBand="0" w:evenHBand="0" w:firstRowFirstColumn="0" w:firstRowLastColumn="0" w:lastRowFirstColumn="0" w:lastRowLastColumn="0"/>
            <w:tcW w:w="2943" w:type="dxa"/>
          </w:tcPr>
          <w:p w14:paraId="5A843D9B" w14:textId="60924383" w:rsidR="00472ECE" w:rsidRPr="00AD4548" w:rsidDel="001D74CD" w:rsidRDefault="00AD7314" w:rsidP="00D03CC5">
            <w:pPr>
              <w:pStyle w:val="Body"/>
              <w:ind w:left="0"/>
              <w:rPr>
                <w:del w:id="307" w:author="Samrat Guha Niyogi" w:date="2023-01-24T11:51:00Z"/>
                <w:b w:val="0"/>
                <w:bCs w:val="0"/>
              </w:rPr>
            </w:pPr>
            <w:del w:id="308" w:author="Samrat Guha Niyogi" w:date="2023-01-24T11:51:00Z">
              <w:r w:rsidRPr="00DE1897" w:rsidDel="001D74CD">
                <w:rPr>
                  <w:color w:val="404E54"/>
                  <w:shd w:val="clear" w:color="auto" w:fill="FFFFFF"/>
                </w:rPr>
                <w:delText xml:space="preserve">BL </w:delText>
              </w:r>
              <w:r w:rsidR="00B65361" w:rsidRPr="00DE1897" w:rsidDel="001D74CD">
                <w:rPr>
                  <w:color w:val="404E54"/>
                  <w:shd w:val="clear" w:color="auto" w:fill="FFFFFF"/>
                </w:rPr>
                <w:delText xml:space="preserve">RFP </w:delText>
              </w:r>
              <w:r w:rsidRPr="00DE1897" w:rsidDel="001D74CD">
                <w:rPr>
                  <w:color w:val="404E54"/>
                  <w:shd w:val="clear" w:color="auto" w:fill="FFFFFF"/>
                </w:rPr>
                <w:delText>Supplier Performance Evaluation Report</w:delText>
              </w:r>
            </w:del>
          </w:p>
        </w:tc>
        <w:tc>
          <w:tcPr>
            <w:tcW w:w="1985" w:type="dxa"/>
          </w:tcPr>
          <w:p w14:paraId="1E3C3EF3" w14:textId="6634DD37" w:rsidR="00472ECE" w:rsidDel="001D74CD" w:rsidRDefault="00472ECE" w:rsidP="00D03CC5">
            <w:pPr>
              <w:pStyle w:val="Body"/>
              <w:ind w:left="0"/>
              <w:cnfStyle w:val="000000000000" w:firstRow="0" w:lastRow="0" w:firstColumn="0" w:lastColumn="0" w:oddVBand="0" w:evenVBand="0" w:oddHBand="0" w:evenHBand="0" w:firstRowFirstColumn="0" w:firstRowLastColumn="0" w:lastRowFirstColumn="0" w:lastRowLastColumn="0"/>
              <w:rPr>
                <w:del w:id="309" w:author="Samrat Guha Niyogi" w:date="2023-01-24T11:51:00Z"/>
              </w:rPr>
            </w:pPr>
          </w:p>
        </w:tc>
        <w:tc>
          <w:tcPr>
            <w:tcW w:w="2410" w:type="dxa"/>
          </w:tcPr>
          <w:p w14:paraId="0847A960" w14:textId="15178503" w:rsidR="00472ECE" w:rsidDel="001D74CD" w:rsidRDefault="00472ECE" w:rsidP="00D03CC5">
            <w:pPr>
              <w:pStyle w:val="Body"/>
              <w:ind w:left="0"/>
              <w:cnfStyle w:val="000000000000" w:firstRow="0" w:lastRow="0" w:firstColumn="0" w:lastColumn="0" w:oddVBand="0" w:evenVBand="0" w:oddHBand="0" w:evenHBand="0" w:firstRowFirstColumn="0" w:firstRowLastColumn="0" w:lastRowFirstColumn="0" w:lastRowLastColumn="0"/>
              <w:rPr>
                <w:del w:id="310" w:author="Samrat Guha Niyogi" w:date="2023-01-24T11:51:00Z"/>
              </w:rPr>
            </w:pPr>
          </w:p>
        </w:tc>
        <w:tc>
          <w:tcPr>
            <w:tcW w:w="2786" w:type="dxa"/>
          </w:tcPr>
          <w:p w14:paraId="40398B16" w14:textId="42568B7F" w:rsidR="00472ECE" w:rsidDel="001D74CD" w:rsidRDefault="00472ECE" w:rsidP="00D03CC5">
            <w:pPr>
              <w:pStyle w:val="Body"/>
              <w:ind w:left="0"/>
              <w:cnfStyle w:val="000000000000" w:firstRow="0" w:lastRow="0" w:firstColumn="0" w:lastColumn="0" w:oddVBand="0" w:evenVBand="0" w:oddHBand="0" w:evenHBand="0" w:firstRowFirstColumn="0" w:firstRowLastColumn="0" w:lastRowFirstColumn="0" w:lastRowLastColumn="0"/>
              <w:rPr>
                <w:del w:id="311" w:author="Samrat Guha Niyogi" w:date="2023-01-24T11:51:00Z"/>
              </w:rPr>
            </w:pPr>
          </w:p>
        </w:tc>
      </w:tr>
      <w:tr w:rsidR="00AD7314" w:rsidDel="001D74CD" w14:paraId="32DCAEA0" w14:textId="4B55FC2D" w:rsidTr="00E6005A">
        <w:trPr>
          <w:cnfStyle w:val="000000100000" w:firstRow="0" w:lastRow="0" w:firstColumn="0" w:lastColumn="0" w:oddVBand="0" w:evenVBand="0" w:oddHBand="1" w:evenHBand="0" w:firstRowFirstColumn="0" w:firstRowLastColumn="0" w:lastRowFirstColumn="0" w:lastRowLastColumn="0"/>
          <w:del w:id="312" w:author="Samrat Guha Niyogi" w:date="2023-01-24T11:51:00Z"/>
        </w:trPr>
        <w:tc>
          <w:tcPr>
            <w:cnfStyle w:val="001000000000" w:firstRow="0" w:lastRow="0" w:firstColumn="1" w:lastColumn="0" w:oddVBand="0" w:evenVBand="0" w:oddHBand="0" w:evenHBand="0" w:firstRowFirstColumn="0" w:firstRowLastColumn="0" w:lastRowFirstColumn="0" w:lastRowLastColumn="0"/>
            <w:tcW w:w="2943" w:type="dxa"/>
          </w:tcPr>
          <w:p w14:paraId="587D30FA" w14:textId="1706A76F" w:rsidR="00AD7314" w:rsidRPr="00DE1897" w:rsidDel="001D74CD" w:rsidRDefault="00AD7314" w:rsidP="00D03CC5">
            <w:pPr>
              <w:pStyle w:val="Body"/>
              <w:ind w:left="0"/>
              <w:rPr>
                <w:del w:id="313" w:author="Samrat Guha Niyogi" w:date="2023-01-24T11:51:00Z"/>
                <w:color w:val="404E54"/>
                <w:shd w:val="clear" w:color="auto" w:fill="FFFFFF"/>
              </w:rPr>
            </w:pPr>
            <w:del w:id="314" w:author="Samrat Guha Niyogi" w:date="2023-01-24T11:51:00Z">
              <w:r w:rsidRPr="00DE1897" w:rsidDel="001D74CD">
                <w:rPr>
                  <w:color w:val="404E54"/>
                  <w:shd w:val="clear" w:color="auto" w:fill="FFFFFF"/>
                </w:rPr>
                <w:delText xml:space="preserve">BL </w:delText>
              </w:r>
              <w:r w:rsidR="00B65361" w:rsidRPr="00DE1897" w:rsidDel="001D74CD">
                <w:rPr>
                  <w:color w:val="404E54"/>
                  <w:shd w:val="clear" w:color="auto" w:fill="FFFFFF"/>
                </w:rPr>
                <w:delText xml:space="preserve">RFP </w:delText>
              </w:r>
              <w:r w:rsidRPr="00DE1897" w:rsidDel="001D74CD">
                <w:rPr>
                  <w:color w:val="404E54"/>
                  <w:shd w:val="clear" w:color="auto" w:fill="FFFFFF"/>
                </w:rPr>
                <w:delText>Supplier Subcontract Audit Report</w:delText>
              </w:r>
            </w:del>
          </w:p>
        </w:tc>
        <w:tc>
          <w:tcPr>
            <w:tcW w:w="1985" w:type="dxa"/>
          </w:tcPr>
          <w:p w14:paraId="55CCC96D" w14:textId="75520E5C" w:rsidR="00AD7314" w:rsidDel="001D74CD" w:rsidRDefault="00AD7314" w:rsidP="00D03CC5">
            <w:pPr>
              <w:pStyle w:val="Body"/>
              <w:ind w:left="0"/>
              <w:cnfStyle w:val="000000100000" w:firstRow="0" w:lastRow="0" w:firstColumn="0" w:lastColumn="0" w:oddVBand="0" w:evenVBand="0" w:oddHBand="1" w:evenHBand="0" w:firstRowFirstColumn="0" w:firstRowLastColumn="0" w:lastRowFirstColumn="0" w:lastRowLastColumn="0"/>
              <w:rPr>
                <w:del w:id="315" w:author="Samrat Guha Niyogi" w:date="2023-01-24T11:51:00Z"/>
              </w:rPr>
            </w:pPr>
          </w:p>
        </w:tc>
        <w:tc>
          <w:tcPr>
            <w:tcW w:w="2410" w:type="dxa"/>
          </w:tcPr>
          <w:p w14:paraId="2C5835F0" w14:textId="67FDD2BC" w:rsidR="00AD7314" w:rsidDel="001D74CD" w:rsidRDefault="00AD7314" w:rsidP="00D03CC5">
            <w:pPr>
              <w:pStyle w:val="Body"/>
              <w:ind w:left="0"/>
              <w:cnfStyle w:val="000000100000" w:firstRow="0" w:lastRow="0" w:firstColumn="0" w:lastColumn="0" w:oddVBand="0" w:evenVBand="0" w:oddHBand="1" w:evenHBand="0" w:firstRowFirstColumn="0" w:firstRowLastColumn="0" w:lastRowFirstColumn="0" w:lastRowLastColumn="0"/>
              <w:rPr>
                <w:del w:id="316" w:author="Samrat Guha Niyogi" w:date="2023-01-24T11:51:00Z"/>
              </w:rPr>
            </w:pPr>
          </w:p>
        </w:tc>
        <w:tc>
          <w:tcPr>
            <w:tcW w:w="2786" w:type="dxa"/>
          </w:tcPr>
          <w:p w14:paraId="4F19FBC6" w14:textId="0F8A651E" w:rsidR="00AD7314" w:rsidDel="001D74CD" w:rsidRDefault="00AD7314" w:rsidP="00D03CC5">
            <w:pPr>
              <w:pStyle w:val="Body"/>
              <w:ind w:left="0"/>
              <w:cnfStyle w:val="000000100000" w:firstRow="0" w:lastRow="0" w:firstColumn="0" w:lastColumn="0" w:oddVBand="0" w:evenVBand="0" w:oddHBand="1" w:evenHBand="0" w:firstRowFirstColumn="0" w:firstRowLastColumn="0" w:lastRowFirstColumn="0" w:lastRowLastColumn="0"/>
              <w:rPr>
                <w:del w:id="317" w:author="Samrat Guha Niyogi" w:date="2023-01-24T11:51:00Z"/>
              </w:rPr>
            </w:pPr>
          </w:p>
        </w:tc>
      </w:tr>
      <w:tr w:rsidR="00AD7314" w:rsidDel="001D74CD" w14:paraId="0D1BD1B8" w14:textId="365556C8" w:rsidTr="00E6005A">
        <w:trPr>
          <w:del w:id="318" w:author="Samrat Guha Niyogi" w:date="2023-01-24T11:51:00Z"/>
        </w:trPr>
        <w:tc>
          <w:tcPr>
            <w:cnfStyle w:val="001000000000" w:firstRow="0" w:lastRow="0" w:firstColumn="1" w:lastColumn="0" w:oddVBand="0" w:evenVBand="0" w:oddHBand="0" w:evenHBand="0" w:firstRowFirstColumn="0" w:firstRowLastColumn="0" w:lastRowFirstColumn="0" w:lastRowLastColumn="0"/>
            <w:tcW w:w="2943" w:type="dxa"/>
          </w:tcPr>
          <w:p w14:paraId="3C1AD7B0" w14:textId="3CB820BE" w:rsidR="00AD7314" w:rsidRPr="00552BC7" w:rsidDel="001D74CD" w:rsidRDefault="00AD7314" w:rsidP="00D03CC5">
            <w:pPr>
              <w:pStyle w:val="Body"/>
              <w:ind w:left="0"/>
              <w:rPr>
                <w:del w:id="319" w:author="Samrat Guha Niyogi" w:date="2023-01-24T11:51:00Z"/>
                <w:b w:val="0"/>
                <w:bCs w:val="0"/>
              </w:rPr>
            </w:pPr>
          </w:p>
        </w:tc>
        <w:tc>
          <w:tcPr>
            <w:tcW w:w="1985" w:type="dxa"/>
          </w:tcPr>
          <w:p w14:paraId="6CD14557" w14:textId="7ECCDD0E" w:rsidR="00AD7314" w:rsidDel="001D74CD" w:rsidRDefault="00AD7314" w:rsidP="00D03CC5">
            <w:pPr>
              <w:pStyle w:val="Body"/>
              <w:ind w:left="0"/>
              <w:cnfStyle w:val="000000000000" w:firstRow="0" w:lastRow="0" w:firstColumn="0" w:lastColumn="0" w:oddVBand="0" w:evenVBand="0" w:oddHBand="0" w:evenHBand="0" w:firstRowFirstColumn="0" w:firstRowLastColumn="0" w:lastRowFirstColumn="0" w:lastRowLastColumn="0"/>
              <w:rPr>
                <w:del w:id="320" w:author="Samrat Guha Niyogi" w:date="2023-01-24T11:51:00Z"/>
              </w:rPr>
            </w:pPr>
          </w:p>
        </w:tc>
        <w:tc>
          <w:tcPr>
            <w:tcW w:w="2410" w:type="dxa"/>
          </w:tcPr>
          <w:p w14:paraId="335E029B" w14:textId="14495F98" w:rsidR="00AD7314" w:rsidDel="001D74CD" w:rsidRDefault="00AD7314" w:rsidP="00D03CC5">
            <w:pPr>
              <w:pStyle w:val="Body"/>
              <w:ind w:left="0"/>
              <w:cnfStyle w:val="000000000000" w:firstRow="0" w:lastRow="0" w:firstColumn="0" w:lastColumn="0" w:oddVBand="0" w:evenVBand="0" w:oddHBand="0" w:evenHBand="0" w:firstRowFirstColumn="0" w:firstRowLastColumn="0" w:lastRowFirstColumn="0" w:lastRowLastColumn="0"/>
              <w:rPr>
                <w:del w:id="321" w:author="Samrat Guha Niyogi" w:date="2023-01-24T11:51:00Z"/>
              </w:rPr>
            </w:pPr>
          </w:p>
        </w:tc>
        <w:tc>
          <w:tcPr>
            <w:tcW w:w="2786" w:type="dxa"/>
          </w:tcPr>
          <w:p w14:paraId="3896D2A5" w14:textId="5DE50749" w:rsidR="00AD7314" w:rsidDel="001D74CD" w:rsidRDefault="00AD7314" w:rsidP="00D03CC5">
            <w:pPr>
              <w:pStyle w:val="Body"/>
              <w:ind w:left="0"/>
              <w:cnfStyle w:val="000000000000" w:firstRow="0" w:lastRow="0" w:firstColumn="0" w:lastColumn="0" w:oddVBand="0" w:evenVBand="0" w:oddHBand="0" w:evenHBand="0" w:firstRowFirstColumn="0" w:firstRowLastColumn="0" w:lastRowFirstColumn="0" w:lastRowLastColumn="0"/>
              <w:rPr>
                <w:del w:id="322" w:author="Samrat Guha Niyogi" w:date="2023-01-24T11:51:00Z"/>
              </w:rPr>
            </w:pPr>
          </w:p>
        </w:tc>
      </w:tr>
    </w:tbl>
    <w:p w14:paraId="148EF0DD" w14:textId="77777777" w:rsidR="00A968A8" w:rsidRDefault="00A968A8" w:rsidP="00472ECE"/>
    <w:p w14:paraId="72F0B593" w14:textId="457C01F7" w:rsidR="00472ECE" w:rsidRDefault="00D77C90" w:rsidP="00472ECE">
      <w:r>
        <w:t xml:space="preserve">Note: Progress reports should be at least once per month </w:t>
      </w:r>
      <w:r w:rsidR="000B38D5">
        <w:t xml:space="preserve">and </w:t>
      </w:r>
      <w:r>
        <w:t>or</w:t>
      </w:r>
      <w:r w:rsidR="000B38D5">
        <w:t xml:space="preserve"> on release base</w:t>
      </w:r>
      <w:r>
        <w:t xml:space="preserve"> , and contain </w:t>
      </w:r>
      <w:r w:rsidRPr="00DE1897">
        <w:t>status of project, quality metrics and review status</w:t>
      </w:r>
      <w:r>
        <w:t>.</w:t>
      </w:r>
    </w:p>
    <w:p w14:paraId="4F2A8BC5" w14:textId="77777777" w:rsidR="00105D53" w:rsidRDefault="00105D53" w:rsidP="00472ECE"/>
    <w:p w14:paraId="1772BF04" w14:textId="77777777" w:rsidR="00472ECE" w:rsidRDefault="00472ECE" w:rsidP="00472ECE">
      <w:pPr>
        <w:pStyle w:val="Heading2"/>
      </w:pPr>
      <w:bookmarkStart w:id="323" w:name="_Toc86315394"/>
      <w:r>
        <w:t>Environment and Tools</w:t>
      </w:r>
      <w:bookmarkEnd w:id="323"/>
    </w:p>
    <w:p w14:paraId="2816C49C" w14:textId="77777777" w:rsidR="00472ECE" w:rsidRPr="00E622C1" w:rsidRDefault="00472ECE" w:rsidP="00472ECE">
      <w:pPr>
        <w:ind w:left="0"/>
      </w:pPr>
      <w:r w:rsidRPr="00E622C1">
        <w:t>This section contains:</w:t>
      </w:r>
    </w:p>
    <w:p w14:paraId="0C816B71" w14:textId="77777777" w:rsidR="00472ECE" w:rsidRPr="00E622C1" w:rsidRDefault="00472ECE" w:rsidP="00413F4A">
      <w:pPr>
        <w:pStyle w:val="ListParagraph"/>
        <w:numPr>
          <w:ilvl w:val="0"/>
          <w:numId w:val="15"/>
        </w:numPr>
      </w:pPr>
      <w:r w:rsidRPr="00E622C1">
        <w:t>Description of used environment and tools in collaboration framework</w:t>
      </w:r>
    </w:p>
    <w:p w14:paraId="5C038E90" w14:textId="77777777" w:rsidR="00472ECE" w:rsidRPr="00E622C1" w:rsidRDefault="00472ECE" w:rsidP="00413F4A">
      <w:pPr>
        <w:pStyle w:val="ListParagraph"/>
        <w:numPr>
          <w:ilvl w:val="0"/>
          <w:numId w:val="15"/>
        </w:numPr>
      </w:pPr>
      <w:r w:rsidRPr="00E622C1">
        <w:t>Design environment (e.g.: provide checkout link)</w:t>
      </w:r>
    </w:p>
    <w:p w14:paraId="0F811337" w14:textId="77777777" w:rsidR="00472ECE" w:rsidRPr="00E622C1" w:rsidRDefault="00472ECE" w:rsidP="00413F4A">
      <w:pPr>
        <w:pStyle w:val="ListParagraph"/>
        <w:numPr>
          <w:ilvl w:val="0"/>
          <w:numId w:val="15"/>
        </w:numPr>
      </w:pPr>
      <w:r w:rsidRPr="00E622C1">
        <w:t>Software development environment</w:t>
      </w:r>
    </w:p>
    <w:p w14:paraId="65CAE3D8" w14:textId="77777777" w:rsidR="00472ECE" w:rsidRPr="00E622C1" w:rsidRDefault="00472ECE" w:rsidP="00413F4A">
      <w:pPr>
        <w:pStyle w:val="ListParagraph"/>
        <w:numPr>
          <w:ilvl w:val="0"/>
          <w:numId w:val="15"/>
        </w:numPr>
      </w:pPr>
      <w:r w:rsidRPr="00E622C1">
        <w:t>Test environment</w:t>
      </w:r>
    </w:p>
    <w:p w14:paraId="3393BE85" w14:textId="77777777" w:rsidR="00472ECE" w:rsidRPr="00E622C1" w:rsidRDefault="00472ECE" w:rsidP="00413F4A">
      <w:pPr>
        <w:pStyle w:val="ListParagraph"/>
        <w:numPr>
          <w:ilvl w:val="0"/>
          <w:numId w:val="15"/>
        </w:numPr>
      </w:pPr>
      <w:r w:rsidRPr="00E622C1">
        <w:t>Version management system (e.g.: provide checkout link)</w:t>
      </w:r>
    </w:p>
    <w:p w14:paraId="4600C11E" w14:textId="77777777" w:rsidR="00472ECE" w:rsidRPr="00E622C1" w:rsidRDefault="00472ECE" w:rsidP="00413F4A">
      <w:pPr>
        <w:pStyle w:val="ListParagraph"/>
        <w:numPr>
          <w:ilvl w:val="0"/>
          <w:numId w:val="15"/>
        </w:numPr>
      </w:pPr>
      <w:r w:rsidRPr="00E622C1">
        <w:t>File releases / exchange system</w:t>
      </w:r>
    </w:p>
    <w:p w14:paraId="25FD7CB5" w14:textId="77777777" w:rsidR="00472ECE" w:rsidRPr="00E622C1" w:rsidRDefault="00472ECE" w:rsidP="00413F4A">
      <w:pPr>
        <w:pStyle w:val="ListParagraph"/>
        <w:numPr>
          <w:ilvl w:val="0"/>
          <w:numId w:val="15"/>
        </w:numPr>
      </w:pPr>
      <w:r w:rsidRPr="00E622C1">
        <w:t>Change request tool</w:t>
      </w:r>
    </w:p>
    <w:p w14:paraId="08A5F94F" w14:textId="77777777" w:rsidR="00472ECE" w:rsidRPr="00E622C1" w:rsidRDefault="00472ECE" w:rsidP="00413F4A">
      <w:pPr>
        <w:pStyle w:val="ListParagraph"/>
        <w:numPr>
          <w:ilvl w:val="0"/>
          <w:numId w:val="15"/>
        </w:numPr>
      </w:pPr>
      <w:r w:rsidRPr="00E622C1">
        <w:t>Problem report tool</w:t>
      </w:r>
    </w:p>
    <w:p w14:paraId="6259FF19" w14:textId="77777777" w:rsidR="00472ECE" w:rsidRPr="00E622C1" w:rsidRDefault="00472ECE" w:rsidP="00413F4A">
      <w:pPr>
        <w:pStyle w:val="ListParagraph"/>
        <w:numPr>
          <w:ilvl w:val="0"/>
          <w:numId w:val="15"/>
        </w:numPr>
      </w:pPr>
      <w:r w:rsidRPr="00E622C1">
        <w:t>Action Tracking</w:t>
      </w:r>
    </w:p>
    <w:p w14:paraId="319C5326" w14:textId="5E1D195D" w:rsidR="00472ECE" w:rsidRDefault="00472ECE" w:rsidP="00413F4A">
      <w:pPr>
        <w:pStyle w:val="ListParagraph"/>
        <w:numPr>
          <w:ilvl w:val="0"/>
          <w:numId w:val="15"/>
        </w:numPr>
      </w:pPr>
      <w:r w:rsidRPr="00E622C1">
        <w:t>Reviews Documentation / Tracking</w:t>
      </w:r>
    </w:p>
    <w:p w14:paraId="1D62F448" w14:textId="5C10BC62" w:rsidR="00C51C55" w:rsidRDefault="00C51C55" w:rsidP="00413F4A">
      <w:pPr>
        <w:pStyle w:val="ListParagraph"/>
        <w:numPr>
          <w:ilvl w:val="0"/>
          <w:numId w:val="15"/>
        </w:numPr>
        <w:rPr>
          <w:ins w:id="324" w:author="Samrat Guha Niyogi" w:date="2023-01-23T20:24:00Z"/>
        </w:rPr>
      </w:pPr>
      <w:r>
        <w:t>IT infrastructure setup, usage and support details including onboarding procedures and account/license access details</w:t>
      </w:r>
    </w:p>
    <w:p w14:paraId="0917E52E" w14:textId="1A4422A3" w:rsidR="00EC582B" w:rsidRPr="00E622C1" w:rsidRDefault="00EC582B">
      <w:pPr>
        <w:pStyle w:val="ListParagraph"/>
        <w:numPr>
          <w:ilvl w:val="0"/>
          <w:numId w:val="15"/>
        </w:numPr>
      </w:pPr>
      <w:ins w:id="325" w:author="Samrat Guha Niyogi" w:date="2023-01-23T20:24:00Z">
        <w:r>
          <w:t xml:space="preserve">The list of the software tools used during RFE SW project lifecycle and their versions are listed within the link: </w:t>
        </w:r>
        <w:r>
          <w:fldChar w:fldCharType="begin"/>
        </w:r>
        <w:r>
          <w:instrText xml:space="preserve"> HYPERLINK "https://bitbucket.sw.nxp.com/projects/STRX/repos/rfe/browse/docs/Functional_Safety/Tool_Evaluation_Qualification/RFE_SW_Tool_Eval_Qualificaion.xlsx" </w:instrText>
        </w:r>
        <w:r>
          <w:fldChar w:fldCharType="separate"/>
        </w:r>
        <w:r w:rsidRPr="00DB6183">
          <w:rPr>
            <w:rStyle w:val="Hyperlink"/>
          </w:rPr>
          <w:t>RFE_SW_Tool_Eval_Qualificaion.xlsx</w:t>
        </w:r>
        <w:r>
          <w:rPr>
            <w:rStyle w:val="Hyperlink"/>
          </w:rPr>
          <w:fldChar w:fldCharType="end"/>
        </w:r>
      </w:ins>
    </w:p>
    <w:p w14:paraId="552EB650" w14:textId="77777777" w:rsidR="00472ECE" w:rsidRDefault="00472ECE" w:rsidP="00472ECE"/>
    <w:p w14:paraId="7C150F46" w14:textId="77777777" w:rsidR="00472ECE" w:rsidRDefault="00472ECE" w:rsidP="00472ECE">
      <w:pPr>
        <w:pStyle w:val="Heading2"/>
      </w:pPr>
      <w:bookmarkStart w:id="326" w:name="_Toc86315395"/>
      <w:commentRangeStart w:id="327"/>
      <w:r>
        <w:t>Methods</w:t>
      </w:r>
      <w:bookmarkEnd w:id="326"/>
      <w:commentRangeEnd w:id="327"/>
      <w:r w:rsidR="004E703B">
        <w:rPr>
          <w:rStyle w:val="CommentReference"/>
          <w:rFonts w:ascii="Times New Roman" w:hAnsi="Times New Roman"/>
          <w:b w:val="0"/>
          <w:lang w:val="en-US"/>
        </w:rPr>
        <w:commentReference w:id="327"/>
      </w:r>
    </w:p>
    <w:p w14:paraId="4EF7E611" w14:textId="77777777" w:rsidR="00472ECE" w:rsidRDefault="00472ECE" w:rsidP="00472ECE"/>
    <w:p w14:paraId="1741FAE9" w14:textId="77777777" w:rsidR="00472ECE" w:rsidRPr="00E622C1" w:rsidRDefault="00472ECE" w:rsidP="00472ECE">
      <w:pPr>
        <w:ind w:left="0"/>
      </w:pPr>
      <w:r w:rsidRPr="00E622C1">
        <w:lastRenderedPageBreak/>
        <w:t>This section contains a list all specific methods that must be used by the project if applicable</w:t>
      </w:r>
    </w:p>
    <w:p w14:paraId="5943833A" w14:textId="28BC4464" w:rsidR="00472ECE" w:rsidDel="00F86065" w:rsidRDefault="00F86065">
      <w:pPr>
        <w:pStyle w:val="ListParagraph"/>
        <w:ind w:left="0"/>
        <w:rPr>
          <w:del w:id="328" w:author="Samrat Guha Niyogi" w:date="2023-01-24T11:51:00Z"/>
        </w:rPr>
        <w:pPrChange w:id="329" w:author="Samrat Guha Niyogi" w:date="2023-01-24T12:05:00Z">
          <w:pPr>
            <w:pStyle w:val="ListParagraph"/>
          </w:pPr>
        </w:pPrChange>
      </w:pPr>
      <w:ins w:id="330" w:author="Samrat Guha Niyogi" w:date="2023-01-24T12:05:00Z">
        <w:r>
          <w:t>R</w:t>
        </w:r>
      </w:ins>
      <w:ins w:id="331" w:author="Samrat Guha Niyogi" w:date="2023-01-24T11:51:00Z">
        <w:r w:rsidR="001D74CD">
          <w:t xml:space="preserve">emove the bulleted </w:t>
        </w:r>
        <w:proofErr w:type="spellStart"/>
        <w:r w:rsidR="001D74CD">
          <w:t>oints</w:t>
        </w:r>
        <w:proofErr w:type="spellEnd"/>
        <w:r w:rsidR="001D74CD">
          <w:t xml:space="preserve"> and add that project follows BL-AP sw development processes and necessary releases are planned as required by BCAM. Process requirements are in QAP .</w:t>
        </w:r>
      </w:ins>
      <w:del w:id="332" w:author="Samrat Guha Niyogi" w:date="2023-01-24T11:51:00Z">
        <w:r w:rsidR="00472ECE" w:rsidRPr="00E622C1" w:rsidDel="001D74CD">
          <w:delText>Integration flow</w:delText>
        </w:r>
      </w:del>
    </w:p>
    <w:p w14:paraId="410603AB" w14:textId="17839A52" w:rsidR="00F86065" w:rsidRDefault="00F86065">
      <w:pPr>
        <w:ind w:left="0"/>
        <w:rPr>
          <w:ins w:id="333" w:author="Samrat Guha Niyogi" w:date="2023-01-24T12:05:00Z"/>
          <w:color w:val="FF0000"/>
        </w:rPr>
        <w:pPrChange w:id="334" w:author="Samrat Guha Niyogi" w:date="2023-01-24T12:05:00Z">
          <w:pPr/>
        </w:pPrChange>
      </w:pPr>
    </w:p>
    <w:p w14:paraId="2EC3E7C6" w14:textId="2C9F624F" w:rsidR="00F86065" w:rsidRDefault="00F86065" w:rsidP="00F86065">
      <w:pPr>
        <w:rPr>
          <w:ins w:id="335" w:author="Samrat Guha Niyogi" w:date="2023-01-24T12:05:00Z"/>
          <w:color w:val="FF0000"/>
        </w:rPr>
      </w:pPr>
    </w:p>
    <w:p w14:paraId="6E2AB3A6" w14:textId="55ECFEF7" w:rsidR="00F86065" w:rsidRDefault="00F86065" w:rsidP="00F86065">
      <w:pPr>
        <w:ind w:left="0"/>
        <w:rPr>
          <w:ins w:id="336" w:author="Samrat Guha Niyogi" w:date="2023-01-24T12:06:00Z"/>
          <w:iCs/>
          <w:szCs w:val="22"/>
        </w:rPr>
      </w:pPr>
      <w:ins w:id="337" w:author="Samrat Guha Niyogi" w:date="2023-01-24T12:05:00Z">
        <w:r>
          <w:rPr>
            <w:iCs/>
            <w:szCs w:val="22"/>
          </w:rPr>
          <w:t xml:space="preserve">Refer to details in </w:t>
        </w:r>
      </w:ins>
      <w:ins w:id="338" w:author="Samrat Guha Niyogi" w:date="2023-01-24T12:06:00Z">
        <w:r>
          <w:rPr>
            <w:iCs/>
            <w:szCs w:val="22"/>
          </w:rPr>
          <w:fldChar w:fldCharType="begin"/>
        </w:r>
        <w:r>
          <w:rPr>
            <w:iCs/>
            <w:szCs w:val="22"/>
          </w:rPr>
          <w:instrText xml:space="preserve"> HYPERLINK "</w:instrText>
        </w:r>
        <w:r w:rsidRPr="00F86065">
          <w:rPr>
            <w:iCs/>
            <w:szCs w:val="22"/>
          </w:rPr>
          <w:instrText>https://bitbucket.sw.nxp.com/projects/STRX/repos/rfe/browse/docs/Quality_Assurance/RFE_FW_RFE_GUI_Quality_Assurance_Plan.docx</w:instrText>
        </w:r>
        <w:r>
          <w:rPr>
            <w:iCs/>
            <w:szCs w:val="22"/>
          </w:rPr>
          <w:instrText xml:space="preserve">" </w:instrText>
        </w:r>
        <w:r>
          <w:rPr>
            <w:iCs/>
            <w:szCs w:val="22"/>
          </w:rPr>
          <w:fldChar w:fldCharType="separate"/>
        </w:r>
        <w:r w:rsidRPr="00DB528C">
          <w:rPr>
            <w:rStyle w:val="Hyperlink"/>
            <w:iCs/>
            <w:szCs w:val="22"/>
          </w:rPr>
          <w:t>https://bitbucket.sw.nxp.com/projects/STRX/repos/rfe/browse/docs/Quality_Assurance/RFE_FW_RFE_GUI_Quality_Assurance_Plan.docx</w:t>
        </w:r>
        <w:r>
          <w:rPr>
            <w:iCs/>
            <w:szCs w:val="22"/>
          </w:rPr>
          <w:fldChar w:fldCharType="end"/>
        </w:r>
      </w:ins>
    </w:p>
    <w:p w14:paraId="7FD07EF9" w14:textId="77777777" w:rsidR="00F86065" w:rsidRDefault="00F86065" w:rsidP="00F86065">
      <w:pPr>
        <w:ind w:left="0"/>
        <w:rPr>
          <w:ins w:id="339" w:author="Samrat Guha Niyogi" w:date="2023-01-24T12:05:00Z"/>
        </w:rPr>
      </w:pPr>
    </w:p>
    <w:p w14:paraId="798B4032" w14:textId="77777777" w:rsidR="00F86065" w:rsidRPr="00F86065" w:rsidRDefault="00F86065">
      <w:pPr>
        <w:rPr>
          <w:ins w:id="340" w:author="Samrat Guha Niyogi" w:date="2023-01-24T12:05:00Z"/>
          <w:color w:val="FF0000"/>
          <w:rPrChange w:id="341" w:author="Samrat Guha Niyogi" w:date="2023-01-24T12:05:00Z">
            <w:rPr>
              <w:ins w:id="342" w:author="Samrat Guha Niyogi" w:date="2023-01-24T12:05:00Z"/>
            </w:rPr>
          </w:rPrChange>
        </w:rPr>
        <w:pPrChange w:id="343" w:author="Samrat Guha Niyogi" w:date="2023-01-24T12:05:00Z">
          <w:pPr>
            <w:ind w:left="0"/>
          </w:pPr>
        </w:pPrChange>
      </w:pPr>
    </w:p>
    <w:p w14:paraId="0E0E25F5" w14:textId="4122C30E" w:rsidR="00472ECE" w:rsidRPr="00E622C1" w:rsidDel="001D74CD" w:rsidRDefault="00472ECE">
      <w:pPr>
        <w:pStyle w:val="ListParagraph"/>
        <w:rPr>
          <w:del w:id="344" w:author="Samrat Guha Niyogi" w:date="2023-01-24T11:51:00Z"/>
        </w:rPr>
        <w:pPrChange w:id="345" w:author="Samrat Guha Niyogi" w:date="2023-01-24T12:05:00Z">
          <w:pPr>
            <w:pStyle w:val="ListParagraph"/>
            <w:numPr>
              <w:numId w:val="16"/>
            </w:numPr>
            <w:ind w:left="1287" w:hanging="360"/>
          </w:pPr>
        </w:pPrChange>
      </w:pPr>
      <w:del w:id="346" w:author="Samrat Guha Niyogi" w:date="2023-01-24T11:51:00Z">
        <w:r w:rsidRPr="00E622C1" w:rsidDel="001D74CD">
          <w:delText>Re</w:delText>
        </w:r>
        <w:r w:rsidR="00E622C1" w:rsidDel="001D74CD">
          <w:delText xml:space="preserve">lease definitions (e.g.: NPI CES, CQS, </w:delText>
        </w:r>
        <w:r w:rsidRPr="00E622C1" w:rsidDel="001D74CD">
          <w:delText xml:space="preserve"> SW EAR, PRC, RFP)</w:delText>
        </w:r>
      </w:del>
    </w:p>
    <w:p w14:paraId="4FD2F255" w14:textId="6FDB3CA6" w:rsidR="00472ECE" w:rsidRPr="00E622C1" w:rsidDel="001D74CD" w:rsidRDefault="00472ECE">
      <w:pPr>
        <w:pStyle w:val="ListParagraph"/>
        <w:rPr>
          <w:del w:id="347" w:author="Samrat Guha Niyogi" w:date="2023-01-24T11:51:00Z"/>
        </w:rPr>
        <w:pPrChange w:id="348" w:author="Samrat Guha Niyogi" w:date="2023-01-24T12:05:00Z">
          <w:pPr>
            <w:pStyle w:val="ListParagraph"/>
            <w:numPr>
              <w:numId w:val="16"/>
            </w:numPr>
            <w:ind w:left="1287" w:hanging="360"/>
          </w:pPr>
        </w:pPrChange>
      </w:pPr>
      <w:del w:id="349" w:author="Samrat Guha Niyogi" w:date="2023-01-24T11:51:00Z">
        <w:r w:rsidRPr="00E622C1" w:rsidDel="001D74CD">
          <w:delText>Intake criteria’s (e.g. HAL checks)</w:delText>
        </w:r>
      </w:del>
    </w:p>
    <w:p w14:paraId="6AA787E9" w14:textId="0A54402F" w:rsidR="00472ECE" w:rsidRPr="00E622C1" w:rsidDel="001D74CD" w:rsidRDefault="00472ECE">
      <w:pPr>
        <w:pStyle w:val="ListParagraph"/>
        <w:rPr>
          <w:del w:id="350" w:author="Samrat Guha Niyogi" w:date="2023-01-24T11:51:00Z"/>
        </w:rPr>
        <w:pPrChange w:id="351" w:author="Samrat Guha Niyogi" w:date="2023-01-24T12:05:00Z">
          <w:pPr>
            <w:pStyle w:val="ListParagraph"/>
            <w:numPr>
              <w:numId w:val="16"/>
            </w:numPr>
            <w:ind w:left="1287" w:hanging="360"/>
          </w:pPr>
        </w:pPrChange>
      </w:pPr>
      <w:del w:id="352" w:author="Samrat Guha Niyogi" w:date="2023-01-24T11:51:00Z">
        <w:r w:rsidRPr="00E622C1" w:rsidDel="001D74CD">
          <w:delText>Process documentation that need to be shared</w:delText>
        </w:r>
      </w:del>
    </w:p>
    <w:p w14:paraId="3815D81A" w14:textId="77777777" w:rsidR="00472ECE" w:rsidRDefault="00472ECE">
      <w:pPr>
        <w:pStyle w:val="ListParagraph"/>
        <w:pPrChange w:id="353" w:author="Samrat Guha Niyogi" w:date="2023-01-24T12:05:00Z">
          <w:pPr/>
        </w:pPrChange>
      </w:pPr>
    </w:p>
    <w:p w14:paraId="39102AD9" w14:textId="77777777" w:rsidR="00472ECE" w:rsidRDefault="00472ECE" w:rsidP="00472ECE"/>
    <w:p w14:paraId="3C4892A9" w14:textId="77777777" w:rsidR="00472ECE" w:rsidRDefault="00AD4924" w:rsidP="00AD4924">
      <w:pPr>
        <w:pStyle w:val="Heading1"/>
      </w:pPr>
      <w:bookmarkStart w:id="354" w:name="_Toc86315396"/>
      <w:r>
        <w:t>Non-Technical Requirements</w:t>
      </w:r>
      <w:bookmarkEnd w:id="354"/>
    </w:p>
    <w:p w14:paraId="472F3057" w14:textId="77777777" w:rsidR="00A63055" w:rsidRDefault="00A63055" w:rsidP="00A63055">
      <w:pPr>
        <w:ind w:left="0"/>
      </w:pPr>
    </w:p>
    <w:p w14:paraId="785E565D" w14:textId="77777777" w:rsidR="00A63055" w:rsidRDefault="00A63055" w:rsidP="00A63055">
      <w:pPr>
        <w:pStyle w:val="Heading2"/>
        <w:widowControl/>
        <w:tabs>
          <w:tab w:val="num" w:pos="-20"/>
        </w:tabs>
        <w:suppressAutoHyphens w:val="0"/>
        <w:spacing w:before="220" w:after="0" w:line="280" w:lineRule="exact"/>
        <w:ind w:left="-20" w:firstLine="871"/>
      </w:pPr>
      <w:bookmarkStart w:id="355" w:name="_Toc86315397"/>
      <w:r>
        <w:t>Schedule</w:t>
      </w:r>
      <w:bookmarkEnd w:id="355"/>
    </w:p>
    <w:p w14:paraId="5624290B" w14:textId="77777777" w:rsidR="00A63055" w:rsidRPr="00A63055" w:rsidRDefault="00A63055" w:rsidP="00A63055"/>
    <w:p w14:paraId="44475D31" w14:textId="77777777" w:rsidR="00A63055" w:rsidRDefault="00A63055" w:rsidP="00A63055">
      <w:r>
        <w:t xml:space="preserve">This section describes the overall schedule and constraints. Milestones numbers can be used  </w:t>
      </w:r>
    </w:p>
    <w:p w14:paraId="00CF049C" w14:textId="77777777" w:rsidR="00A63055" w:rsidRDefault="00A63055" w:rsidP="00A63055">
      <w:pPr>
        <w:ind w:left="0"/>
      </w:pPr>
      <w:r>
        <w:t>for tracking purpose.</w:t>
      </w:r>
    </w:p>
    <w:p w14:paraId="0A02A667" w14:textId="4507B3BB" w:rsidR="00F86065" w:rsidRDefault="00F86065" w:rsidP="00A63055">
      <w:pPr>
        <w:rPr>
          <w:ins w:id="356" w:author="Samrat Guha Niyogi" w:date="2023-01-24T12:11:00Z"/>
        </w:rPr>
      </w:pPr>
      <w:ins w:id="357" w:author="Samrat Guha Niyogi" w:date="2023-01-24T12:11:00Z">
        <w:r>
          <w:t xml:space="preserve">A similar schedule will be maintained for Remote </w:t>
        </w:r>
      </w:ins>
      <w:ins w:id="358" w:author="Samrat Guha Niyogi" w:date="2023-01-24T12:13:00Z">
        <w:r>
          <w:t xml:space="preserve">in </w:t>
        </w:r>
      </w:ins>
      <w:ins w:id="359" w:author="Samrat Guha Niyogi" w:date="2023-01-24T12:12:00Z">
        <w:r>
          <w:t xml:space="preserve">collabnet </w:t>
        </w:r>
      </w:ins>
      <w:ins w:id="360" w:author="Samrat Guha Niyogi" w:date="2023-01-24T12:11:00Z">
        <w:r>
          <w:t xml:space="preserve">as </w:t>
        </w:r>
      </w:ins>
      <w:ins w:id="361" w:author="Samrat Guha Niyogi" w:date="2023-01-24T12:34:00Z">
        <w:r w:rsidR="00440B0A">
          <w:t xml:space="preserve">similar to </w:t>
        </w:r>
      </w:ins>
      <w:ins w:id="362" w:author="Samrat Guha Niyogi" w:date="2023-01-24T12:11:00Z">
        <w:r>
          <w:t xml:space="preserve"> STRX </w:t>
        </w:r>
        <w:proofErr w:type="spellStart"/>
        <w:r>
          <w:t>OneChip</w:t>
        </w:r>
        <w:proofErr w:type="spellEnd"/>
      </w:ins>
    </w:p>
    <w:p w14:paraId="20F0860D" w14:textId="41682007" w:rsidR="00A63055" w:rsidRPr="006E6CD2" w:rsidRDefault="00F86065" w:rsidP="00A63055">
      <w:pPr>
        <w:rPr>
          <w:lang w:val="en-US"/>
          <w:rPrChange w:id="363" w:author="Samrat Guha Niyogi" w:date="2023-01-24T12:22:00Z">
            <w:rPr/>
          </w:rPrChange>
        </w:rPr>
      </w:pPr>
      <w:ins w:id="364" w:author="Samrat Guha Niyogi" w:date="2023-01-24T12:11:00Z">
        <w:r>
          <w:t xml:space="preserve">Eg: </w:t>
        </w:r>
        <w:r>
          <w:fldChar w:fldCharType="begin"/>
        </w:r>
        <w:r>
          <w:instrText xml:space="preserve"> HYPERLINK "https://nxp1.sharepoint.com/:x:/r/teams/206_16/Shared%20Documents/STRX/ProjectPlanning/STRX_SW_Release%20Plan.xlsx?d=w3e56ecd62ff7491b9dd8eda8f33f2987&amp;csf=1&amp;web=1&amp;e=gvH6Wo" </w:instrText>
        </w:r>
        <w:r>
          <w:fldChar w:fldCharType="separate"/>
        </w:r>
        <w:proofErr w:type="spellStart"/>
        <w:r>
          <w:rPr>
            <w:rStyle w:val="Hyperlink"/>
          </w:rPr>
          <w:t>STRX_SW_Release</w:t>
        </w:r>
        <w:proofErr w:type="spellEnd"/>
        <w:r>
          <w:rPr>
            <w:rStyle w:val="Hyperlink"/>
          </w:rPr>
          <w:t xml:space="preserve"> Plan.xlsx</w:t>
        </w:r>
        <w:r>
          <w:fldChar w:fldCharType="end"/>
        </w:r>
      </w:ins>
      <w:ins w:id="365" w:author="Samrat Guha Niyogi" w:date="2023-01-24T12:13:00Z">
        <w:r>
          <w:t xml:space="preserve">. </w:t>
        </w:r>
      </w:ins>
      <w:commentRangeStart w:id="366"/>
      <w:del w:id="367" w:author="Samrat Guha Niyogi" w:date="2023-01-24T12:11:00Z">
        <w:r w:rsidR="00A63055" w:rsidDel="00F86065">
          <w:delText>Table is filled out with examples</w:delText>
        </w:r>
        <w:r w:rsidR="00B928E7" w:rsidDel="00F86065">
          <w:delText xml:space="preserve"> only.</w:delText>
        </w:r>
      </w:del>
      <w:commentRangeEnd w:id="366"/>
      <w:del w:id="368" w:author="Samrat Guha Niyogi" w:date="2023-01-24T12:22:00Z">
        <w:r w:rsidR="004E703B" w:rsidDel="006E6CD2">
          <w:rPr>
            <w:rStyle w:val="CommentReference"/>
            <w:rFonts w:ascii="Times New Roman" w:hAnsi="Times New Roman"/>
            <w:lang w:val="en-US"/>
          </w:rPr>
          <w:commentReference w:id="366"/>
        </w:r>
      </w:del>
    </w:p>
    <w:p w14:paraId="46536F19" w14:textId="4253E89F" w:rsidR="00A63055" w:rsidRDefault="00440B0A" w:rsidP="00A63055">
      <w:pPr>
        <w:pStyle w:val="Body"/>
        <w:ind w:left="0"/>
        <w:rPr>
          <w:iCs/>
        </w:rPr>
      </w:pPr>
      <w:ins w:id="369" w:author="Samrat Guha Niyogi" w:date="2023-01-24T12:34:00Z">
        <w:r>
          <w:rPr>
            <w:iCs/>
            <w:noProof/>
          </w:rPr>
          <w:drawing>
            <wp:inline distT="0" distB="0" distL="0" distR="0" wp14:anchorId="70D9CF15" wp14:editId="74215CF1">
              <wp:extent cx="6318885" cy="336486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8885" cy="3364865"/>
                      </a:xfrm>
                      <a:prstGeom prst="rect">
                        <a:avLst/>
                      </a:prstGeom>
                      <a:noFill/>
                      <a:ln>
                        <a:noFill/>
                      </a:ln>
                    </pic:spPr>
                  </pic:pic>
                </a:graphicData>
              </a:graphic>
            </wp:inline>
          </w:drawing>
        </w:r>
      </w:ins>
    </w:p>
    <w:tbl>
      <w:tblPr>
        <w:tblStyle w:val="GridTable4-Accent3"/>
        <w:tblW w:w="0" w:type="auto"/>
        <w:tblLook w:val="04A0" w:firstRow="1" w:lastRow="0" w:firstColumn="1" w:lastColumn="0" w:noHBand="0" w:noVBand="1"/>
      </w:tblPr>
      <w:tblGrid>
        <w:gridCol w:w="1193"/>
        <w:gridCol w:w="4063"/>
        <w:gridCol w:w="1267"/>
        <w:gridCol w:w="3418"/>
      </w:tblGrid>
      <w:tr w:rsidR="00A63055" w:rsidRPr="00552BC7" w:rsidDel="00F86065" w14:paraId="1A7F7AE0" w14:textId="093F7D72" w:rsidTr="00E6005A">
        <w:trPr>
          <w:cnfStyle w:val="100000000000" w:firstRow="1" w:lastRow="0" w:firstColumn="0" w:lastColumn="0" w:oddVBand="0" w:evenVBand="0" w:oddHBand="0" w:evenHBand="0" w:firstRowFirstColumn="0" w:firstRowLastColumn="0" w:lastRowFirstColumn="0" w:lastRowLastColumn="0"/>
          <w:del w:id="370" w:author="Samrat Guha Niyogi" w:date="2023-01-24T12:11:00Z"/>
        </w:trPr>
        <w:tc>
          <w:tcPr>
            <w:cnfStyle w:val="001000000000" w:firstRow="0" w:lastRow="0" w:firstColumn="1" w:lastColumn="0" w:oddVBand="0" w:evenVBand="0" w:oddHBand="0" w:evenHBand="0" w:firstRowFirstColumn="0" w:firstRowLastColumn="0" w:lastRowFirstColumn="0" w:lastRowLastColumn="0"/>
            <w:tcW w:w="1197" w:type="dxa"/>
          </w:tcPr>
          <w:p w14:paraId="09D9F747" w14:textId="57B23B27" w:rsidR="00A63055" w:rsidRPr="00552BC7" w:rsidDel="00F86065" w:rsidRDefault="00A63055" w:rsidP="00D03CC5">
            <w:pPr>
              <w:pStyle w:val="Body"/>
              <w:ind w:left="0"/>
              <w:rPr>
                <w:del w:id="371" w:author="Samrat Guha Niyogi" w:date="2023-01-24T12:11:00Z"/>
                <w:b w:val="0"/>
                <w:bCs w:val="0"/>
                <w:iCs/>
                <w:color w:val="FFFFFF"/>
              </w:rPr>
            </w:pPr>
            <w:del w:id="372" w:author="Samrat Guha Niyogi" w:date="2023-01-24T12:11:00Z">
              <w:r w:rsidRPr="00552BC7" w:rsidDel="00F86065">
                <w:rPr>
                  <w:b w:val="0"/>
                  <w:bCs w:val="0"/>
                  <w:iCs/>
                  <w:color w:val="FFFFFF"/>
                </w:rPr>
                <w:delText>Milestone</w:delText>
              </w:r>
            </w:del>
          </w:p>
        </w:tc>
        <w:tc>
          <w:tcPr>
            <w:tcW w:w="4156" w:type="dxa"/>
          </w:tcPr>
          <w:p w14:paraId="09F00ADB" w14:textId="2E9A8631" w:rsidR="00A63055" w:rsidRPr="00552BC7" w:rsidDel="00F86065"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373" w:author="Samrat Guha Niyogi" w:date="2023-01-24T12:11:00Z"/>
                <w:b w:val="0"/>
                <w:bCs w:val="0"/>
                <w:iCs/>
                <w:color w:val="FFFFFF"/>
              </w:rPr>
            </w:pPr>
            <w:del w:id="374" w:author="Samrat Guha Niyogi" w:date="2023-01-24T12:11:00Z">
              <w:r w:rsidRPr="00552BC7" w:rsidDel="00F86065">
                <w:rPr>
                  <w:b w:val="0"/>
                  <w:bCs w:val="0"/>
                  <w:iCs/>
                  <w:color w:val="FFFFFF"/>
                </w:rPr>
                <w:delText>Description</w:delText>
              </w:r>
            </w:del>
          </w:p>
        </w:tc>
        <w:tc>
          <w:tcPr>
            <w:tcW w:w="1276" w:type="dxa"/>
          </w:tcPr>
          <w:p w14:paraId="58DD1F8A" w14:textId="136A91A3" w:rsidR="00A63055" w:rsidRPr="00552BC7" w:rsidDel="00F86065"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375" w:author="Samrat Guha Niyogi" w:date="2023-01-24T12:11:00Z"/>
                <w:b w:val="0"/>
                <w:bCs w:val="0"/>
                <w:iCs/>
                <w:color w:val="FFFFFF"/>
              </w:rPr>
            </w:pPr>
            <w:del w:id="376" w:author="Samrat Guha Niyogi" w:date="2023-01-24T12:11:00Z">
              <w:r w:rsidRPr="00552BC7" w:rsidDel="00F86065">
                <w:rPr>
                  <w:b w:val="0"/>
                  <w:bCs w:val="0"/>
                  <w:iCs/>
                  <w:color w:val="FFFFFF"/>
                </w:rPr>
                <w:delText>Date</w:delText>
              </w:r>
            </w:del>
          </w:p>
        </w:tc>
        <w:tc>
          <w:tcPr>
            <w:tcW w:w="3495" w:type="dxa"/>
          </w:tcPr>
          <w:p w14:paraId="360FE2E0" w14:textId="173938AA" w:rsidR="00A63055" w:rsidRPr="00552BC7" w:rsidDel="00F86065"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377" w:author="Samrat Guha Niyogi" w:date="2023-01-24T12:11:00Z"/>
                <w:b w:val="0"/>
                <w:bCs w:val="0"/>
                <w:iCs/>
                <w:color w:val="FFFFFF"/>
              </w:rPr>
            </w:pPr>
            <w:del w:id="378" w:author="Samrat Guha Niyogi" w:date="2023-01-24T12:11:00Z">
              <w:r w:rsidRPr="00552BC7" w:rsidDel="00F86065">
                <w:rPr>
                  <w:b w:val="0"/>
                  <w:bCs w:val="0"/>
                  <w:iCs/>
                  <w:color w:val="FFFFFF"/>
                </w:rPr>
                <w:delText>Comment</w:delText>
              </w:r>
            </w:del>
          </w:p>
        </w:tc>
      </w:tr>
      <w:tr w:rsidR="00A63055" w:rsidRPr="00552BC7" w:rsidDel="00F86065" w14:paraId="06809BD6" w14:textId="52BA82FE" w:rsidTr="00E6005A">
        <w:trPr>
          <w:cnfStyle w:val="000000100000" w:firstRow="0" w:lastRow="0" w:firstColumn="0" w:lastColumn="0" w:oddVBand="0" w:evenVBand="0" w:oddHBand="1" w:evenHBand="0" w:firstRowFirstColumn="0" w:firstRowLastColumn="0" w:lastRowFirstColumn="0" w:lastRowLastColumn="0"/>
          <w:del w:id="379" w:author="Samrat Guha Niyogi" w:date="2023-01-24T12:11:00Z"/>
        </w:trPr>
        <w:tc>
          <w:tcPr>
            <w:cnfStyle w:val="001000000000" w:firstRow="0" w:lastRow="0" w:firstColumn="1" w:lastColumn="0" w:oddVBand="0" w:evenVBand="0" w:oddHBand="0" w:evenHBand="0" w:firstRowFirstColumn="0" w:firstRowLastColumn="0" w:lastRowFirstColumn="0" w:lastRowLastColumn="0"/>
            <w:tcW w:w="1197" w:type="dxa"/>
          </w:tcPr>
          <w:p w14:paraId="2799B280" w14:textId="453A705B" w:rsidR="00A63055" w:rsidRPr="00552BC7" w:rsidDel="00F86065" w:rsidRDefault="00A63055" w:rsidP="00D03CC5">
            <w:pPr>
              <w:pStyle w:val="Body"/>
              <w:ind w:left="0"/>
              <w:rPr>
                <w:del w:id="380" w:author="Samrat Guha Niyogi" w:date="2023-01-24T12:11:00Z"/>
                <w:b w:val="0"/>
                <w:bCs w:val="0"/>
                <w:iCs/>
              </w:rPr>
            </w:pPr>
            <w:del w:id="381" w:author="Samrat Guha Niyogi" w:date="2023-01-24T12:11:00Z">
              <w:r w:rsidRPr="00552BC7" w:rsidDel="00F86065">
                <w:rPr>
                  <w:b w:val="0"/>
                  <w:bCs w:val="0"/>
                  <w:iCs/>
                </w:rPr>
                <w:delText>M1</w:delText>
              </w:r>
            </w:del>
          </w:p>
        </w:tc>
        <w:tc>
          <w:tcPr>
            <w:tcW w:w="4156" w:type="dxa"/>
          </w:tcPr>
          <w:p w14:paraId="4E61AB25" w14:textId="6FF3BA4E" w:rsidR="00A63055" w:rsidRPr="00552BC7" w:rsidDel="00F86065"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382" w:author="Samrat Guha Niyogi" w:date="2023-01-24T12:11:00Z"/>
                <w:iCs/>
              </w:rPr>
            </w:pPr>
            <w:del w:id="383" w:author="Samrat Guha Niyogi" w:date="2023-01-24T12:11:00Z">
              <w:r w:rsidRPr="00552BC7" w:rsidDel="00F86065">
                <w:rPr>
                  <w:iCs/>
                </w:rPr>
                <w:delText>Description of Milestone M1</w:delText>
              </w:r>
            </w:del>
          </w:p>
        </w:tc>
        <w:tc>
          <w:tcPr>
            <w:tcW w:w="1276" w:type="dxa"/>
          </w:tcPr>
          <w:p w14:paraId="13EF91B2" w14:textId="37089AFD" w:rsidR="00A63055" w:rsidRPr="00552BC7" w:rsidDel="00F86065"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384" w:author="Samrat Guha Niyogi" w:date="2023-01-24T12:11:00Z"/>
                <w:iCs/>
              </w:rPr>
            </w:pPr>
            <w:del w:id="385" w:author="Samrat Guha Niyogi" w:date="2023-01-24T12:11:00Z">
              <w:r w:rsidRPr="00552BC7" w:rsidDel="00F86065">
                <w:rPr>
                  <w:iCs/>
                </w:rPr>
                <w:delText>tbd</w:delText>
              </w:r>
            </w:del>
          </w:p>
        </w:tc>
        <w:tc>
          <w:tcPr>
            <w:tcW w:w="3495" w:type="dxa"/>
          </w:tcPr>
          <w:p w14:paraId="68B518AD" w14:textId="791C6E25" w:rsidR="00A63055" w:rsidRPr="00552BC7" w:rsidDel="00F86065"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386" w:author="Samrat Guha Niyogi" w:date="2023-01-24T12:11:00Z"/>
                <w:iCs/>
              </w:rPr>
            </w:pPr>
            <w:del w:id="387" w:author="Samrat Guha Niyogi" w:date="2023-01-24T12:11:00Z">
              <w:r w:rsidRPr="00552BC7" w:rsidDel="00F86065">
                <w:rPr>
                  <w:iCs/>
                </w:rPr>
                <w:delText>tbd</w:delText>
              </w:r>
            </w:del>
          </w:p>
        </w:tc>
      </w:tr>
      <w:tr w:rsidR="00A63055" w:rsidRPr="00552BC7" w:rsidDel="00F86065" w14:paraId="0E5E288D" w14:textId="78D1E098" w:rsidTr="00E6005A">
        <w:trPr>
          <w:del w:id="388" w:author="Samrat Guha Niyogi" w:date="2023-01-24T12:11:00Z"/>
        </w:trPr>
        <w:tc>
          <w:tcPr>
            <w:cnfStyle w:val="001000000000" w:firstRow="0" w:lastRow="0" w:firstColumn="1" w:lastColumn="0" w:oddVBand="0" w:evenVBand="0" w:oddHBand="0" w:evenHBand="0" w:firstRowFirstColumn="0" w:firstRowLastColumn="0" w:lastRowFirstColumn="0" w:lastRowLastColumn="0"/>
            <w:tcW w:w="1197" w:type="dxa"/>
          </w:tcPr>
          <w:p w14:paraId="0EE7254E" w14:textId="300C7A54" w:rsidR="00A63055" w:rsidRPr="00552BC7" w:rsidDel="00F86065" w:rsidRDefault="00A63055" w:rsidP="00D03CC5">
            <w:pPr>
              <w:pStyle w:val="Body"/>
              <w:ind w:left="0"/>
              <w:rPr>
                <w:del w:id="389" w:author="Samrat Guha Niyogi" w:date="2023-01-24T12:11:00Z"/>
                <w:b w:val="0"/>
                <w:bCs w:val="0"/>
                <w:iCs/>
              </w:rPr>
            </w:pPr>
            <w:del w:id="390" w:author="Samrat Guha Niyogi" w:date="2023-01-24T12:11:00Z">
              <w:r w:rsidRPr="00552BC7" w:rsidDel="00F86065">
                <w:rPr>
                  <w:b w:val="0"/>
                  <w:bCs w:val="0"/>
                  <w:iCs/>
                </w:rPr>
                <w:delText>M2</w:delText>
              </w:r>
            </w:del>
          </w:p>
        </w:tc>
        <w:tc>
          <w:tcPr>
            <w:tcW w:w="4156" w:type="dxa"/>
          </w:tcPr>
          <w:p w14:paraId="548EDC87" w14:textId="2E7CFE40" w:rsidR="00A63055" w:rsidRPr="00552BC7" w:rsidDel="00F86065"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391" w:author="Samrat Guha Niyogi" w:date="2023-01-24T12:11:00Z"/>
                <w:iCs/>
              </w:rPr>
            </w:pPr>
            <w:del w:id="392" w:author="Samrat Guha Niyogi" w:date="2023-01-24T12:11:00Z">
              <w:r w:rsidRPr="00552BC7" w:rsidDel="00F86065">
                <w:rPr>
                  <w:iCs/>
                </w:rPr>
                <w:delText>Kick Off Meeting</w:delText>
              </w:r>
            </w:del>
          </w:p>
        </w:tc>
        <w:tc>
          <w:tcPr>
            <w:tcW w:w="1276" w:type="dxa"/>
          </w:tcPr>
          <w:p w14:paraId="07AF13EB" w14:textId="0FF4870C" w:rsidR="00A63055" w:rsidRPr="00552BC7" w:rsidDel="00F86065"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393" w:author="Samrat Guha Niyogi" w:date="2023-01-24T12:11:00Z"/>
                <w:iCs/>
              </w:rPr>
            </w:pPr>
            <w:del w:id="394" w:author="Samrat Guha Niyogi" w:date="2023-01-24T12:11:00Z">
              <w:r w:rsidRPr="00552BC7" w:rsidDel="00F86065">
                <w:rPr>
                  <w:iCs/>
                </w:rPr>
                <w:delText>CW1517</w:delText>
              </w:r>
            </w:del>
          </w:p>
        </w:tc>
        <w:tc>
          <w:tcPr>
            <w:tcW w:w="3495" w:type="dxa"/>
          </w:tcPr>
          <w:p w14:paraId="629BCEEC" w14:textId="61AE5A7A" w:rsidR="00A63055" w:rsidRPr="00552BC7" w:rsidDel="00F86065"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395" w:author="Samrat Guha Niyogi" w:date="2023-01-24T12:11:00Z"/>
                <w:iCs/>
              </w:rPr>
            </w:pPr>
            <w:del w:id="396" w:author="Samrat Guha Niyogi" w:date="2023-01-24T12:11:00Z">
              <w:r w:rsidRPr="00552BC7" w:rsidDel="00F86065">
                <w:rPr>
                  <w:iCs/>
                </w:rPr>
                <w:delText>Project Team and Steering Team</w:delText>
              </w:r>
            </w:del>
          </w:p>
        </w:tc>
      </w:tr>
      <w:tr w:rsidR="00A63055" w:rsidRPr="00552BC7" w:rsidDel="00F86065" w14:paraId="191E906A" w14:textId="2973A9E4" w:rsidTr="00E6005A">
        <w:trPr>
          <w:cnfStyle w:val="000000100000" w:firstRow="0" w:lastRow="0" w:firstColumn="0" w:lastColumn="0" w:oddVBand="0" w:evenVBand="0" w:oddHBand="1" w:evenHBand="0" w:firstRowFirstColumn="0" w:firstRowLastColumn="0" w:lastRowFirstColumn="0" w:lastRowLastColumn="0"/>
          <w:del w:id="397" w:author="Samrat Guha Niyogi" w:date="2023-01-24T12:11:00Z"/>
        </w:trPr>
        <w:tc>
          <w:tcPr>
            <w:cnfStyle w:val="001000000000" w:firstRow="0" w:lastRow="0" w:firstColumn="1" w:lastColumn="0" w:oddVBand="0" w:evenVBand="0" w:oddHBand="0" w:evenHBand="0" w:firstRowFirstColumn="0" w:firstRowLastColumn="0" w:lastRowFirstColumn="0" w:lastRowLastColumn="0"/>
            <w:tcW w:w="1197" w:type="dxa"/>
          </w:tcPr>
          <w:p w14:paraId="4D466384" w14:textId="35760FEB" w:rsidR="00A63055" w:rsidRPr="00552BC7" w:rsidDel="00F86065" w:rsidRDefault="00A63055" w:rsidP="00D03CC5">
            <w:pPr>
              <w:pStyle w:val="Body"/>
              <w:ind w:left="0"/>
              <w:rPr>
                <w:del w:id="398" w:author="Samrat Guha Niyogi" w:date="2023-01-24T12:11:00Z"/>
                <w:b w:val="0"/>
                <w:bCs w:val="0"/>
                <w:iCs/>
              </w:rPr>
            </w:pPr>
            <w:del w:id="399" w:author="Samrat Guha Niyogi" w:date="2023-01-24T12:11:00Z">
              <w:r w:rsidRPr="00552BC7" w:rsidDel="00F86065">
                <w:rPr>
                  <w:b w:val="0"/>
                  <w:bCs w:val="0"/>
                  <w:iCs/>
                </w:rPr>
                <w:delText>M3</w:delText>
              </w:r>
            </w:del>
          </w:p>
        </w:tc>
        <w:tc>
          <w:tcPr>
            <w:tcW w:w="4156" w:type="dxa"/>
          </w:tcPr>
          <w:p w14:paraId="2064A4EF" w14:textId="0D4D6A10" w:rsidR="00A63055" w:rsidRPr="00552BC7" w:rsidDel="00F86065"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400" w:author="Samrat Guha Niyogi" w:date="2023-01-24T12:11:00Z"/>
                <w:iCs/>
              </w:rPr>
            </w:pPr>
          </w:p>
        </w:tc>
        <w:tc>
          <w:tcPr>
            <w:tcW w:w="1276" w:type="dxa"/>
          </w:tcPr>
          <w:p w14:paraId="50182077" w14:textId="6DEAAA6C" w:rsidR="00A63055" w:rsidRPr="00552BC7" w:rsidDel="00F86065"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401" w:author="Samrat Guha Niyogi" w:date="2023-01-24T12:11:00Z"/>
                <w:iCs/>
              </w:rPr>
            </w:pPr>
          </w:p>
        </w:tc>
        <w:tc>
          <w:tcPr>
            <w:tcW w:w="3495" w:type="dxa"/>
          </w:tcPr>
          <w:p w14:paraId="48A2658C" w14:textId="5E98DD6E" w:rsidR="00A63055" w:rsidRPr="00552BC7" w:rsidDel="00F86065"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402" w:author="Samrat Guha Niyogi" w:date="2023-01-24T12:11:00Z"/>
                <w:iCs/>
              </w:rPr>
            </w:pPr>
          </w:p>
        </w:tc>
      </w:tr>
    </w:tbl>
    <w:p w14:paraId="44970335" w14:textId="77777777" w:rsidR="00A63055" w:rsidRDefault="00A63055" w:rsidP="00A63055">
      <w:pPr>
        <w:pStyle w:val="Body"/>
        <w:rPr>
          <w:iCs/>
        </w:rPr>
      </w:pPr>
    </w:p>
    <w:p w14:paraId="7062D3C7" w14:textId="77777777" w:rsidR="00A63055" w:rsidRDefault="00A63055" w:rsidP="00A63055">
      <w:pPr>
        <w:pStyle w:val="Heading2"/>
        <w:widowControl/>
        <w:tabs>
          <w:tab w:val="num" w:pos="-20"/>
        </w:tabs>
        <w:suppressAutoHyphens w:val="0"/>
        <w:spacing w:before="220" w:after="0" w:line="280" w:lineRule="exact"/>
        <w:ind w:left="-20" w:firstLine="871"/>
      </w:pPr>
      <w:bookmarkStart w:id="403" w:name="_Toc86315398"/>
      <w:commentRangeStart w:id="404"/>
      <w:r>
        <w:t>Documentation</w:t>
      </w:r>
      <w:bookmarkEnd w:id="403"/>
      <w:commentRangeEnd w:id="404"/>
      <w:r w:rsidR="004E703B">
        <w:rPr>
          <w:rStyle w:val="CommentReference"/>
          <w:rFonts w:ascii="Times New Roman" w:hAnsi="Times New Roman"/>
          <w:b w:val="0"/>
          <w:lang w:val="en-US"/>
        </w:rPr>
        <w:commentReference w:id="404"/>
      </w:r>
    </w:p>
    <w:p w14:paraId="08502370" w14:textId="77777777" w:rsidR="00D03CC5" w:rsidRDefault="00D03CC5" w:rsidP="00D03CC5"/>
    <w:p w14:paraId="66C4A9A0" w14:textId="77777777" w:rsidR="00D03CC5" w:rsidRDefault="00D03CC5" w:rsidP="00D03CC5">
      <w:r>
        <w:t xml:space="preserve">The supplier shall supply full technical documentation for the project. Provide the relevant </w:t>
      </w:r>
    </w:p>
    <w:p w14:paraId="25EA81CA" w14:textId="21AC3C57" w:rsidR="00D03CC5" w:rsidRDefault="00D03CC5" w:rsidP="00D03CC5">
      <w:pPr>
        <w:ind w:left="0"/>
      </w:pPr>
      <w:r>
        <w:t>guidelines to be followed for making these documents.</w:t>
      </w:r>
    </w:p>
    <w:p w14:paraId="3081EDFD" w14:textId="388A90D8" w:rsidR="00D03CC5" w:rsidDel="003E37CC" w:rsidRDefault="00D03CC5" w:rsidP="00B928E7">
      <w:pPr>
        <w:rPr>
          <w:del w:id="405" w:author="Samrat Guha Niyogi" w:date="2023-01-24T11:58:00Z"/>
        </w:rPr>
      </w:pPr>
      <w:del w:id="406" w:author="Samrat Guha Niyogi" w:date="2023-01-24T11:58:00Z">
        <w:r w:rsidDel="003E37CC">
          <w:delText>Specification of key documents (golden reference docume</w:delText>
        </w:r>
        <w:r w:rsidR="00B928E7" w:rsidDel="003E37CC">
          <w:delText xml:space="preserve">nts) within the project and </w:delText>
        </w:r>
        <w:r w:rsidDel="003E37CC">
          <w:delText xml:space="preserve">storage location. </w:delText>
        </w:r>
      </w:del>
    </w:p>
    <w:p w14:paraId="056C46F3" w14:textId="13CBFDCD" w:rsidR="00D03CC5" w:rsidRPr="00D03CC5" w:rsidDel="003E37CC" w:rsidRDefault="00B928E7" w:rsidP="00D03CC5">
      <w:pPr>
        <w:rPr>
          <w:del w:id="407" w:author="Samrat Guha Niyogi" w:date="2023-01-24T11:58:00Z"/>
        </w:rPr>
      </w:pPr>
      <w:del w:id="408" w:author="Samrat Guha Niyogi" w:date="2023-01-24T11:58:00Z">
        <w:r w:rsidDel="003E37CC">
          <w:delText>The t</w:delText>
        </w:r>
        <w:r w:rsidR="00D03CC5" w:rsidDel="003E37CC">
          <w:delText xml:space="preserve">able </w:delText>
        </w:r>
        <w:r w:rsidDel="003E37CC">
          <w:delText xml:space="preserve">is </w:delText>
        </w:r>
        <w:r w:rsidR="00D03CC5" w:rsidDel="003E37CC">
          <w:delText>filled out with examples</w:delText>
        </w:r>
        <w:r w:rsidR="00B36FCD" w:rsidDel="003E37CC">
          <w:delText>.</w:delText>
        </w:r>
      </w:del>
    </w:p>
    <w:p w14:paraId="4A470A09" w14:textId="13D46A02" w:rsidR="00A63055" w:rsidDel="003E37CC" w:rsidRDefault="00A63055" w:rsidP="00A63055">
      <w:pPr>
        <w:pStyle w:val="Body"/>
        <w:rPr>
          <w:del w:id="409" w:author="Samrat Guha Niyogi" w:date="2023-01-24T11:58:00Z"/>
        </w:rPr>
      </w:pPr>
    </w:p>
    <w:tbl>
      <w:tblPr>
        <w:tblStyle w:val="GridTable4-Accent3"/>
        <w:tblW w:w="10173" w:type="dxa"/>
        <w:tblLook w:val="04A0" w:firstRow="1" w:lastRow="0" w:firstColumn="1" w:lastColumn="0" w:noHBand="0" w:noVBand="1"/>
      </w:tblPr>
      <w:tblGrid>
        <w:gridCol w:w="2235"/>
        <w:gridCol w:w="4110"/>
        <w:gridCol w:w="3828"/>
        <w:tblGridChange w:id="410">
          <w:tblGrid>
            <w:gridCol w:w="2235"/>
            <w:gridCol w:w="4110"/>
            <w:gridCol w:w="3828"/>
          </w:tblGrid>
        </w:tblGridChange>
      </w:tblGrid>
      <w:tr w:rsidR="00A63055" w:rsidRPr="00552BC7" w:rsidDel="003E37CC" w14:paraId="008B9E55" w14:textId="4946F1BB" w:rsidTr="00E6005A">
        <w:trPr>
          <w:cnfStyle w:val="100000000000" w:firstRow="1" w:lastRow="0" w:firstColumn="0" w:lastColumn="0" w:oddVBand="0" w:evenVBand="0" w:oddHBand="0" w:evenHBand="0" w:firstRowFirstColumn="0" w:firstRowLastColumn="0" w:lastRowFirstColumn="0" w:lastRowLastColumn="0"/>
          <w:del w:id="411" w:author="Samrat Guha Niyogi" w:date="2023-01-24T11:58:00Z"/>
        </w:trPr>
        <w:tc>
          <w:tcPr>
            <w:cnfStyle w:val="001000000000" w:firstRow="0" w:lastRow="0" w:firstColumn="1" w:lastColumn="0" w:oddVBand="0" w:evenVBand="0" w:oddHBand="0" w:evenHBand="0" w:firstRowFirstColumn="0" w:firstRowLastColumn="0" w:lastRowFirstColumn="0" w:lastRowLastColumn="0"/>
            <w:tcW w:w="2235" w:type="dxa"/>
          </w:tcPr>
          <w:p w14:paraId="2258EA3E" w14:textId="55D9E1F1" w:rsidR="00A63055" w:rsidRPr="00552BC7" w:rsidDel="003E37CC" w:rsidRDefault="00A63055" w:rsidP="00D03CC5">
            <w:pPr>
              <w:pStyle w:val="Body"/>
              <w:ind w:left="0"/>
              <w:rPr>
                <w:del w:id="412" w:author="Samrat Guha Niyogi" w:date="2023-01-24T11:58:00Z"/>
                <w:b w:val="0"/>
                <w:bCs w:val="0"/>
                <w:iCs/>
                <w:color w:val="FFFFFF"/>
              </w:rPr>
            </w:pPr>
            <w:del w:id="413" w:author="Samrat Guha Niyogi" w:date="2023-01-24T11:58:00Z">
              <w:r w:rsidRPr="00552BC7" w:rsidDel="003E37CC">
                <w:rPr>
                  <w:b w:val="0"/>
                  <w:bCs w:val="0"/>
                  <w:iCs/>
                  <w:color w:val="FFFFFF"/>
                </w:rPr>
                <w:delText>Document</w:delText>
              </w:r>
            </w:del>
          </w:p>
        </w:tc>
        <w:tc>
          <w:tcPr>
            <w:tcW w:w="4110" w:type="dxa"/>
          </w:tcPr>
          <w:p w14:paraId="481F0060" w14:textId="6547D4C5" w:rsidR="00A63055" w:rsidRPr="00552BC7" w:rsidDel="003E37CC"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414" w:author="Samrat Guha Niyogi" w:date="2023-01-24T11:58:00Z"/>
                <w:b w:val="0"/>
                <w:bCs w:val="0"/>
                <w:iCs/>
                <w:color w:val="FFFFFF"/>
              </w:rPr>
            </w:pPr>
            <w:del w:id="415" w:author="Samrat Guha Niyogi" w:date="2023-01-24T11:58:00Z">
              <w:r w:rsidRPr="00552BC7" w:rsidDel="003E37CC">
                <w:rPr>
                  <w:b w:val="0"/>
                  <w:bCs w:val="0"/>
                  <w:iCs/>
                  <w:color w:val="FFFFFF"/>
                </w:rPr>
                <w:delText>Description</w:delText>
              </w:r>
            </w:del>
          </w:p>
        </w:tc>
        <w:tc>
          <w:tcPr>
            <w:tcW w:w="3828" w:type="dxa"/>
          </w:tcPr>
          <w:p w14:paraId="685E3106" w14:textId="009AAF62" w:rsidR="00A63055" w:rsidRPr="00552BC7" w:rsidDel="003E37CC"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416" w:author="Samrat Guha Niyogi" w:date="2023-01-24T11:58:00Z"/>
                <w:b w:val="0"/>
                <w:bCs w:val="0"/>
                <w:iCs/>
                <w:color w:val="FFFFFF"/>
              </w:rPr>
            </w:pPr>
            <w:del w:id="417" w:author="Samrat Guha Niyogi" w:date="2023-01-24T11:58:00Z">
              <w:r w:rsidRPr="00552BC7" w:rsidDel="003E37CC">
                <w:rPr>
                  <w:b w:val="0"/>
                  <w:bCs w:val="0"/>
                  <w:iCs/>
                  <w:color w:val="FFFFFF"/>
                </w:rPr>
                <w:delText>Location</w:delText>
              </w:r>
            </w:del>
          </w:p>
        </w:tc>
      </w:tr>
      <w:tr w:rsidR="00A63055" w:rsidRPr="00552BC7" w:rsidDel="003E37CC" w14:paraId="4FFB052A" w14:textId="6A4E621A" w:rsidTr="00E6005A">
        <w:trPr>
          <w:cnfStyle w:val="000000100000" w:firstRow="0" w:lastRow="0" w:firstColumn="0" w:lastColumn="0" w:oddVBand="0" w:evenVBand="0" w:oddHBand="1" w:evenHBand="0" w:firstRowFirstColumn="0" w:firstRowLastColumn="0" w:lastRowFirstColumn="0" w:lastRowLastColumn="0"/>
          <w:del w:id="418" w:author="Samrat Guha Niyogi" w:date="2023-01-24T11:58:00Z"/>
        </w:trPr>
        <w:tc>
          <w:tcPr>
            <w:cnfStyle w:val="001000000000" w:firstRow="0" w:lastRow="0" w:firstColumn="1" w:lastColumn="0" w:oddVBand="0" w:evenVBand="0" w:oddHBand="0" w:evenHBand="0" w:firstRowFirstColumn="0" w:firstRowLastColumn="0" w:lastRowFirstColumn="0" w:lastRowLastColumn="0"/>
            <w:tcW w:w="2235" w:type="dxa"/>
          </w:tcPr>
          <w:p w14:paraId="0745CC9E" w14:textId="43309462" w:rsidR="00A63055" w:rsidRPr="00552BC7" w:rsidDel="003E37CC" w:rsidRDefault="00A63055" w:rsidP="00D03CC5">
            <w:pPr>
              <w:pStyle w:val="Body"/>
              <w:ind w:left="0"/>
              <w:rPr>
                <w:del w:id="419" w:author="Samrat Guha Niyogi" w:date="2023-01-24T11:58:00Z"/>
                <w:b w:val="0"/>
                <w:bCs w:val="0"/>
                <w:iCs/>
              </w:rPr>
            </w:pPr>
            <w:del w:id="420" w:author="Samrat Guha Niyogi" w:date="2023-01-24T11:54:00Z">
              <w:r w:rsidRPr="00552BC7" w:rsidDel="003E37CC">
                <w:rPr>
                  <w:b w:val="0"/>
                  <w:bCs w:val="0"/>
                  <w:iCs/>
                </w:rPr>
                <w:delText>ADS</w:delText>
              </w:r>
            </w:del>
          </w:p>
        </w:tc>
        <w:tc>
          <w:tcPr>
            <w:tcW w:w="4110" w:type="dxa"/>
          </w:tcPr>
          <w:p w14:paraId="1BC7838C" w14:textId="44435831" w:rsidR="00A63055" w:rsidRPr="00552BC7" w:rsidDel="003E37CC"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421" w:author="Samrat Guha Niyogi" w:date="2023-01-24T11:58:00Z"/>
                <w:iCs/>
              </w:rPr>
            </w:pPr>
            <w:del w:id="422" w:author="Samrat Guha Niyogi" w:date="2023-01-24T11:54:00Z">
              <w:r w:rsidRPr="00552BC7" w:rsidDel="003E37CC">
                <w:rPr>
                  <w:iCs/>
                </w:rPr>
                <w:delText>Architectural description if IC</w:delText>
              </w:r>
            </w:del>
          </w:p>
        </w:tc>
        <w:tc>
          <w:tcPr>
            <w:tcW w:w="3828" w:type="dxa"/>
          </w:tcPr>
          <w:p w14:paraId="500E4F0A" w14:textId="669B2E5C" w:rsidR="00A63055" w:rsidRPr="00552BC7" w:rsidDel="003E37CC"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423" w:author="Samrat Guha Niyogi" w:date="2023-01-24T11:58:00Z"/>
                <w:iCs/>
              </w:rPr>
            </w:pPr>
            <w:del w:id="424" w:author="Samrat Guha Niyogi" w:date="2023-01-24T11:54:00Z">
              <w:r w:rsidRPr="00552BC7" w:rsidDel="003E37CC">
                <w:rPr>
                  <w:iCs/>
                </w:rPr>
                <w:delText>SVN link</w:delText>
              </w:r>
            </w:del>
          </w:p>
        </w:tc>
      </w:tr>
      <w:tr w:rsidR="00A63055" w:rsidRPr="00552BC7" w:rsidDel="003E37CC" w14:paraId="4A08DDC6" w14:textId="5F1EA2FE" w:rsidTr="00E6005A">
        <w:trPr>
          <w:del w:id="425" w:author="Samrat Guha Niyogi" w:date="2023-01-24T11:58:00Z"/>
        </w:trPr>
        <w:tc>
          <w:tcPr>
            <w:cnfStyle w:val="001000000000" w:firstRow="0" w:lastRow="0" w:firstColumn="1" w:lastColumn="0" w:oddVBand="0" w:evenVBand="0" w:oddHBand="0" w:evenHBand="0" w:firstRowFirstColumn="0" w:firstRowLastColumn="0" w:lastRowFirstColumn="0" w:lastRowLastColumn="0"/>
            <w:tcW w:w="2235" w:type="dxa"/>
          </w:tcPr>
          <w:p w14:paraId="6C020C33" w14:textId="5C1661C0" w:rsidR="00A63055" w:rsidRPr="00552BC7" w:rsidDel="003E37CC" w:rsidRDefault="00A63055" w:rsidP="00D03CC5">
            <w:pPr>
              <w:pStyle w:val="Body"/>
              <w:ind w:left="0"/>
              <w:rPr>
                <w:del w:id="426" w:author="Samrat Guha Niyogi" w:date="2023-01-24T11:58:00Z"/>
                <w:b w:val="0"/>
                <w:bCs w:val="0"/>
                <w:iCs/>
              </w:rPr>
            </w:pPr>
            <w:del w:id="427" w:author="Samrat Guha Niyogi" w:date="2023-01-24T11:54:00Z">
              <w:r w:rsidRPr="00552BC7" w:rsidDel="003E37CC">
                <w:rPr>
                  <w:b w:val="0"/>
                  <w:bCs w:val="0"/>
                  <w:iCs/>
                </w:rPr>
                <w:delText>IP Datasheet</w:delText>
              </w:r>
            </w:del>
          </w:p>
        </w:tc>
        <w:tc>
          <w:tcPr>
            <w:tcW w:w="4110" w:type="dxa"/>
          </w:tcPr>
          <w:p w14:paraId="259AE89B" w14:textId="5AD749D5" w:rsidR="00A63055" w:rsidRPr="00552BC7" w:rsidDel="003E37CC"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428" w:author="Samrat Guha Niyogi" w:date="2023-01-24T11:58:00Z"/>
                <w:iCs/>
              </w:rPr>
            </w:pPr>
            <w:del w:id="429" w:author="Samrat Guha Niyogi" w:date="2023-01-24T11:54:00Z">
              <w:r w:rsidRPr="00552BC7" w:rsidDel="003E37CC">
                <w:rPr>
                  <w:iCs/>
                </w:rPr>
                <w:delText>Design description of IP</w:delText>
              </w:r>
            </w:del>
          </w:p>
        </w:tc>
        <w:tc>
          <w:tcPr>
            <w:tcW w:w="3828" w:type="dxa"/>
          </w:tcPr>
          <w:p w14:paraId="42DA4153" w14:textId="103868F1" w:rsidR="00A63055" w:rsidRPr="00552BC7" w:rsidDel="003E37CC"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430" w:author="Samrat Guha Niyogi" w:date="2023-01-24T11:58:00Z"/>
                <w:iCs/>
              </w:rPr>
            </w:pPr>
            <w:del w:id="431" w:author="Samrat Guha Niyogi" w:date="2023-01-24T11:54:00Z">
              <w:r w:rsidRPr="00552BC7" w:rsidDel="003E37CC">
                <w:rPr>
                  <w:iCs/>
                </w:rPr>
                <w:delText>SVN link</w:delText>
              </w:r>
            </w:del>
          </w:p>
        </w:tc>
      </w:tr>
      <w:tr w:rsidR="003E37CC" w:rsidRPr="00552BC7" w:rsidDel="003E37CC" w14:paraId="26019BAE" w14:textId="4BF3870B" w:rsidTr="00585C0B">
        <w:tblPrEx>
          <w:tblW w:w="10173" w:type="dxa"/>
          <w:tblPrExChange w:id="432" w:author="Samrat Guha Niyogi" w:date="2023-01-24T11:57:00Z">
            <w:tblPrEx>
              <w:tblW w:w="10173" w:type="dxa"/>
            </w:tblPrEx>
          </w:tblPrExChange>
        </w:tblPrEx>
        <w:trPr>
          <w:cnfStyle w:val="000000100000" w:firstRow="0" w:lastRow="0" w:firstColumn="0" w:lastColumn="0" w:oddVBand="0" w:evenVBand="0" w:oddHBand="1" w:evenHBand="0" w:firstRowFirstColumn="0" w:firstRowLastColumn="0" w:lastRowFirstColumn="0" w:lastRowLastColumn="0"/>
          <w:del w:id="433" w:author="Samrat Guha Niyogi" w:date="2023-01-24T11:58:00Z"/>
        </w:trPr>
        <w:tc>
          <w:tcPr>
            <w:cnfStyle w:val="001000000000" w:firstRow="0" w:lastRow="0" w:firstColumn="1" w:lastColumn="0" w:oddVBand="0" w:evenVBand="0" w:oddHBand="0" w:evenHBand="0" w:firstRowFirstColumn="0" w:firstRowLastColumn="0" w:lastRowFirstColumn="0" w:lastRowLastColumn="0"/>
            <w:tcW w:w="0" w:type="dxa"/>
            <w:tcPrChange w:id="434" w:author="Samrat Guha Niyogi" w:date="2023-01-24T11:57:00Z">
              <w:tcPr>
                <w:tcW w:w="2235" w:type="dxa"/>
              </w:tcPr>
            </w:tcPrChange>
          </w:tcPr>
          <w:p w14:paraId="5130DFDA" w14:textId="355FC204" w:rsidR="003E37CC" w:rsidRPr="00552BC7" w:rsidDel="003E37CC" w:rsidRDefault="003E37CC" w:rsidP="003E37CC">
            <w:pPr>
              <w:pStyle w:val="Body"/>
              <w:ind w:left="0"/>
              <w:cnfStyle w:val="001000100000" w:firstRow="0" w:lastRow="0" w:firstColumn="1" w:lastColumn="0" w:oddVBand="0" w:evenVBand="0" w:oddHBand="1" w:evenHBand="0" w:firstRowFirstColumn="0" w:firstRowLastColumn="0" w:lastRowFirstColumn="0" w:lastRowLastColumn="0"/>
              <w:rPr>
                <w:del w:id="435" w:author="Samrat Guha Niyogi" w:date="2023-01-24T11:58:00Z"/>
                <w:b w:val="0"/>
                <w:bCs w:val="0"/>
                <w:iCs/>
              </w:rPr>
            </w:pPr>
            <w:del w:id="436" w:author="Samrat Guha Niyogi" w:date="2023-01-24T11:54:00Z">
              <w:r w:rsidDel="003E37CC">
                <w:rPr>
                  <w:b w:val="0"/>
                  <w:bCs w:val="0"/>
                  <w:iCs/>
                </w:rPr>
                <w:delText>SW SRS</w:delText>
              </w:r>
            </w:del>
          </w:p>
        </w:tc>
        <w:tc>
          <w:tcPr>
            <w:tcW w:w="0" w:type="dxa"/>
            <w:vAlign w:val="center"/>
            <w:tcPrChange w:id="437" w:author="Samrat Guha Niyogi" w:date="2023-01-24T11:57:00Z">
              <w:tcPr>
                <w:tcW w:w="4110" w:type="dxa"/>
              </w:tcPr>
            </w:tcPrChange>
          </w:tcPr>
          <w:p w14:paraId="5B088FC0" w14:textId="44BE5BB4" w:rsidR="003E37CC" w:rsidRPr="00552BC7" w:rsidDel="003E37CC" w:rsidRDefault="003E37CC" w:rsidP="003E37CC">
            <w:pPr>
              <w:pStyle w:val="Body"/>
              <w:ind w:left="0"/>
              <w:cnfStyle w:val="000000100000" w:firstRow="0" w:lastRow="0" w:firstColumn="0" w:lastColumn="0" w:oddVBand="0" w:evenVBand="0" w:oddHBand="1" w:evenHBand="0" w:firstRowFirstColumn="0" w:firstRowLastColumn="0" w:lastRowFirstColumn="0" w:lastRowLastColumn="0"/>
              <w:rPr>
                <w:del w:id="438" w:author="Samrat Guha Niyogi" w:date="2023-01-24T11:58:00Z"/>
                <w:iCs/>
              </w:rPr>
            </w:pPr>
            <w:del w:id="439" w:author="Samrat Guha Niyogi" w:date="2023-01-24T11:54:00Z">
              <w:r w:rsidDel="003E37CC">
                <w:rPr>
                  <w:iCs/>
                </w:rPr>
                <w:delText>Software Requirements Specification</w:delText>
              </w:r>
            </w:del>
          </w:p>
        </w:tc>
        <w:tc>
          <w:tcPr>
            <w:tcW w:w="0" w:type="dxa"/>
            <w:tcPrChange w:id="440" w:author="Samrat Guha Niyogi" w:date="2023-01-24T11:57:00Z">
              <w:tcPr>
                <w:tcW w:w="3828" w:type="dxa"/>
              </w:tcPr>
            </w:tcPrChange>
          </w:tcPr>
          <w:p w14:paraId="727FA59E" w14:textId="55D0F27D" w:rsidR="003E37CC" w:rsidRPr="00552BC7" w:rsidDel="003E37CC" w:rsidRDefault="003E37CC" w:rsidP="003E37CC">
            <w:pPr>
              <w:pStyle w:val="Body"/>
              <w:ind w:left="0"/>
              <w:cnfStyle w:val="000000100000" w:firstRow="0" w:lastRow="0" w:firstColumn="0" w:lastColumn="0" w:oddVBand="0" w:evenVBand="0" w:oddHBand="1" w:evenHBand="0" w:firstRowFirstColumn="0" w:firstRowLastColumn="0" w:lastRowFirstColumn="0" w:lastRowLastColumn="0"/>
              <w:rPr>
                <w:del w:id="441" w:author="Samrat Guha Niyogi" w:date="2023-01-24T11:58:00Z"/>
                <w:iCs/>
              </w:rPr>
            </w:pPr>
            <w:del w:id="442" w:author="Samrat Guha Niyogi" w:date="2023-01-24T11:54:00Z">
              <w:r w:rsidDel="003E37CC">
                <w:rPr>
                  <w:iCs/>
                </w:rPr>
                <w:delText>Git/SVN link</w:delText>
              </w:r>
            </w:del>
          </w:p>
        </w:tc>
      </w:tr>
      <w:tr w:rsidR="003E37CC" w:rsidRPr="00552BC7" w:rsidDel="003E37CC" w14:paraId="5C35F108" w14:textId="53A97053" w:rsidTr="00E6005A">
        <w:trPr>
          <w:del w:id="443" w:author="Samrat Guha Niyogi" w:date="2023-01-24T11:58:00Z"/>
        </w:trPr>
        <w:tc>
          <w:tcPr>
            <w:cnfStyle w:val="001000000000" w:firstRow="0" w:lastRow="0" w:firstColumn="1" w:lastColumn="0" w:oddVBand="0" w:evenVBand="0" w:oddHBand="0" w:evenHBand="0" w:firstRowFirstColumn="0" w:firstRowLastColumn="0" w:lastRowFirstColumn="0" w:lastRowLastColumn="0"/>
            <w:tcW w:w="2235" w:type="dxa"/>
          </w:tcPr>
          <w:p w14:paraId="26BE30AA" w14:textId="58907E79" w:rsidR="003E37CC" w:rsidRPr="00552BC7" w:rsidDel="003E37CC" w:rsidRDefault="003E37CC" w:rsidP="003E37CC">
            <w:pPr>
              <w:pStyle w:val="Body"/>
              <w:ind w:left="0"/>
              <w:rPr>
                <w:del w:id="444" w:author="Samrat Guha Niyogi" w:date="2023-01-24T11:58:00Z"/>
                <w:b w:val="0"/>
                <w:bCs w:val="0"/>
                <w:iCs/>
              </w:rPr>
            </w:pPr>
          </w:p>
        </w:tc>
        <w:tc>
          <w:tcPr>
            <w:tcW w:w="4110" w:type="dxa"/>
          </w:tcPr>
          <w:p w14:paraId="695DA40D" w14:textId="3A50BAC1" w:rsidR="003E37CC" w:rsidRPr="00552BC7" w:rsidDel="003E37CC" w:rsidRDefault="003E37CC" w:rsidP="003E37CC">
            <w:pPr>
              <w:pStyle w:val="Body"/>
              <w:ind w:left="0"/>
              <w:cnfStyle w:val="000000000000" w:firstRow="0" w:lastRow="0" w:firstColumn="0" w:lastColumn="0" w:oddVBand="0" w:evenVBand="0" w:oddHBand="0" w:evenHBand="0" w:firstRowFirstColumn="0" w:firstRowLastColumn="0" w:lastRowFirstColumn="0" w:lastRowLastColumn="0"/>
              <w:rPr>
                <w:del w:id="445" w:author="Samrat Guha Niyogi" w:date="2023-01-24T11:58:00Z"/>
                <w:iCs/>
              </w:rPr>
            </w:pPr>
          </w:p>
        </w:tc>
        <w:tc>
          <w:tcPr>
            <w:tcW w:w="3828" w:type="dxa"/>
          </w:tcPr>
          <w:p w14:paraId="486B6CB3" w14:textId="46194CF0" w:rsidR="003E37CC" w:rsidRPr="00552BC7" w:rsidDel="003E37CC" w:rsidRDefault="003E37CC" w:rsidP="003E37CC">
            <w:pPr>
              <w:pStyle w:val="Body"/>
              <w:ind w:left="0"/>
              <w:cnfStyle w:val="000000000000" w:firstRow="0" w:lastRow="0" w:firstColumn="0" w:lastColumn="0" w:oddVBand="0" w:evenVBand="0" w:oddHBand="0" w:evenHBand="0" w:firstRowFirstColumn="0" w:firstRowLastColumn="0" w:lastRowFirstColumn="0" w:lastRowLastColumn="0"/>
              <w:rPr>
                <w:del w:id="446" w:author="Samrat Guha Niyogi" w:date="2023-01-24T11:58:00Z"/>
                <w:iCs/>
              </w:rPr>
            </w:pPr>
          </w:p>
        </w:tc>
      </w:tr>
    </w:tbl>
    <w:p w14:paraId="4693DCD5" w14:textId="77777777" w:rsidR="003E37CC" w:rsidRDefault="003E37CC" w:rsidP="003E37CC">
      <w:pPr>
        <w:rPr>
          <w:ins w:id="447" w:author="Samrat Guha Niyogi" w:date="2023-01-24T11:59:00Z"/>
        </w:rPr>
      </w:pPr>
      <w:ins w:id="448" w:author="Samrat Guha Niyogi" w:date="2023-01-24T11:58:00Z">
        <w:r>
          <w:lastRenderedPageBreak/>
          <w:t xml:space="preserve">Covered in Section 5.2 </w:t>
        </w:r>
      </w:ins>
      <w:ins w:id="449" w:author="Samrat Guha Niyogi" w:date="2023-01-24T11:59:00Z">
        <w:r>
          <w:fldChar w:fldCharType="begin"/>
        </w:r>
        <w:r>
          <w:instrText xml:space="preserve"> HYPERLINK "</w:instrText>
        </w:r>
        <w:r w:rsidRPr="00D51140">
          <w:instrText>https://bitbucket.sw.nxp.com/projects/STRX/repos/rfe/browse/docs/Project_Management/STRX_Remote_SW_RFE_SW_Project_Management_Plan_(Safety_Plan).docx</w:instrText>
        </w:r>
        <w:r>
          <w:instrText xml:space="preserve">" </w:instrText>
        </w:r>
        <w:r>
          <w:fldChar w:fldCharType="separate"/>
        </w:r>
        <w:r w:rsidRPr="00D51140">
          <w:rPr>
            <w:rStyle w:val="Hyperlink"/>
          </w:rPr>
          <w:t>https://bitbucket.sw.nxp.com/projects/STRX/repos/rfe/browse/docs/Project_Management/STRX_Remote_SW_RFE_SW_Project_Management_Plan_(Safety_Plan).docx</w:t>
        </w:r>
        <w:r>
          <w:fldChar w:fldCharType="end"/>
        </w:r>
      </w:ins>
    </w:p>
    <w:p w14:paraId="10B15F44" w14:textId="318BC380" w:rsidR="00A63055" w:rsidRPr="003E37CC" w:rsidRDefault="00A63055" w:rsidP="00B36FCD">
      <w:pPr>
        <w:pStyle w:val="Body"/>
        <w:ind w:left="0"/>
        <w:rPr>
          <w:lang w:val="en-GB"/>
          <w:rPrChange w:id="450" w:author="Samrat Guha Niyogi" w:date="2023-01-24T11:59:00Z">
            <w:rPr/>
          </w:rPrChange>
        </w:rPr>
      </w:pPr>
    </w:p>
    <w:p w14:paraId="7FA05E09" w14:textId="328A7A89" w:rsidR="00A63055" w:rsidRDefault="00D03CC5" w:rsidP="00A63055">
      <w:pPr>
        <w:pStyle w:val="Heading2"/>
        <w:widowControl/>
        <w:tabs>
          <w:tab w:val="num" w:pos="-20"/>
        </w:tabs>
        <w:suppressAutoHyphens w:val="0"/>
        <w:spacing w:before="220" w:after="0" w:line="280" w:lineRule="exact"/>
        <w:ind w:left="-20" w:firstLine="871"/>
      </w:pPr>
      <w:bookmarkStart w:id="451" w:name="_Toc86315399"/>
      <w:commentRangeStart w:id="452"/>
      <w:r>
        <w:t>Quality A</w:t>
      </w:r>
      <w:r w:rsidR="00A63055">
        <w:t>ssurance</w:t>
      </w:r>
      <w:bookmarkEnd w:id="451"/>
      <w:commentRangeEnd w:id="452"/>
      <w:r w:rsidR="004E703B">
        <w:rPr>
          <w:rStyle w:val="CommentReference"/>
          <w:rFonts w:ascii="Times New Roman" w:hAnsi="Times New Roman"/>
          <w:b w:val="0"/>
          <w:lang w:val="en-US"/>
        </w:rPr>
        <w:commentReference w:id="452"/>
      </w:r>
    </w:p>
    <w:p w14:paraId="73C4F332" w14:textId="77777777" w:rsidR="00D03CC5" w:rsidRPr="00D03CC5" w:rsidRDefault="00D03CC5" w:rsidP="00D03CC5">
      <w:pPr>
        <w:ind w:left="0"/>
      </w:pPr>
    </w:p>
    <w:p w14:paraId="5DA6C2FE" w14:textId="41643A1F" w:rsidR="00D03CC5" w:rsidRPr="00D03CC5" w:rsidRDefault="00D03CC5" w:rsidP="005231ED">
      <w:pPr>
        <w:ind w:left="0"/>
      </w:pPr>
      <w:r w:rsidRPr="00D03CC5">
        <w:t>The supplier shall establish and practice quality procedures as per the following</w:t>
      </w:r>
      <w:r>
        <w:t xml:space="preserve"> </w:t>
      </w:r>
      <w:r w:rsidR="005231ED">
        <w:t>IATF</w:t>
      </w:r>
      <w:r w:rsidR="00082E88">
        <w:t>16949</w:t>
      </w:r>
      <w:r>
        <w:t xml:space="preserve"> and</w:t>
      </w:r>
      <w:r w:rsidR="005231ED">
        <w:t xml:space="preserve"> </w:t>
      </w:r>
      <w:r w:rsidRPr="00D03CC5">
        <w:t xml:space="preserve">ISO9000 standards. </w:t>
      </w:r>
      <w:r w:rsidRPr="00D03CC5">
        <w:br/>
        <w:t>(</w:t>
      </w:r>
      <w:r w:rsidR="005231ED">
        <w:t>I</w:t>
      </w:r>
      <w:r w:rsidR="00A21390">
        <w:t>A</w:t>
      </w:r>
      <w:r w:rsidR="005231ED">
        <w:t>TF</w:t>
      </w:r>
      <w:r w:rsidR="00082E88">
        <w:t>16949</w:t>
      </w:r>
      <w:r w:rsidRPr="00082E88">
        <w:t xml:space="preserve"> </w:t>
      </w:r>
      <w:r w:rsidRPr="00D03CC5">
        <w:t xml:space="preserve">quality mandatory for automotive supplier) </w:t>
      </w:r>
    </w:p>
    <w:p w14:paraId="61936FA6" w14:textId="77777777" w:rsidR="00D03CC5" w:rsidRPr="00D03CC5" w:rsidRDefault="00D03CC5" w:rsidP="00413F4A">
      <w:pPr>
        <w:pStyle w:val="ListParagraph"/>
        <w:numPr>
          <w:ilvl w:val="0"/>
          <w:numId w:val="18"/>
        </w:numPr>
      </w:pPr>
      <w:r w:rsidRPr="00D03CC5">
        <w:t>Following items can be considered:</w:t>
      </w:r>
    </w:p>
    <w:p w14:paraId="702F2A4A" w14:textId="77777777" w:rsidR="00D03CC5" w:rsidRPr="00D03CC5" w:rsidRDefault="00D03CC5" w:rsidP="00413F4A">
      <w:pPr>
        <w:pStyle w:val="ListParagraph"/>
        <w:numPr>
          <w:ilvl w:val="0"/>
          <w:numId w:val="18"/>
        </w:numPr>
      </w:pPr>
      <w:r w:rsidRPr="00D03CC5">
        <w:t>Checklists (e.g.: QA process compliance report)</w:t>
      </w:r>
    </w:p>
    <w:p w14:paraId="5C7643CE" w14:textId="77777777" w:rsidR="00D03CC5" w:rsidRPr="00D03CC5" w:rsidRDefault="00D03CC5" w:rsidP="00413F4A">
      <w:pPr>
        <w:pStyle w:val="ListParagraph"/>
        <w:numPr>
          <w:ilvl w:val="0"/>
          <w:numId w:val="18"/>
        </w:numPr>
      </w:pPr>
      <w:r w:rsidRPr="00D03CC5">
        <w:t xml:space="preserve">Pre definitions of Audits </w:t>
      </w:r>
    </w:p>
    <w:p w14:paraId="40141778" w14:textId="77777777" w:rsidR="00D03CC5" w:rsidRPr="00D03CC5" w:rsidRDefault="00D03CC5" w:rsidP="00413F4A">
      <w:pPr>
        <w:pStyle w:val="ListParagraph"/>
        <w:numPr>
          <w:ilvl w:val="0"/>
          <w:numId w:val="18"/>
        </w:numPr>
      </w:pPr>
      <w:r w:rsidRPr="00D03CC5">
        <w:t>KPIs for quality assurance (slip of milestones, slip of phase gates)</w:t>
      </w:r>
    </w:p>
    <w:p w14:paraId="1BF583A0" w14:textId="77777777" w:rsidR="005231ED" w:rsidRDefault="005231ED" w:rsidP="00D03CC5">
      <w:pPr>
        <w:ind w:left="0"/>
      </w:pPr>
    </w:p>
    <w:p w14:paraId="34C74E0B" w14:textId="24FA1EE8" w:rsidR="005231ED" w:rsidRDefault="005231ED" w:rsidP="005231ED">
      <w:pPr>
        <w:ind w:left="0"/>
      </w:pPr>
      <w:r>
        <w:t xml:space="preserve">The supplier shall show </w:t>
      </w:r>
      <w:r w:rsidRPr="002032C4">
        <w:t xml:space="preserve">evidences of their Quality Management System compliant with </w:t>
      </w:r>
      <w:r w:rsidR="004C0072">
        <w:t xml:space="preserve">mutually agreed industrial standards </w:t>
      </w:r>
      <w:r w:rsidRPr="002032C4">
        <w:t>ISO9001, IATF169</w:t>
      </w:r>
      <w:r>
        <w:t>4</w:t>
      </w:r>
      <w:r w:rsidRPr="002032C4">
        <w:t xml:space="preserve">9, </w:t>
      </w:r>
      <w:proofErr w:type="spellStart"/>
      <w:r w:rsidRPr="002032C4">
        <w:t>CMMi</w:t>
      </w:r>
      <w:proofErr w:type="spellEnd"/>
      <w:r w:rsidRPr="002032C4">
        <w:t xml:space="preserve"> </w:t>
      </w:r>
      <w:r>
        <w:t>,</w:t>
      </w:r>
      <w:r w:rsidRPr="002032C4">
        <w:t xml:space="preserve"> A-SPICE, ISO26262 and evidence of product assessments/audits result</w:t>
      </w:r>
      <w:r>
        <w:t>, including continuous improvement process</w:t>
      </w:r>
      <w:r w:rsidRPr="002032C4">
        <w:t xml:space="preserve">. </w:t>
      </w:r>
      <w:r>
        <w:t xml:space="preserve">The supplier shall forward assessment reports not older than 3 years from effective date of the Statement of Work. </w:t>
      </w:r>
    </w:p>
    <w:p w14:paraId="44879206" w14:textId="77777777" w:rsidR="005231ED" w:rsidRDefault="005231ED" w:rsidP="00D03CC5">
      <w:pPr>
        <w:ind w:left="0"/>
      </w:pPr>
    </w:p>
    <w:p w14:paraId="32E9149D" w14:textId="77777777" w:rsidR="004C0072" w:rsidRDefault="00F86137" w:rsidP="005231E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ind w:left="0"/>
        <w:rPr>
          <w:rFonts w:ascii="Arial" w:hAnsi="Arial" w:cs="Arial"/>
        </w:rPr>
      </w:pPr>
      <w:r w:rsidRPr="00DE1897">
        <w:rPr>
          <w:rFonts w:ascii="Arial" w:hAnsi="Arial" w:cs="Arial"/>
        </w:rPr>
        <w:t xml:space="preserve">The supplier shall ensure the agreed </w:t>
      </w:r>
      <w:r w:rsidRPr="00082E88">
        <w:rPr>
          <w:rFonts w:ascii="Arial" w:hAnsi="Arial" w:cs="Arial"/>
        </w:rPr>
        <w:t>Certified Qu</w:t>
      </w:r>
      <w:r w:rsidRPr="00DE1897">
        <w:rPr>
          <w:rFonts w:ascii="Arial" w:hAnsi="Arial" w:cs="Arial"/>
        </w:rPr>
        <w:t>a</w:t>
      </w:r>
      <w:r w:rsidRPr="00082E88">
        <w:rPr>
          <w:rFonts w:ascii="Arial" w:hAnsi="Arial" w:cs="Arial"/>
        </w:rPr>
        <w:t>lity Management used (System Automotive SPICE® , CMMI, ISO/IEC 15504, other) are followed</w:t>
      </w:r>
      <w:r w:rsidR="00F62836" w:rsidRPr="00082E88">
        <w:rPr>
          <w:rFonts w:ascii="Arial" w:hAnsi="Arial" w:cs="Arial"/>
        </w:rPr>
        <w:t xml:space="preserve"> </w:t>
      </w:r>
      <w:r w:rsidRPr="00082E88">
        <w:rPr>
          <w:rFonts w:ascii="Arial" w:hAnsi="Arial" w:cs="Arial"/>
        </w:rPr>
        <w:t xml:space="preserve">for </w:t>
      </w:r>
      <w:r w:rsidR="00F62836" w:rsidRPr="00082E88">
        <w:rPr>
          <w:rFonts w:ascii="Arial" w:hAnsi="Arial" w:cs="Arial"/>
        </w:rPr>
        <w:t>all activities under this Statement of Work</w:t>
      </w:r>
      <w:r w:rsidRPr="00082E88">
        <w:rPr>
          <w:rFonts w:ascii="Arial" w:hAnsi="Arial" w:cs="Arial"/>
        </w:rPr>
        <w:t xml:space="preserve">. </w:t>
      </w:r>
    </w:p>
    <w:p w14:paraId="53D1F4EC" w14:textId="77777777" w:rsidR="004C0072" w:rsidRDefault="004C0072" w:rsidP="005231E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ind w:left="0"/>
        <w:rPr>
          <w:rFonts w:ascii="Arial" w:hAnsi="Arial" w:cs="Arial"/>
        </w:rPr>
      </w:pPr>
    </w:p>
    <w:p w14:paraId="0FEFD3BA" w14:textId="0D9AE58C" w:rsidR="00F86137" w:rsidRPr="00082E88" w:rsidRDefault="00F86137" w:rsidP="00082E8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ind w:left="0"/>
        <w:rPr>
          <w:rFonts w:ascii="Arial" w:hAnsi="Arial" w:cs="Arial"/>
        </w:rPr>
      </w:pPr>
      <w:r w:rsidRPr="00082E88">
        <w:rPr>
          <w:rFonts w:ascii="Arial" w:hAnsi="Arial" w:cs="Arial"/>
        </w:rPr>
        <w:t>The Expected processes to be tailored in a specific Project</w:t>
      </w:r>
      <w:r w:rsidR="00DD4DCF">
        <w:rPr>
          <w:rFonts w:ascii="Arial" w:hAnsi="Arial" w:cs="Arial"/>
        </w:rPr>
        <w:t>, and clear identification of which of the below listed processes needs to be tailored and executed by the Supplier</w:t>
      </w:r>
      <w:r w:rsidRPr="00082E88">
        <w:rPr>
          <w:rFonts w:ascii="Arial" w:hAnsi="Arial" w:cs="Arial"/>
        </w:rPr>
        <w:t xml:space="preserve">: </w:t>
      </w:r>
    </w:p>
    <w:p w14:paraId="5BABC838" w14:textId="77777777" w:rsidR="00F86137" w:rsidRDefault="00F86137"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ACQ.4 Supplier Monitoring</w:t>
      </w:r>
    </w:p>
    <w:p w14:paraId="36DD1861" w14:textId="34ED4517" w:rsidR="00F86137" w:rsidRDefault="00F86137"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SPL.2 Product Release</w:t>
      </w:r>
    </w:p>
    <w:p w14:paraId="0D8048D1" w14:textId="099EE66E"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SYS.1  Requirements Elicitation</w:t>
      </w:r>
    </w:p>
    <w:p w14:paraId="2FFAAE27" w14:textId="4C1567DC"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SYS.2  System Requirements Analysis</w:t>
      </w:r>
    </w:p>
    <w:p w14:paraId="6C3E44DA" w14:textId="73DE0EAD"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SYS.3 System Architectural Design</w:t>
      </w:r>
    </w:p>
    <w:p w14:paraId="28E60394" w14:textId="64758B4C"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SYS.4 System Integration and Integration Test</w:t>
      </w:r>
    </w:p>
    <w:p w14:paraId="0C6DD720" w14:textId="344BCCD2"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SYS.5 System Qualification Test</w:t>
      </w:r>
    </w:p>
    <w:p w14:paraId="5AFD540D" w14:textId="261F0C58"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 xml:space="preserve">SWE.1 </w:t>
      </w:r>
      <w:r>
        <w:rPr>
          <w:rFonts w:eastAsia="Arial Unicode MS"/>
        </w:rPr>
        <w:t>Software Requirements Analysis</w:t>
      </w:r>
    </w:p>
    <w:p w14:paraId="10294418" w14:textId="45349B2C"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 xml:space="preserve">SWE.2 </w:t>
      </w:r>
      <w:r>
        <w:rPr>
          <w:rFonts w:eastAsia="Arial Unicode MS"/>
        </w:rPr>
        <w:t xml:space="preserve">Software Architectural Design </w:t>
      </w:r>
    </w:p>
    <w:p w14:paraId="7EA7F55E" w14:textId="69856C8F"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SWE.3 S</w:t>
      </w:r>
      <w:r>
        <w:rPr>
          <w:rFonts w:eastAsia="Arial Unicode MS"/>
        </w:rPr>
        <w:t>oftware Detailed Design and Unit construction</w:t>
      </w:r>
    </w:p>
    <w:p w14:paraId="3EA29A1E" w14:textId="16B26DE1"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SWE.4 S</w:t>
      </w:r>
      <w:r>
        <w:rPr>
          <w:rFonts w:eastAsia="Arial Unicode MS"/>
        </w:rPr>
        <w:t>oftware Unit Verification</w:t>
      </w:r>
    </w:p>
    <w:p w14:paraId="562DFDFE" w14:textId="23D20D0D" w:rsidR="005B59AB" w:rsidRDefault="005B59AB" w:rsidP="00F86137">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5B59AB">
        <w:rPr>
          <w:rFonts w:eastAsia="Arial Unicode MS"/>
        </w:rPr>
        <w:t>SWE.5 Software Integration and Integration Test</w:t>
      </w:r>
    </w:p>
    <w:p w14:paraId="4C4B6EA2" w14:textId="3877795E" w:rsidR="005B59AB" w:rsidRPr="00082E88" w:rsidRDefault="005B59AB"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SWE.6 Software Qualification Test</w:t>
      </w:r>
    </w:p>
    <w:p w14:paraId="35E1BF16" w14:textId="77777777" w:rsidR="00082E88" w:rsidRDefault="00F86137"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lastRenderedPageBreak/>
        <w:t>SUP.1 Quality assurance</w:t>
      </w:r>
    </w:p>
    <w:p w14:paraId="4DAAB1FC" w14:textId="77777777" w:rsidR="00082E88" w:rsidRDefault="00F86137"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SUP.4 Joint review</w:t>
      </w:r>
    </w:p>
    <w:p w14:paraId="0CF1FB7D" w14:textId="77777777" w:rsidR="00082E88" w:rsidRDefault="00F86137"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SUP.8 Configuration management</w:t>
      </w:r>
    </w:p>
    <w:p w14:paraId="499BAB02" w14:textId="287AE00C" w:rsidR="00082E88" w:rsidRPr="00082E88" w:rsidRDefault="00F86137"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SUP.9 Problem resolution management</w:t>
      </w:r>
    </w:p>
    <w:p w14:paraId="31F4071B" w14:textId="77777777" w:rsidR="00082E88" w:rsidRPr="00082E88" w:rsidRDefault="00F86137"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SUP.10 Change request management</w:t>
      </w:r>
      <w:r w:rsidR="005B59AB" w:rsidRPr="00082E88">
        <w:rPr>
          <w:rFonts w:eastAsia="Arial Unicode MS"/>
        </w:rPr>
        <w:t xml:space="preserve">   </w:t>
      </w:r>
      <w:r w:rsidR="005B59AB" w:rsidRPr="00082E88">
        <w:rPr>
          <w:rFonts w:eastAsia="Arial Unicode MS"/>
        </w:rPr>
        <w:tab/>
      </w:r>
    </w:p>
    <w:p w14:paraId="0A42820E" w14:textId="77777777" w:rsidR="00082E88" w:rsidRPr="00082E88" w:rsidRDefault="00F86137"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MAN.3 Project management</w:t>
      </w:r>
      <w:r w:rsidR="005B59AB" w:rsidRPr="00082E88">
        <w:rPr>
          <w:rFonts w:eastAsia="Arial Unicode MS"/>
        </w:rPr>
        <w:t xml:space="preserve">      </w:t>
      </w:r>
    </w:p>
    <w:p w14:paraId="4BF052D6" w14:textId="1AB1D661" w:rsidR="00D03CC5" w:rsidRDefault="00F86137" w:rsidP="00082E88">
      <w:pPr>
        <w:pStyle w:val="ListParagraph"/>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rPr>
          <w:rFonts w:eastAsia="Arial Unicode MS"/>
        </w:rPr>
      </w:pPr>
      <w:r w:rsidRPr="00082E88">
        <w:rPr>
          <w:rFonts w:eastAsia="Arial Unicode MS"/>
        </w:rPr>
        <w:t>MAN.5 Risk Management</w:t>
      </w:r>
    </w:p>
    <w:p w14:paraId="3379F59F" w14:textId="77777777" w:rsidR="007674DD" w:rsidRPr="007674DD" w:rsidRDefault="007674DD" w:rsidP="007674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5" w:lineRule="atLeast"/>
        <w:ind w:left="927"/>
        <w:rPr>
          <w:rFonts w:eastAsia="Arial Unicode MS"/>
        </w:rPr>
      </w:pPr>
    </w:p>
    <w:p w14:paraId="5DB5B6EF" w14:textId="22CCD002" w:rsidR="00DD4DCF" w:rsidRDefault="00DD4DCF" w:rsidP="004C0072">
      <w:pPr>
        <w:ind w:left="0"/>
      </w:pPr>
      <w:r>
        <w:t xml:space="preserve">For reference, see below the </w:t>
      </w:r>
      <w:r w:rsidR="00A21390">
        <w:t xml:space="preserve">complete </w:t>
      </w:r>
      <w:r>
        <w:t>V-model to be followed for any Statement of Work</w:t>
      </w:r>
      <w:r w:rsidR="00A21390">
        <w:t xml:space="preserve">. The scope of SoW compliance to this shall be tailored with respect to the </w:t>
      </w:r>
      <w:proofErr w:type="spellStart"/>
      <w:r w:rsidR="00A21390">
        <w:t>nrs</w:t>
      </w:r>
      <w:proofErr w:type="spellEnd"/>
      <w:r w:rsidR="00A21390">
        <w:t xml:space="preserve"> of levels involved in the SoW scope (.g. for a small SW component development the HW elements and maybe even system elements may not be applicable)</w:t>
      </w:r>
      <w:r>
        <w:t>:</w:t>
      </w:r>
    </w:p>
    <w:p w14:paraId="20790420" w14:textId="5DA00E00" w:rsidR="00DD4DCF" w:rsidRDefault="00DD4DCF" w:rsidP="004C0072">
      <w:pPr>
        <w:ind w:left="0"/>
      </w:pPr>
    </w:p>
    <w:p w14:paraId="3D86ABFC" w14:textId="0513B5E6" w:rsidR="00DD4DCF" w:rsidRDefault="00A968A8" w:rsidP="00DE1897">
      <w:pPr>
        <w:ind w:left="0"/>
        <w:jc w:val="center"/>
      </w:pPr>
      <w:r>
        <w:rPr>
          <w:noProof/>
        </w:rPr>
        <w:drawing>
          <wp:inline distT="0" distB="0" distL="0" distR="0" wp14:anchorId="6035D8EC" wp14:editId="2ED0E537">
            <wp:extent cx="5023485" cy="299763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7147" cy="2999819"/>
                    </a:xfrm>
                    <a:prstGeom prst="rect">
                      <a:avLst/>
                    </a:prstGeom>
                  </pic:spPr>
                </pic:pic>
              </a:graphicData>
            </a:graphic>
          </wp:inline>
        </w:drawing>
      </w:r>
    </w:p>
    <w:p w14:paraId="7C47EE47" w14:textId="6995C2AB" w:rsidR="00A968A8" w:rsidRDefault="00A968A8" w:rsidP="004C0072">
      <w:pPr>
        <w:ind w:left="0"/>
      </w:pPr>
    </w:p>
    <w:p w14:paraId="315A0F03" w14:textId="66FEA75A" w:rsidR="00A968A8" w:rsidRDefault="00A968A8" w:rsidP="004C0072">
      <w:pPr>
        <w:ind w:left="0"/>
      </w:pPr>
    </w:p>
    <w:p w14:paraId="5267098D" w14:textId="12145DD9" w:rsidR="00A968A8" w:rsidRDefault="00A968A8" w:rsidP="00DE1897">
      <w:pPr>
        <w:ind w:left="0"/>
        <w:jc w:val="center"/>
      </w:pPr>
      <w:r>
        <w:rPr>
          <w:noProof/>
        </w:rPr>
        <w:lastRenderedPageBreak/>
        <w:drawing>
          <wp:inline distT="0" distB="0" distL="0" distR="0" wp14:anchorId="326108CD" wp14:editId="0C8EB3FD">
            <wp:extent cx="4992792"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2089" cy="2952050"/>
                    </a:xfrm>
                    <a:prstGeom prst="rect">
                      <a:avLst/>
                    </a:prstGeom>
                  </pic:spPr>
                </pic:pic>
              </a:graphicData>
            </a:graphic>
          </wp:inline>
        </w:drawing>
      </w:r>
    </w:p>
    <w:p w14:paraId="7E7C28BD" w14:textId="77777777" w:rsidR="00A968A8" w:rsidRDefault="00A968A8" w:rsidP="004C0072">
      <w:pPr>
        <w:ind w:left="0"/>
      </w:pPr>
    </w:p>
    <w:p w14:paraId="12D44580" w14:textId="77777777" w:rsidR="00A968A8" w:rsidRDefault="00A968A8" w:rsidP="004C0072">
      <w:pPr>
        <w:ind w:left="0"/>
      </w:pPr>
    </w:p>
    <w:p w14:paraId="30FD3103" w14:textId="240BD82A" w:rsidR="004C0072" w:rsidRDefault="004C0072" w:rsidP="004C0072">
      <w:pPr>
        <w:ind w:left="0"/>
      </w:pPr>
      <w:r w:rsidRPr="00D03CC5">
        <w:t xml:space="preserve">Note: </w:t>
      </w:r>
      <w:r w:rsidR="00A21390">
        <w:t>NXP</w:t>
      </w:r>
      <w:r w:rsidR="00A21390" w:rsidRPr="00D03CC5">
        <w:t xml:space="preserve"> </w:t>
      </w:r>
      <w:r w:rsidR="00A21390">
        <w:t>and its customers are</w:t>
      </w:r>
      <w:r w:rsidRPr="00D03CC5">
        <w:t xml:space="preserve"> entitled to perform quality assurance audits at supplier location for checking that supplied product development conforms with</w:t>
      </w:r>
      <w:r>
        <w:t xml:space="preserve"> mutually agreed</w:t>
      </w:r>
      <w:r w:rsidRPr="00D03CC5">
        <w:t xml:space="preserve"> automotive industry requirements.</w:t>
      </w:r>
    </w:p>
    <w:p w14:paraId="7C4E0D90" w14:textId="77777777" w:rsidR="004C0072" w:rsidRDefault="004C0072" w:rsidP="004C0072">
      <w:pPr>
        <w:ind w:left="0"/>
      </w:pPr>
      <w:r>
        <w:t>Non compliances identified during Audits need to be corrected by the supplier at the suppliers expense within 60 days and documented in 8D format.</w:t>
      </w:r>
    </w:p>
    <w:p w14:paraId="2AC3B4D6" w14:textId="77777777" w:rsidR="004C0072" w:rsidRPr="00082E88" w:rsidRDefault="004C0072" w:rsidP="00082E88">
      <w:pPr>
        <w:ind w:left="0"/>
        <w:rPr>
          <w:rFonts w:eastAsia="Arial Unicode MS"/>
        </w:rPr>
      </w:pPr>
    </w:p>
    <w:p w14:paraId="5DB2F504" w14:textId="6BBA6AE8" w:rsidR="00A63055" w:rsidRDefault="00F86137" w:rsidP="00082E88">
      <w:pPr>
        <w:pStyle w:val="Body"/>
        <w:ind w:left="0"/>
        <w:rPr>
          <w:ins w:id="453" w:author="Samrat Guha Niyogi" w:date="2023-01-24T12:00:00Z"/>
          <w:iCs/>
          <w:sz w:val="22"/>
          <w:szCs w:val="22"/>
        </w:rPr>
      </w:pPr>
      <w:r w:rsidRPr="00DE1897">
        <w:rPr>
          <w:iCs/>
          <w:sz w:val="22"/>
          <w:szCs w:val="22"/>
        </w:rPr>
        <w:t xml:space="preserve">This SoW shall be </w:t>
      </w:r>
      <w:r w:rsidR="001735CD" w:rsidRPr="00DE1897">
        <w:rPr>
          <w:iCs/>
          <w:sz w:val="22"/>
          <w:szCs w:val="22"/>
        </w:rPr>
        <w:t xml:space="preserve">evaluated for </w:t>
      </w:r>
      <w:r w:rsidRPr="00DE1897">
        <w:rPr>
          <w:iCs/>
          <w:sz w:val="22"/>
          <w:szCs w:val="22"/>
        </w:rPr>
        <w:t>update</w:t>
      </w:r>
      <w:r w:rsidR="001735CD" w:rsidRPr="00DE1897">
        <w:rPr>
          <w:iCs/>
          <w:sz w:val="22"/>
          <w:szCs w:val="22"/>
        </w:rPr>
        <w:t>s</w:t>
      </w:r>
      <w:r w:rsidRPr="00DE1897">
        <w:rPr>
          <w:iCs/>
          <w:sz w:val="22"/>
          <w:szCs w:val="22"/>
        </w:rPr>
        <w:t xml:space="preserve"> for every major project mile</w:t>
      </w:r>
      <w:r w:rsidR="00E56B03" w:rsidRPr="00DE1897">
        <w:rPr>
          <w:iCs/>
          <w:sz w:val="22"/>
          <w:szCs w:val="22"/>
        </w:rPr>
        <w:t>s</w:t>
      </w:r>
      <w:r w:rsidRPr="00DE1897">
        <w:rPr>
          <w:iCs/>
          <w:sz w:val="22"/>
          <w:szCs w:val="22"/>
        </w:rPr>
        <w:t>tone</w:t>
      </w:r>
      <w:r w:rsidR="00450AB4" w:rsidRPr="00DE1897">
        <w:rPr>
          <w:iCs/>
          <w:sz w:val="22"/>
          <w:szCs w:val="22"/>
        </w:rPr>
        <w:t xml:space="preserve"> mutually agreed between parties. NXP </w:t>
      </w:r>
      <w:proofErr w:type="spellStart"/>
      <w:r w:rsidR="00450AB4" w:rsidRPr="00DE1897">
        <w:rPr>
          <w:iCs/>
          <w:sz w:val="22"/>
          <w:szCs w:val="22"/>
        </w:rPr>
        <w:t>BCaM</w:t>
      </w:r>
      <w:proofErr w:type="spellEnd"/>
      <w:r w:rsidR="00450AB4" w:rsidRPr="00DE1897">
        <w:rPr>
          <w:iCs/>
          <w:sz w:val="22"/>
          <w:szCs w:val="22"/>
        </w:rPr>
        <w:t xml:space="preserve"> milestones (PI </w:t>
      </w:r>
      <w:proofErr w:type="spellStart"/>
      <w:r w:rsidR="00450AB4" w:rsidRPr="00DE1897">
        <w:rPr>
          <w:iCs/>
          <w:sz w:val="22"/>
          <w:szCs w:val="22"/>
        </w:rPr>
        <w:t>til</w:t>
      </w:r>
      <w:proofErr w:type="spellEnd"/>
      <w:r w:rsidR="00450AB4" w:rsidRPr="00DE1897">
        <w:rPr>
          <w:iCs/>
          <w:sz w:val="22"/>
          <w:szCs w:val="22"/>
        </w:rPr>
        <w:t xml:space="preserve"> R or even E (Entitlement) gate</w:t>
      </w:r>
      <w:r w:rsidR="001735CD" w:rsidRPr="00DE1897">
        <w:rPr>
          <w:iCs/>
          <w:sz w:val="22"/>
          <w:szCs w:val="22"/>
        </w:rPr>
        <w:t xml:space="preserve"> can be used as example/reference</w:t>
      </w:r>
    </w:p>
    <w:p w14:paraId="69A44881" w14:textId="5E7E7160" w:rsidR="003E37CC" w:rsidRDefault="003E37CC" w:rsidP="00082E88">
      <w:pPr>
        <w:pStyle w:val="Body"/>
        <w:ind w:left="0"/>
        <w:rPr>
          <w:ins w:id="454" w:author="Samrat Guha Niyogi" w:date="2023-01-24T12:00:00Z"/>
          <w:iCs/>
          <w:sz w:val="22"/>
          <w:szCs w:val="22"/>
        </w:rPr>
      </w:pPr>
    </w:p>
    <w:p w14:paraId="655EB2D2" w14:textId="686E9A0D" w:rsidR="003E37CC" w:rsidRDefault="003E37CC" w:rsidP="003E37CC">
      <w:pPr>
        <w:ind w:left="0"/>
        <w:rPr>
          <w:ins w:id="455" w:author="Samrat Guha Niyogi" w:date="2023-01-24T12:14:00Z"/>
          <w:iCs/>
          <w:szCs w:val="22"/>
        </w:rPr>
      </w:pPr>
      <w:ins w:id="456" w:author="Samrat Guha Niyogi" w:date="2023-01-24T12:00:00Z">
        <w:r>
          <w:rPr>
            <w:iCs/>
            <w:szCs w:val="22"/>
          </w:rPr>
          <w:t xml:space="preserve">Refer to details in </w:t>
        </w:r>
      </w:ins>
      <w:ins w:id="457" w:author="Samrat Guha Niyogi" w:date="2023-01-24T12:14:00Z">
        <w:r w:rsidR="008F7D76">
          <w:rPr>
            <w:iCs/>
            <w:szCs w:val="22"/>
          </w:rPr>
          <w:fldChar w:fldCharType="begin"/>
        </w:r>
        <w:r w:rsidR="008F7D76">
          <w:rPr>
            <w:iCs/>
            <w:szCs w:val="22"/>
          </w:rPr>
          <w:instrText xml:space="preserve"> HYPERLINK "</w:instrText>
        </w:r>
        <w:r w:rsidR="008F7D76" w:rsidRPr="008F7D76">
          <w:rPr>
            <w:iCs/>
            <w:szCs w:val="22"/>
          </w:rPr>
          <w:instrText>https://bitbucket.sw.nxp.com/projects/STRX/repos/rfe/browse/docs/Quality_Assurance/RFE_FW_RFE_GUI_Quality_Assurance_Plan.docx</w:instrText>
        </w:r>
        <w:r w:rsidR="008F7D76">
          <w:rPr>
            <w:iCs/>
            <w:szCs w:val="22"/>
          </w:rPr>
          <w:instrText xml:space="preserve">" </w:instrText>
        </w:r>
        <w:r w:rsidR="008F7D76">
          <w:rPr>
            <w:iCs/>
            <w:szCs w:val="22"/>
          </w:rPr>
          <w:fldChar w:fldCharType="separate"/>
        </w:r>
        <w:r w:rsidR="008F7D76" w:rsidRPr="00DB528C">
          <w:rPr>
            <w:rStyle w:val="Hyperlink"/>
            <w:iCs/>
            <w:szCs w:val="22"/>
          </w:rPr>
          <w:t>https://bitbucket.sw.nxp.com/projects/STRX/repos/rfe/browse/docs/Quality_Assurance/RFE_FW_RFE_GUI_Quality_Assurance_Plan.docx</w:t>
        </w:r>
        <w:r w:rsidR="008F7D76">
          <w:rPr>
            <w:iCs/>
            <w:szCs w:val="22"/>
          </w:rPr>
          <w:fldChar w:fldCharType="end"/>
        </w:r>
      </w:ins>
    </w:p>
    <w:p w14:paraId="33D05B06" w14:textId="7CFF1E97" w:rsidR="003E37CC" w:rsidRPr="003E37CC" w:rsidRDefault="003E37CC" w:rsidP="00082E88">
      <w:pPr>
        <w:pStyle w:val="Body"/>
        <w:ind w:left="0"/>
        <w:rPr>
          <w:iCs/>
          <w:sz w:val="22"/>
          <w:szCs w:val="22"/>
          <w:lang w:val="en-GB"/>
          <w:rPrChange w:id="458" w:author="Samrat Guha Niyogi" w:date="2023-01-24T12:00:00Z">
            <w:rPr>
              <w:iCs/>
              <w:sz w:val="22"/>
              <w:szCs w:val="22"/>
            </w:rPr>
          </w:rPrChange>
        </w:rPr>
      </w:pPr>
    </w:p>
    <w:p w14:paraId="2C701265" w14:textId="77777777" w:rsidR="00F86137" w:rsidRPr="00082E88" w:rsidRDefault="00F86137" w:rsidP="00A63055">
      <w:pPr>
        <w:pStyle w:val="Body"/>
        <w:rPr>
          <w:iCs/>
          <w:lang w:val="en-GB"/>
        </w:rPr>
      </w:pPr>
    </w:p>
    <w:p w14:paraId="356E9424" w14:textId="5BA43746" w:rsidR="00A63055" w:rsidRDefault="00D03CC5" w:rsidP="00A63055">
      <w:pPr>
        <w:pStyle w:val="Heading2"/>
        <w:widowControl/>
        <w:tabs>
          <w:tab w:val="num" w:pos="-20"/>
        </w:tabs>
        <w:suppressAutoHyphens w:val="0"/>
        <w:spacing w:before="220" w:after="0" w:line="280" w:lineRule="exact"/>
        <w:ind w:left="-20" w:firstLine="871"/>
      </w:pPr>
      <w:bookmarkStart w:id="459" w:name="_Toc86315400"/>
      <w:r>
        <w:t>Risk M</w:t>
      </w:r>
      <w:r w:rsidR="00A63055">
        <w:t>anagement</w:t>
      </w:r>
      <w:bookmarkEnd w:id="459"/>
    </w:p>
    <w:p w14:paraId="55BE9EDB" w14:textId="77777777" w:rsidR="00D03CC5" w:rsidRDefault="00D03CC5" w:rsidP="00D03CC5"/>
    <w:p w14:paraId="2A2D7D34" w14:textId="2B9FE8C0" w:rsidR="00C70059" w:rsidRPr="00CC69D3" w:rsidDel="00B46364" w:rsidRDefault="00B46364">
      <w:pPr>
        <w:jc w:val="both"/>
        <w:rPr>
          <w:del w:id="460" w:author="Vinod Pandey" w:date="2023-01-20T18:32:00Z"/>
        </w:rPr>
      </w:pPr>
      <w:ins w:id="461" w:author="Vinod Pandey" w:date="2023-01-20T18:31:00Z">
        <w:r w:rsidRPr="00CC69D3">
          <w:t xml:space="preserve">Technical risk will be managed by FMEA, </w:t>
        </w:r>
      </w:ins>
      <w:ins w:id="462" w:author="Vinod Pandey" w:date="2023-01-20T18:32:00Z">
        <w:r w:rsidRPr="00CC69D3">
          <w:t xml:space="preserve">non-technical risk will be tracked via collabnet risk register. </w:t>
        </w:r>
      </w:ins>
      <w:del w:id="463" w:author="Vinod Pandey" w:date="2023-01-20T18:32:00Z">
        <w:r w:rsidR="00D03CC5" w:rsidRPr="00CC69D3" w:rsidDel="00B46364">
          <w:delText>Possible risks, their impact on the schedule, on the effort, on</w:delText>
        </w:r>
        <w:r w:rsidR="00C70059" w:rsidRPr="00CC69D3" w:rsidDel="00B46364">
          <w:delText xml:space="preserve"> resources and on costs must be </w:delText>
        </w:r>
      </w:del>
    </w:p>
    <w:p w14:paraId="4817B1F9" w14:textId="2172858A" w:rsidR="00D03CC5" w:rsidRPr="00B46364" w:rsidDel="00B46364" w:rsidRDefault="00D03CC5">
      <w:pPr>
        <w:jc w:val="both"/>
        <w:rPr>
          <w:del w:id="464" w:author="Vinod Pandey" w:date="2023-01-20T18:32:00Z"/>
          <w:highlight w:val="yellow"/>
          <w:rPrChange w:id="465" w:author="Vinod Pandey" w:date="2023-01-20T18:33:00Z">
            <w:rPr>
              <w:del w:id="466" w:author="Vinod Pandey" w:date="2023-01-20T18:32:00Z"/>
            </w:rPr>
          </w:rPrChange>
        </w:rPr>
        <w:pPrChange w:id="467" w:author="Vinod Pandey" w:date="2023-01-20T18:32:00Z">
          <w:pPr>
            <w:ind w:left="0"/>
            <w:jc w:val="both"/>
          </w:pPr>
        </w:pPrChange>
      </w:pPr>
      <w:del w:id="468" w:author="Vinod Pandey" w:date="2023-01-20T18:32:00Z">
        <w:r w:rsidRPr="00B46364" w:rsidDel="00B46364">
          <w:rPr>
            <w:highlight w:val="yellow"/>
            <w:rPrChange w:id="469" w:author="Vinod Pandey" w:date="2023-01-20T18:33:00Z">
              <w:rPr/>
            </w:rPrChange>
          </w:rPr>
          <w:delText>identified. Methods and plans for mitigating the risks must be developed and used</w:delText>
        </w:r>
        <w:r w:rsidR="001735CD" w:rsidRPr="00B46364" w:rsidDel="00B46364">
          <w:rPr>
            <w:highlight w:val="yellow"/>
            <w:rPrChange w:id="470" w:author="Vinod Pandey" w:date="2023-01-20T18:33:00Z">
              <w:rPr/>
            </w:rPrChange>
          </w:rPr>
          <w:delText>. Example categories-</w:delText>
        </w:r>
      </w:del>
    </w:p>
    <w:p w14:paraId="501382FC" w14:textId="74D71B91" w:rsidR="00D03CC5" w:rsidRPr="00B46364" w:rsidDel="00B46364" w:rsidRDefault="00D03CC5">
      <w:pPr>
        <w:jc w:val="both"/>
        <w:rPr>
          <w:del w:id="471" w:author="Vinod Pandey" w:date="2023-01-20T18:32:00Z"/>
          <w:highlight w:val="yellow"/>
          <w:rPrChange w:id="472" w:author="Vinod Pandey" w:date="2023-01-20T18:33:00Z">
            <w:rPr>
              <w:del w:id="473" w:author="Vinod Pandey" w:date="2023-01-20T18:32:00Z"/>
            </w:rPr>
          </w:rPrChange>
        </w:rPr>
        <w:pPrChange w:id="474" w:author="Vinod Pandey" w:date="2023-01-20T18:32:00Z">
          <w:pPr>
            <w:pStyle w:val="ListParagraph"/>
            <w:numPr>
              <w:numId w:val="19"/>
            </w:numPr>
            <w:ind w:left="1287" w:hanging="360"/>
            <w:jc w:val="both"/>
          </w:pPr>
        </w:pPrChange>
      </w:pPr>
      <w:del w:id="475" w:author="Vinod Pandey" w:date="2023-01-20T18:32:00Z">
        <w:r w:rsidRPr="00B46364" w:rsidDel="00B46364">
          <w:rPr>
            <w:highlight w:val="yellow"/>
            <w:rPrChange w:id="476" w:author="Vinod Pandey" w:date="2023-01-20T18:33:00Z">
              <w:rPr/>
            </w:rPrChange>
          </w:rPr>
          <w:delText xml:space="preserve">Design FMEA </w:delText>
        </w:r>
      </w:del>
    </w:p>
    <w:p w14:paraId="1794DC1C" w14:textId="4B7579F0" w:rsidR="00D03CC5" w:rsidRPr="00B46364" w:rsidDel="00B46364" w:rsidRDefault="00D03CC5">
      <w:pPr>
        <w:jc w:val="both"/>
        <w:rPr>
          <w:del w:id="477" w:author="Vinod Pandey" w:date="2023-01-20T18:32:00Z"/>
          <w:highlight w:val="yellow"/>
          <w:rPrChange w:id="478" w:author="Vinod Pandey" w:date="2023-01-20T18:33:00Z">
            <w:rPr>
              <w:del w:id="479" w:author="Vinod Pandey" w:date="2023-01-20T18:32:00Z"/>
            </w:rPr>
          </w:rPrChange>
        </w:rPr>
        <w:pPrChange w:id="480" w:author="Vinod Pandey" w:date="2023-01-20T18:32:00Z">
          <w:pPr>
            <w:pStyle w:val="ListParagraph"/>
            <w:numPr>
              <w:numId w:val="19"/>
            </w:numPr>
            <w:ind w:left="1287" w:hanging="360"/>
            <w:jc w:val="both"/>
          </w:pPr>
        </w:pPrChange>
      </w:pPr>
      <w:del w:id="481" w:author="Vinod Pandey" w:date="2023-01-20T18:32:00Z">
        <w:r w:rsidRPr="00B46364" w:rsidDel="00B46364">
          <w:rPr>
            <w:highlight w:val="yellow"/>
            <w:rPrChange w:id="482" w:author="Vinod Pandey" w:date="2023-01-20T18:33:00Z">
              <w:rPr/>
            </w:rPrChange>
          </w:rPr>
          <w:delText>Test FMEA</w:delText>
        </w:r>
      </w:del>
    </w:p>
    <w:p w14:paraId="3C6A6F74" w14:textId="7CE7BAA0" w:rsidR="00D03CC5" w:rsidRPr="00B46364" w:rsidDel="00B46364" w:rsidRDefault="00D03CC5">
      <w:pPr>
        <w:jc w:val="both"/>
        <w:rPr>
          <w:del w:id="483" w:author="Vinod Pandey" w:date="2023-01-20T18:32:00Z"/>
          <w:highlight w:val="yellow"/>
          <w:rPrChange w:id="484" w:author="Vinod Pandey" w:date="2023-01-20T18:33:00Z">
            <w:rPr>
              <w:del w:id="485" w:author="Vinod Pandey" w:date="2023-01-20T18:32:00Z"/>
            </w:rPr>
          </w:rPrChange>
        </w:rPr>
        <w:pPrChange w:id="486" w:author="Vinod Pandey" w:date="2023-01-20T18:32:00Z">
          <w:pPr>
            <w:pStyle w:val="ListParagraph"/>
            <w:numPr>
              <w:numId w:val="19"/>
            </w:numPr>
            <w:ind w:left="1287" w:hanging="360"/>
            <w:jc w:val="both"/>
          </w:pPr>
        </w:pPrChange>
      </w:pPr>
      <w:del w:id="487" w:author="Vinod Pandey" w:date="2023-01-20T18:32:00Z">
        <w:r w:rsidRPr="00B46364" w:rsidDel="00B46364">
          <w:rPr>
            <w:highlight w:val="yellow"/>
            <w:rPrChange w:id="488" w:author="Vinod Pandey" w:date="2023-01-20T18:33:00Z">
              <w:rPr/>
            </w:rPrChange>
          </w:rPr>
          <w:delText>Risk register</w:delText>
        </w:r>
      </w:del>
    </w:p>
    <w:p w14:paraId="2C1D3C19" w14:textId="5D5AED21" w:rsidR="001735CD" w:rsidRPr="00B46364" w:rsidDel="00B46364" w:rsidRDefault="001735CD">
      <w:pPr>
        <w:jc w:val="both"/>
        <w:rPr>
          <w:del w:id="489" w:author="Vinod Pandey" w:date="2023-01-20T18:32:00Z"/>
          <w:highlight w:val="yellow"/>
          <w:rPrChange w:id="490" w:author="Vinod Pandey" w:date="2023-01-20T18:33:00Z">
            <w:rPr>
              <w:del w:id="491" w:author="Vinod Pandey" w:date="2023-01-20T18:32:00Z"/>
            </w:rPr>
          </w:rPrChange>
        </w:rPr>
        <w:pPrChange w:id="492" w:author="Vinod Pandey" w:date="2023-01-20T18:32:00Z">
          <w:pPr>
            <w:pStyle w:val="ListParagraph"/>
            <w:numPr>
              <w:numId w:val="19"/>
            </w:numPr>
            <w:ind w:left="1287" w:hanging="360"/>
            <w:jc w:val="both"/>
          </w:pPr>
        </w:pPrChange>
      </w:pPr>
      <w:del w:id="493" w:author="Vinod Pandey" w:date="2023-01-20T18:32:00Z">
        <w:r w:rsidRPr="00B46364" w:rsidDel="00B46364">
          <w:rPr>
            <w:highlight w:val="yellow"/>
            <w:rPrChange w:id="494" w:author="Vinod Pandey" w:date="2023-01-20T18:33:00Z">
              <w:rPr/>
            </w:rPrChange>
          </w:rPr>
          <w:delText>SW FMEA</w:delText>
        </w:r>
      </w:del>
    </w:p>
    <w:p w14:paraId="5A4299EB" w14:textId="0447E941" w:rsidR="00D03CC5" w:rsidRPr="00B46364" w:rsidDel="00B46364" w:rsidRDefault="00D03CC5">
      <w:pPr>
        <w:jc w:val="both"/>
        <w:rPr>
          <w:del w:id="495" w:author="Vinod Pandey" w:date="2023-01-20T18:32:00Z"/>
          <w:highlight w:val="yellow"/>
          <w:rPrChange w:id="496" w:author="Vinod Pandey" w:date="2023-01-20T18:33:00Z">
            <w:rPr>
              <w:del w:id="497" w:author="Vinod Pandey" w:date="2023-01-20T18:32:00Z"/>
            </w:rPr>
          </w:rPrChange>
        </w:rPr>
        <w:pPrChange w:id="498" w:author="Vinod Pandey" w:date="2023-01-20T18:32:00Z">
          <w:pPr/>
        </w:pPrChange>
      </w:pPr>
    </w:p>
    <w:p w14:paraId="6EF361D7" w14:textId="63ACCFB4" w:rsidR="00A63055" w:rsidRDefault="003C0172">
      <w:pPr>
        <w:jc w:val="both"/>
        <w:rPr>
          <w:iCs/>
        </w:rPr>
        <w:pPrChange w:id="499" w:author="Vinod Pandey" w:date="2023-01-20T18:32:00Z">
          <w:pPr>
            <w:pStyle w:val="Body"/>
          </w:pPr>
        </w:pPrChange>
      </w:pPr>
      <w:del w:id="500" w:author="Vinod Pandey" w:date="2023-01-20T18:32:00Z">
        <w:r w:rsidRPr="00B46364" w:rsidDel="00B46364">
          <w:rPr>
            <w:iCs/>
            <w:highlight w:val="yellow"/>
            <w:rPrChange w:id="501" w:author="Vinod Pandey" w:date="2023-01-20T18:33:00Z">
              <w:rPr>
                <w:iCs/>
              </w:rPr>
            </w:rPrChange>
          </w:rPr>
          <w:delText>For the relevant scope of SoW, FMEAs shall be executed together by Supplier and NXP. Also, before formal SoW signoff, a formal baseline of Risk register and FMEA for relevant SoW part shall already be pre-aligned between Supplier and NXP</w:delText>
        </w:r>
        <w:r w:rsidR="00392783" w:rsidRPr="00B46364" w:rsidDel="00B46364">
          <w:rPr>
            <w:iCs/>
            <w:highlight w:val="yellow"/>
            <w:rPrChange w:id="502" w:author="Vinod Pandey" w:date="2023-01-20T18:33:00Z">
              <w:rPr>
                <w:iCs/>
              </w:rPr>
            </w:rPrChange>
          </w:rPr>
          <w:delText>. And then maintained at least once a month</w:delText>
        </w:r>
      </w:del>
    </w:p>
    <w:p w14:paraId="5A89D812" w14:textId="77777777" w:rsidR="003C0172" w:rsidRPr="00B46364" w:rsidRDefault="003C0172" w:rsidP="00A63055">
      <w:pPr>
        <w:pStyle w:val="Body"/>
        <w:rPr>
          <w:iCs/>
          <w:lang w:val="en-GB"/>
          <w:rPrChange w:id="503" w:author="Vinod Pandey" w:date="2023-01-20T18:32:00Z">
            <w:rPr>
              <w:iCs/>
            </w:rPr>
          </w:rPrChange>
        </w:rPr>
      </w:pPr>
    </w:p>
    <w:p w14:paraId="09FD73AA" w14:textId="61DE8A6A" w:rsidR="00A63055" w:rsidRDefault="00C70059" w:rsidP="00A63055">
      <w:pPr>
        <w:pStyle w:val="Heading2"/>
        <w:widowControl/>
        <w:tabs>
          <w:tab w:val="num" w:pos="-20"/>
        </w:tabs>
        <w:suppressAutoHyphens w:val="0"/>
        <w:spacing w:before="220" w:after="0" w:line="280" w:lineRule="exact"/>
        <w:ind w:left="-20" w:firstLine="871"/>
      </w:pPr>
      <w:bookmarkStart w:id="504" w:name="_Toc86315401"/>
      <w:r>
        <w:t>Configuration M</w:t>
      </w:r>
      <w:r w:rsidR="00A63055">
        <w:t>anagement</w:t>
      </w:r>
      <w:bookmarkEnd w:id="504"/>
    </w:p>
    <w:p w14:paraId="36F6A6DC" w14:textId="77777777" w:rsidR="00C70059" w:rsidRDefault="00C70059" w:rsidP="00C70059"/>
    <w:p w14:paraId="23A5F6B3" w14:textId="7878D1B8" w:rsidR="00C70059" w:rsidRPr="00CC69D3" w:rsidDel="00B46364" w:rsidRDefault="00C70059" w:rsidP="00B36FCD">
      <w:pPr>
        <w:jc w:val="both"/>
        <w:rPr>
          <w:del w:id="505" w:author="Vinod Pandey" w:date="2023-01-20T18:33:00Z"/>
        </w:rPr>
      </w:pPr>
      <w:del w:id="506" w:author="Vinod Pandey" w:date="2023-01-20T18:33:00Z">
        <w:r w:rsidRPr="00CC69D3" w:rsidDel="00B46364">
          <w:delText xml:space="preserve">Formal configuration management procedures must be applied to all documentation and </w:delText>
        </w:r>
      </w:del>
    </w:p>
    <w:p w14:paraId="2F6C1A71" w14:textId="59CC5342" w:rsidR="00C70059" w:rsidRDefault="00C70059" w:rsidP="00B36FCD">
      <w:pPr>
        <w:ind w:left="0"/>
        <w:jc w:val="both"/>
      </w:pPr>
      <w:del w:id="507" w:author="Vinod Pandey" w:date="2023-01-20T18:33:00Z">
        <w:r w:rsidRPr="00CC69D3" w:rsidDel="00B46364">
          <w:delText xml:space="preserve">products. Traceability and consistency of the configuration must be ensured. </w:delText>
        </w:r>
        <w:r w:rsidR="00A21390" w:rsidRPr="00CC69D3" w:rsidDel="00B46364">
          <w:delText xml:space="preserve">NXP </w:delText>
        </w:r>
        <w:r w:rsidRPr="00CC69D3" w:rsidDel="00B46364">
          <w:delText>will monitor the supplier’s configuration management system and processes to ensure that standards and procedures are adequate and are being followed</w:delText>
        </w:r>
        <w:r w:rsidR="005C32E1" w:rsidRPr="00CC69D3" w:rsidDel="00B46364">
          <w:delText>. List of configuration item to be shared between NXP and supplier to be identified, and sharing mechanism (way-of-working) &amp; ownership to be made clear.</w:delText>
        </w:r>
      </w:del>
      <w:ins w:id="508" w:author="Vinod Pandey" w:date="2023-01-20T18:33:00Z">
        <w:r w:rsidR="00B46364" w:rsidRPr="00CC69D3">
          <w:t>RFE OC team will follow same configuration management for the OC and Remote both.</w:t>
        </w:r>
        <w:r w:rsidR="00B46364">
          <w:t xml:space="preserve"> </w:t>
        </w:r>
      </w:ins>
    </w:p>
    <w:p w14:paraId="512215BE" w14:textId="77777777" w:rsidR="00C70059" w:rsidRPr="00C70059" w:rsidRDefault="00C70059" w:rsidP="00C70059"/>
    <w:p w14:paraId="159AC393" w14:textId="77777777" w:rsidR="00A63055" w:rsidRDefault="00A63055" w:rsidP="00A63055">
      <w:pPr>
        <w:pStyle w:val="Body"/>
        <w:rPr>
          <w:iCs/>
        </w:rPr>
      </w:pPr>
    </w:p>
    <w:p w14:paraId="6D4DAB47" w14:textId="53ACBB61" w:rsidR="00A63055" w:rsidRDefault="00C70059" w:rsidP="00A63055">
      <w:pPr>
        <w:pStyle w:val="Heading2"/>
        <w:widowControl/>
        <w:tabs>
          <w:tab w:val="num" w:pos="-20"/>
        </w:tabs>
        <w:suppressAutoHyphens w:val="0"/>
        <w:spacing w:before="220" w:after="0" w:line="280" w:lineRule="exact"/>
        <w:ind w:left="-20" w:firstLine="871"/>
      </w:pPr>
      <w:bookmarkStart w:id="509" w:name="_Toc86315402"/>
      <w:r>
        <w:lastRenderedPageBreak/>
        <w:t>Problem R</w:t>
      </w:r>
      <w:r w:rsidR="00A63055">
        <w:t>eports</w:t>
      </w:r>
      <w:bookmarkEnd w:id="509"/>
    </w:p>
    <w:p w14:paraId="0845082B" w14:textId="77777777" w:rsidR="00C70059" w:rsidRPr="00C70059" w:rsidRDefault="00C70059" w:rsidP="00C70059"/>
    <w:p w14:paraId="51409E5F" w14:textId="77777777" w:rsidR="00BA6DD9" w:rsidRDefault="00C70059" w:rsidP="00C70059">
      <w:r>
        <w:t>Problem Reports (PR) are to be submitted when any technica</w:t>
      </w:r>
      <w:r w:rsidR="00BA6DD9">
        <w:t xml:space="preserve">l or managerial problem arise, </w:t>
      </w:r>
    </w:p>
    <w:p w14:paraId="37DD2FE4" w14:textId="3708827F" w:rsidR="00C70059" w:rsidRDefault="00BA6DD9" w:rsidP="00BA6DD9">
      <w:pPr>
        <w:ind w:left="0"/>
      </w:pPr>
      <w:r>
        <w:t>including issues that appear after release.</w:t>
      </w:r>
    </w:p>
    <w:p w14:paraId="606A2554" w14:textId="03BAF17F" w:rsidR="00C70059" w:rsidRPr="00082E88" w:rsidRDefault="00C70059" w:rsidP="00C70059">
      <w:pPr>
        <w:ind w:left="0"/>
        <w:rPr>
          <w:lang w:val="en-US"/>
        </w:rPr>
      </w:pPr>
      <w:r>
        <w:t xml:space="preserve">The standard format of the problem report, to be agreed upon, will include problem description, the risks involved, the impact on schedule/ effort and the proposed solution. </w:t>
      </w:r>
      <w:r w:rsidR="004C0072">
        <w:t xml:space="preserve">Additionally the supplier needs to show evidence that this problem is contained in the full scope and evidence for the effectiveness of the solution. </w:t>
      </w:r>
      <w:r w:rsidR="001735CD">
        <w:t>Important to define in SoW on response time for each PR analysis containing technical, project management (schedule, effort) and risk analysis.</w:t>
      </w:r>
    </w:p>
    <w:p w14:paraId="2C55ADA5" w14:textId="77777777" w:rsidR="00C70059" w:rsidRDefault="00C70059" w:rsidP="00C70059">
      <w:pPr>
        <w:ind w:left="0"/>
      </w:pPr>
      <w:r>
        <w:t xml:space="preserve"> </w:t>
      </w:r>
    </w:p>
    <w:p w14:paraId="7926CBEC" w14:textId="1B571D65" w:rsidR="00C70059" w:rsidRDefault="00C70059" w:rsidP="00C70059">
      <w:pPr>
        <w:ind w:left="0"/>
        <w:rPr>
          <w:ins w:id="510" w:author="Samrat Guha Niyogi" w:date="2023-01-23T19:46:00Z"/>
        </w:rPr>
      </w:pPr>
      <w:r>
        <w:t xml:space="preserve">Any deviations from the agreed upon points and deficiencies noticed during the </w:t>
      </w:r>
      <w:r w:rsidR="00BA6DD9">
        <w:t xml:space="preserve">project and after release </w:t>
      </w:r>
      <w:r>
        <w:t>will be notified using problem reports and resulting costs will be borne by the supplier.</w:t>
      </w:r>
    </w:p>
    <w:p w14:paraId="780F64B5" w14:textId="01977CBA" w:rsidR="008631A9" w:rsidRDefault="008631A9" w:rsidP="00C70059">
      <w:pPr>
        <w:ind w:left="0"/>
        <w:rPr>
          <w:ins w:id="511" w:author="Samrat Guha Niyogi" w:date="2023-01-23T19:46:00Z"/>
        </w:rPr>
      </w:pPr>
    </w:p>
    <w:p w14:paraId="1953DE73" w14:textId="0CB13097" w:rsidR="008631A9" w:rsidRDefault="008631A9" w:rsidP="008631A9">
      <w:pPr>
        <w:ind w:left="0"/>
        <w:jc w:val="both"/>
        <w:rPr>
          <w:ins w:id="512" w:author="Samrat Guha Niyogi" w:date="2023-01-23T19:46:00Z"/>
        </w:rPr>
      </w:pPr>
      <w:ins w:id="513" w:author="Samrat Guha Niyogi" w:date="2023-01-23T19:46:00Z">
        <w:r w:rsidRPr="00D51140">
          <w:t xml:space="preserve">RFE OC team will follow same </w:t>
        </w:r>
      </w:ins>
      <w:ins w:id="514" w:author="Samrat Guha Niyogi" w:date="2023-01-23T19:47:00Z">
        <w:r>
          <w:t xml:space="preserve">reporting </w:t>
        </w:r>
      </w:ins>
      <w:ins w:id="515" w:author="Samrat Guha Niyogi" w:date="2023-01-23T19:46:00Z">
        <w:r w:rsidRPr="00D51140">
          <w:t>management for the OC and Remote both.</w:t>
        </w:r>
        <w:r>
          <w:t xml:space="preserve"> </w:t>
        </w:r>
      </w:ins>
    </w:p>
    <w:p w14:paraId="2B98A08C" w14:textId="77777777" w:rsidR="008631A9" w:rsidRPr="00C70059" w:rsidRDefault="008631A9" w:rsidP="00C70059">
      <w:pPr>
        <w:ind w:left="0"/>
      </w:pPr>
    </w:p>
    <w:p w14:paraId="0C3D8A5F" w14:textId="77777777" w:rsidR="00A63055" w:rsidRDefault="00A63055" w:rsidP="003926DD">
      <w:pPr>
        <w:pStyle w:val="Body"/>
        <w:ind w:left="0"/>
      </w:pPr>
    </w:p>
    <w:p w14:paraId="2FF227CB" w14:textId="77777777" w:rsidR="00A63055" w:rsidRDefault="00A63055" w:rsidP="00A63055">
      <w:pPr>
        <w:pStyle w:val="Heading2"/>
        <w:widowControl/>
        <w:tabs>
          <w:tab w:val="num" w:pos="-20"/>
        </w:tabs>
        <w:suppressAutoHyphens w:val="0"/>
        <w:spacing w:before="220" w:after="0" w:line="280" w:lineRule="exact"/>
        <w:ind w:left="-20" w:firstLine="871"/>
      </w:pPr>
      <w:bookmarkStart w:id="516" w:name="_Toc86315403"/>
      <w:r>
        <w:t>Change requests</w:t>
      </w:r>
      <w:bookmarkEnd w:id="516"/>
    </w:p>
    <w:p w14:paraId="41A4BC11" w14:textId="77777777" w:rsidR="00B928E7" w:rsidRDefault="00B928E7" w:rsidP="00B928E7"/>
    <w:p w14:paraId="0925D670" w14:textId="1DCFE60B" w:rsidR="00B928E7" w:rsidRPr="00CC69D3" w:rsidRDefault="00B46364" w:rsidP="00E6005A">
      <w:pPr>
        <w:jc w:val="both"/>
      </w:pPr>
      <w:ins w:id="517" w:author="Vinod Pandey" w:date="2023-01-20T18:26:00Z">
        <w:r w:rsidRPr="00CC69D3">
          <w:t xml:space="preserve">If the Remote project </w:t>
        </w:r>
      </w:ins>
      <w:del w:id="518" w:author="Vinod Pandey" w:date="2023-01-20T18:26:00Z">
        <w:r w:rsidR="00B928E7" w:rsidRPr="00CC69D3" w:rsidDel="00B46364">
          <w:delText xml:space="preserve">In the event that NXP </w:delText>
        </w:r>
      </w:del>
      <w:r w:rsidR="00B928E7" w:rsidRPr="00CC69D3">
        <w:t xml:space="preserve">makes changes in the original requirements specification or the project </w:t>
      </w:r>
    </w:p>
    <w:p w14:paraId="33E212FA" w14:textId="41899A9C" w:rsidR="00B46364" w:rsidRDefault="00B928E7" w:rsidP="00E6005A">
      <w:pPr>
        <w:ind w:left="0"/>
        <w:jc w:val="both"/>
        <w:rPr>
          <w:ins w:id="519" w:author="Samrat Guha Niyogi" w:date="2023-01-23T19:46:00Z"/>
        </w:rPr>
      </w:pPr>
      <w:r w:rsidRPr="00CC69D3">
        <w:t xml:space="preserve">plan or a deliverable or </w:t>
      </w:r>
      <w:del w:id="520" w:author="Vinod Pandey" w:date="2023-01-20T18:26:00Z">
        <w:r w:rsidRPr="00CC69D3" w:rsidDel="00B46364">
          <w:delText>information required from a third party is delayed and such delay is beyond the reasonable control of either party, the supplier</w:delText>
        </w:r>
      </w:del>
      <w:ins w:id="521" w:author="Vinod Pandey" w:date="2023-01-20T18:26:00Z">
        <w:r w:rsidR="00B46364" w:rsidRPr="00CC69D3">
          <w:t>the OC RFE team</w:t>
        </w:r>
      </w:ins>
      <w:r w:rsidRPr="00CC69D3">
        <w:t xml:space="preserve"> will make </w:t>
      </w:r>
      <w:ins w:id="522" w:author="Vinod Pandey" w:date="2023-01-20T18:26:00Z">
        <w:r w:rsidR="00B46364" w:rsidRPr="00CC69D3">
          <w:t>an effort</w:t>
        </w:r>
      </w:ins>
      <w:ins w:id="523" w:author="Vinod Pandey" w:date="2023-01-20T18:27:00Z">
        <w:r w:rsidR="00B46364" w:rsidRPr="00CC69D3">
          <w:t xml:space="preserve"> estimate and will be discussed in the CCB for the approval. RFE OC team will </w:t>
        </w:r>
      </w:ins>
      <w:ins w:id="524" w:author="Vinod Pandey" w:date="2023-01-20T18:28:00Z">
        <w:r w:rsidR="00B46364" w:rsidRPr="00CC69D3">
          <w:t>provide technical risk assessment, effort and revised schedule within 10 days of receiving the change request from the Remote.</w:t>
        </w:r>
        <w:r w:rsidR="00B46364">
          <w:t xml:space="preserve"> </w:t>
        </w:r>
      </w:ins>
    </w:p>
    <w:p w14:paraId="56D9E46E" w14:textId="001D41B5" w:rsidR="008631A9" w:rsidRDefault="008631A9" w:rsidP="00E6005A">
      <w:pPr>
        <w:ind w:left="0"/>
        <w:jc w:val="both"/>
        <w:rPr>
          <w:ins w:id="525" w:author="Samrat Guha Niyogi" w:date="2023-01-23T19:47:00Z"/>
        </w:rPr>
      </w:pPr>
    </w:p>
    <w:p w14:paraId="7D6E65E3" w14:textId="47C125BF" w:rsidR="008631A9" w:rsidRDefault="008631A9" w:rsidP="00E6005A">
      <w:pPr>
        <w:ind w:left="0"/>
        <w:jc w:val="both"/>
        <w:rPr>
          <w:ins w:id="526" w:author="Vinod Pandey" w:date="2023-01-20T18:27:00Z"/>
        </w:rPr>
      </w:pPr>
      <w:ins w:id="527" w:author="Samrat Guha Niyogi" w:date="2023-01-23T19:47:00Z">
        <w:r w:rsidRPr="00D51140">
          <w:t xml:space="preserve">RFE OC team will follow same </w:t>
        </w:r>
        <w:r>
          <w:t>change request</w:t>
        </w:r>
        <w:r w:rsidRPr="00D51140">
          <w:t xml:space="preserve"> management for the OC and Remote both.</w:t>
        </w:r>
        <w:r>
          <w:t xml:space="preserve"> </w:t>
        </w:r>
      </w:ins>
    </w:p>
    <w:p w14:paraId="292699A1" w14:textId="51CAC349" w:rsidR="00A63055" w:rsidDel="00B46364" w:rsidRDefault="00B928E7" w:rsidP="00E6005A">
      <w:pPr>
        <w:ind w:left="0"/>
        <w:jc w:val="both"/>
        <w:rPr>
          <w:del w:id="528" w:author="Vinod Pandey" w:date="2023-01-20T18:28:00Z"/>
        </w:rPr>
      </w:pPr>
      <w:del w:id="529" w:author="Vinod Pandey" w:date="2023-01-20T18:28:00Z">
        <w:r w:rsidRPr="00705AA2" w:rsidDel="00B46364">
          <w:delText xml:space="preserve">appropriate adjustments to the schedule and provide written (email) notification to </w:delText>
        </w:r>
        <w:r w:rsidDel="00B46364">
          <w:delText>NXP</w:delText>
        </w:r>
        <w:r w:rsidRPr="00705AA2" w:rsidDel="00B46364">
          <w:delText xml:space="preserve">. Where warranted, a Change Order </w:delText>
        </w:r>
        <w:r w:rsidDel="00B46364">
          <w:delText xml:space="preserve">(ECO) to this SoW </w:delText>
        </w:r>
        <w:r w:rsidRPr="00705AA2" w:rsidDel="00B46364">
          <w:delText>may be issued to confirm agreement of the revised milestone delivery schedule.</w:delText>
        </w:r>
      </w:del>
    </w:p>
    <w:p w14:paraId="615A8456" w14:textId="6AB29F1C" w:rsidR="001735CD" w:rsidDel="00B46364" w:rsidRDefault="001735CD" w:rsidP="00E6005A">
      <w:pPr>
        <w:ind w:left="0"/>
        <w:jc w:val="both"/>
        <w:rPr>
          <w:del w:id="530" w:author="Vinod Pandey" w:date="2023-01-20T18:28:00Z"/>
        </w:rPr>
      </w:pPr>
    </w:p>
    <w:p w14:paraId="3B175545" w14:textId="659CDC50" w:rsidR="001735CD" w:rsidDel="00B46364" w:rsidRDefault="001735CD" w:rsidP="00E6005A">
      <w:pPr>
        <w:ind w:left="0"/>
        <w:jc w:val="both"/>
        <w:rPr>
          <w:del w:id="531" w:author="Vinod Pandey" w:date="2023-01-20T18:28:00Z"/>
        </w:rPr>
      </w:pPr>
      <w:del w:id="532" w:author="Vinod Pandey" w:date="2023-01-20T18:28:00Z">
        <w:r w:rsidDel="00B46364">
          <w:delText>Important to define in SoW on response time for each CR analysis containing technical, project management (schedule, effort) and risk analysis.</w:delText>
        </w:r>
      </w:del>
    </w:p>
    <w:p w14:paraId="41B426EF" w14:textId="77777777" w:rsidR="008B176D" w:rsidRDefault="008B176D" w:rsidP="00E6005A">
      <w:pPr>
        <w:ind w:left="0"/>
        <w:jc w:val="both"/>
      </w:pPr>
    </w:p>
    <w:p w14:paraId="7F1582F8" w14:textId="63D2BD51" w:rsidR="00E73A6F" w:rsidRDefault="00E73A6F" w:rsidP="00E73A6F">
      <w:pPr>
        <w:pStyle w:val="Heading2"/>
        <w:widowControl/>
        <w:tabs>
          <w:tab w:val="num" w:pos="-20"/>
        </w:tabs>
        <w:suppressAutoHyphens w:val="0"/>
        <w:spacing w:before="220" w:after="0" w:line="280" w:lineRule="exact"/>
        <w:ind w:left="-20" w:firstLine="871"/>
      </w:pPr>
      <w:bookmarkStart w:id="533" w:name="_Toc86315404"/>
      <w:r>
        <w:t>Problem Reporting after production</w:t>
      </w:r>
      <w:bookmarkEnd w:id="533"/>
    </w:p>
    <w:p w14:paraId="35AE5AF5" w14:textId="77777777" w:rsidR="001D63CF" w:rsidRPr="001D63CF" w:rsidRDefault="001D63CF" w:rsidP="001D63CF"/>
    <w:p w14:paraId="56E889D5" w14:textId="77777777" w:rsidR="004D1E8A" w:rsidRPr="00CC69D3" w:rsidRDefault="001D63CF" w:rsidP="001D63CF">
      <w:r w:rsidRPr="00CC69D3">
        <w:t>Problem Reports (PR) issues post production/release</w:t>
      </w:r>
      <w:r w:rsidR="00D01F46" w:rsidRPr="00CC69D3">
        <w:t xml:space="preserve"> (Field issues)</w:t>
      </w:r>
      <w:r w:rsidRPr="00CC69D3">
        <w:t xml:space="preserve"> are to be submitted </w:t>
      </w:r>
      <w:r w:rsidR="004D1E8A" w:rsidRPr="00CC69D3">
        <w:t xml:space="preserve">using </w:t>
      </w:r>
    </w:p>
    <w:p w14:paraId="17F2989F" w14:textId="023BA4A0" w:rsidR="001D63CF" w:rsidRPr="00CC69D3" w:rsidDel="00B46364" w:rsidRDefault="00B46364" w:rsidP="004D1E8A">
      <w:pPr>
        <w:ind w:left="0"/>
        <w:rPr>
          <w:del w:id="534" w:author="Vinod Pandey" w:date="2023-01-20T18:29:00Z"/>
        </w:rPr>
      </w:pPr>
      <w:ins w:id="535" w:author="Vinod Pandey" w:date="2023-01-20T18:29:00Z">
        <w:r w:rsidRPr="00CC69D3">
          <w:t xml:space="preserve">Collabnet ticket </w:t>
        </w:r>
      </w:ins>
      <w:del w:id="536" w:author="Vinod Pandey" w:date="2023-01-20T18:29:00Z">
        <w:r w:rsidR="001D63CF" w:rsidRPr="00CC69D3" w:rsidDel="00B46364">
          <w:delText xml:space="preserve">the standard format of the problem report, to be agreed upon and will include problem description, the risks involved, the impact on schedule/ effort and the proposed solution. </w:delText>
        </w:r>
      </w:del>
    </w:p>
    <w:p w14:paraId="288C1359" w14:textId="45273E3B" w:rsidR="001735CD" w:rsidRPr="00CC69D3" w:rsidDel="00B46364" w:rsidRDefault="001735CD" w:rsidP="004D1E8A">
      <w:pPr>
        <w:ind w:left="0"/>
        <w:rPr>
          <w:del w:id="537" w:author="Vinod Pandey" w:date="2023-01-20T18:29:00Z"/>
        </w:rPr>
      </w:pPr>
    </w:p>
    <w:p w14:paraId="74109BB9" w14:textId="43FB34E8" w:rsidR="001735CD" w:rsidRDefault="001735CD">
      <w:pPr>
        <w:ind w:left="0"/>
        <w:rPr>
          <w:ins w:id="538" w:author="Samrat Guha Niyogi" w:date="2023-01-23T19:47:00Z"/>
        </w:rPr>
      </w:pPr>
      <w:del w:id="539" w:author="Vinod Pandey" w:date="2023-01-20T18:29:00Z">
        <w:r w:rsidRPr="00CC69D3" w:rsidDel="00B46364">
          <w:delText>Like the cases above for PRs and CRs, even for PRs after production it is important to define in SoW on response time for each PR analysis containing technical, project management (schedule, effort) and risk analysis. This becomes even more so critical since issues from production have direct urgency towards customers (Tier-1s, OEMs). Typically here 2 days for</w:delText>
        </w:r>
      </w:del>
      <w:ins w:id="540" w:author="Vinod Pandey" w:date="2023-01-20T18:29:00Z">
        <w:r w:rsidR="00B46364" w:rsidRPr="00CC69D3">
          <w:t>and</w:t>
        </w:r>
      </w:ins>
      <w:r w:rsidRPr="00CC69D3">
        <w:t xml:space="preserve"> first content-based feedback for critical</w:t>
      </w:r>
      <w:r w:rsidR="002610E0" w:rsidRPr="00CC69D3">
        <w:t xml:space="preserve"> PRs</w:t>
      </w:r>
      <w:ins w:id="541" w:author="Vinod Pandey" w:date="2023-01-20T18:29:00Z">
        <w:r w:rsidR="00B46364" w:rsidRPr="00CC69D3">
          <w:t xml:space="preserve"> will be given within 3 days</w:t>
        </w:r>
      </w:ins>
      <w:r w:rsidR="002610E0" w:rsidRPr="00CC69D3">
        <w:t>, and 1 week for other PRs is expected.</w:t>
      </w:r>
      <w:ins w:id="542" w:author="Samrat Guha Niyogi" w:date="2023-01-23T19:47:00Z">
        <w:r w:rsidR="008631A9">
          <w:t xml:space="preserve"> </w:t>
        </w:r>
      </w:ins>
    </w:p>
    <w:p w14:paraId="2D46BE63" w14:textId="0A62E5B1" w:rsidR="008631A9" w:rsidRDefault="008631A9" w:rsidP="008631A9">
      <w:pPr>
        <w:ind w:left="0"/>
        <w:jc w:val="both"/>
        <w:rPr>
          <w:ins w:id="543" w:author="Samrat Guha Niyogi" w:date="2023-01-23T19:47:00Z"/>
        </w:rPr>
      </w:pPr>
      <w:ins w:id="544" w:author="Samrat Guha Niyogi" w:date="2023-01-23T19:47:00Z">
        <w:r w:rsidRPr="00D51140">
          <w:t xml:space="preserve">RFE OC team will follow same </w:t>
        </w:r>
        <w:r>
          <w:t xml:space="preserve">reporting </w:t>
        </w:r>
        <w:r w:rsidRPr="00D51140">
          <w:t xml:space="preserve"> management for the OC and Remote both.</w:t>
        </w:r>
        <w:r>
          <w:t xml:space="preserve"> </w:t>
        </w:r>
      </w:ins>
    </w:p>
    <w:p w14:paraId="17297A55" w14:textId="77777777" w:rsidR="008631A9" w:rsidRDefault="008631A9">
      <w:pPr>
        <w:ind w:left="0"/>
      </w:pPr>
    </w:p>
    <w:p w14:paraId="50D5D08C" w14:textId="77777777" w:rsidR="001D63CF" w:rsidRDefault="001D63CF" w:rsidP="001D63CF">
      <w:pPr>
        <w:ind w:left="0"/>
      </w:pPr>
      <w:r>
        <w:t xml:space="preserve"> </w:t>
      </w:r>
    </w:p>
    <w:p w14:paraId="786C8072" w14:textId="08AA5FA4" w:rsidR="007F082F" w:rsidRDefault="007F082F" w:rsidP="007F082F">
      <w:pPr>
        <w:pStyle w:val="Heading2"/>
        <w:widowControl/>
        <w:tabs>
          <w:tab w:val="num" w:pos="-20"/>
        </w:tabs>
        <w:suppressAutoHyphens w:val="0"/>
        <w:spacing w:before="220" w:after="0" w:line="280" w:lineRule="exact"/>
        <w:ind w:left="-20" w:firstLine="871"/>
      </w:pPr>
      <w:bookmarkStart w:id="545" w:name="_Toc86315405"/>
      <w:r>
        <w:t>Problem Change Notification</w:t>
      </w:r>
      <w:bookmarkEnd w:id="545"/>
    </w:p>
    <w:p w14:paraId="2DE939A7" w14:textId="2BB5C2DC" w:rsidR="004D1E8A" w:rsidRDefault="007F082F" w:rsidP="004D1E8A">
      <w:pPr>
        <w:pStyle w:val="Body"/>
        <w:ind w:left="0"/>
        <w:rPr>
          <w:sz w:val="22"/>
          <w:lang w:val="en-GB"/>
        </w:rPr>
      </w:pPr>
      <w:r w:rsidRPr="007F082F">
        <w:rPr>
          <w:sz w:val="22"/>
          <w:lang w:val="en-GB"/>
        </w:rPr>
        <w:t>During the development and at p</w:t>
      </w:r>
      <w:r w:rsidR="001D02F9">
        <w:rPr>
          <w:sz w:val="22"/>
          <w:lang w:val="en-GB"/>
        </w:rPr>
        <w:t>roduction/release time, Problem C</w:t>
      </w:r>
      <w:r w:rsidRPr="007F082F">
        <w:rPr>
          <w:sz w:val="22"/>
          <w:lang w:val="en-GB"/>
        </w:rPr>
        <w:t xml:space="preserve">hange </w:t>
      </w:r>
      <w:r w:rsidR="001D02F9">
        <w:rPr>
          <w:sz w:val="22"/>
          <w:lang w:val="en-GB"/>
        </w:rPr>
        <w:t>N</w:t>
      </w:r>
      <w:r w:rsidRPr="007F082F">
        <w:rPr>
          <w:sz w:val="22"/>
          <w:lang w:val="en-GB"/>
        </w:rPr>
        <w:t>otification reports shall be sent using the format and delivery method to be agreed upon.</w:t>
      </w:r>
    </w:p>
    <w:p w14:paraId="7701320F" w14:textId="0CF07C45" w:rsidR="00DE152E" w:rsidRDefault="00DE152E" w:rsidP="00B65361">
      <w:pPr>
        <w:pStyle w:val="Heading2"/>
        <w:widowControl/>
        <w:tabs>
          <w:tab w:val="num" w:pos="-20"/>
        </w:tabs>
        <w:suppressAutoHyphens w:val="0"/>
        <w:spacing w:before="220" w:after="0" w:line="280" w:lineRule="exact"/>
        <w:ind w:left="0" w:firstLine="871"/>
      </w:pPr>
      <w:bookmarkStart w:id="546" w:name="_Toc86315406"/>
      <w:r>
        <w:t>Escalation</w:t>
      </w:r>
      <w:bookmarkEnd w:id="546"/>
    </w:p>
    <w:p w14:paraId="07FBDF04" w14:textId="065D65F2" w:rsidR="00DE152E" w:rsidRDefault="00DE152E" w:rsidP="00DE152E"/>
    <w:p w14:paraId="481CB2E2" w14:textId="7C27459A" w:rsidR="00DE152E" w:rsidRPr="00DE152E" w:rsidRDefault="00DE152E" w:rsidP="00DE1897">
      <w:pPr>
        <w:ind w:left="0"/>
      </w:pPr>
      <w:r>
        <w:t>Define escalation process for the supplier as per requests see Supplier Management Procedure step 10 table 4 Detailed SM (non-COTS) process steps (Detailing workflow and RASCI)</w:t>
      </w:r>
      <w:r w:rsidR="00AD4548">
        <w:t xml:space="preserve"> </w:t>
      </w:r>
      <w:hyperlink r:id="rId20" w:history="1">
        <w:r w:rsidR="00AD4548">
          <w:rPr>
            <w:rStyle w:val="Hyperlink"/>
          </w:rPr>
          <w:t>BL RF Processing R&amp;D - Subcontract Management (sharepoint.com)</w:t>
        </w:r>
      </w:hyperlink>
      <w:r>
        <w:t xml:space="preserve"> </w:t>
      </w:r>
    </w:p>
    <w:p w14:paraId="661BC6E6" w14:textId="77777777" w:rsidR="00A63055" w:rsidRDefault="00A63055" w:rsidP="00A63055">
      <w:pPr>
        <w:pStyle w:val="Heading1"/>
        <w:pBdr>
          <w:bottom w:val="single" w:sz="8" w:space="1" w:color="5E89C1"/>
        </w:pBdr>
        <w:tabs>
          <w:tab w:val="clear" w:pos="792"/>
          <w:tab w:val="left" w:pos="400"/>
          <w:tab w:val="num" w:pos="500"/>
        </w:tabs>
        <w:spacing w:before="220" w:after="80" w:line="340" w:lineRule="exact"/>
        <w:ind w:left="500" w:hanging="500"/>
      </w:pPr>
      <w:bookmarkStart w:id="547" w:name="_Toc132082597"/>
      <w:bookmarkStart w:id="548" w:name="_Toc147039000"/>
      <w:bookmarkStart w:id="549" w:name="_Toc190579956"/>
      <w:bookmarkStart w:id="550" w:name="_Toc86315407"/>
      <w:bookmarkStart w:id="551" w:name="_Toc114026355"/>
      <w:r>
        <w:t>Technical requirements</w:t>
      </w:r>
      <w:bookmarkEnd w:id="547"/>
      <w:bookmarkEnd w:id="548"/>
      <w:bookmarkEnd w:id="549"/>
      <w:bookmarkEnd w:id="550"/>
    </w:p>
    <w:p w14:paraId="52AA4AC8" w14:textId="77777777" w:rsidR="00A63055" w:rsidRDefault="00A63055" w:rsidP="00A63055">
      <w:pPr>
        <w:pStyle w:val="Body"/>
      </w:pPr>
    </w:p>
    <w:p w14:paraId="6A03C3B4" w14:textId="77777777" w:rsidR="00A63055" w:rsidRDefault="00A63055" w:rsidP="00A63055">
      <w:pPr>
        <w:pStyle w:val="Heading2"/>
        <w:widowControl/>
        <w:tabs>
          <w:tab w:val="num" w:pos="-20"/>
        </w:tabs>
        <w:suppressAutoHyphens w:val="0"/>
        <w:spacing w:before="220" w:after="0" w:line="280" w:lineRule="exact"/>
        <w:ind w:left="-20" w:firstLine="871"/>
      </w:pPr>
      <w:bookmarkStart w:id="552" w:name="_Toc132082598"/>
      <w:bookmarkStart w:id="553" w:name="_Toc147039001"/>
      <w:bookmarkStart w:id="554" w:name="_Toc190579957"/>
      <w:bookmarkStart w:id="555" w:name="_Toc86315408"/>
      <w:r>
        <w:lastRenderedPageBreak/>
        <w:t>Product perspective</w:t>
      </w:r>
      <w:bookmarkEnd w:id="552"/>
      <w:bookmarkEnd w:id="553"/>
      <w:bookmarkEnd w:id="554"/>
      <w:bookmarkEnd w:id="555"/>
    </w:p>
    <w:p w14:paraId="51A94C2F" w14:textId="77777777" w:rsidR="00AD4548" w:rsidRDefault="00AD4548" w:rsidP="00D91F0F"/>
    <w:p w14:paraId="4FFAF770" w14:textId="335B53C4" w:rsidR="00D91F0F" w:rsidRDefault="00D91F0F" w:rsidP="00D91F0F">
      <w:r>
        <w:t>This sections gives a brief explanation of the product to be developed. Put emphasis on the</w:t>
      </w:r>
    </w:p>
    <w:p w14:paraId="5E6D28A1" w14:textId="69F35236" w:rsidR="00D91F0F" w:rsidRDefault="00D91F0F" w:rsidP="00D91F0F">
      <w:pPr>
        <w:ind w:left="0"/>
      </w:pPr>
      <w:r>
        <w:t>following items:</w:t>
      </w:r>
    </w:p>
    <w:p w14:paraId="1CBC9104" w14:textId="77777777" w:rsidR="00D91F0F" w:rsidRDefault="00D91F0F" w:rsidP="00413F4A">
      <w:pPr>
        <w:pStyle w:val="ListParagraph"/>
        <w:numPr>
          <w:ilvl w:val="0"/>
          <w:numId w:val="20"/>
        </w:numPr>
      </w:pPr>
      <w:r>
        <w:t>Explain if this product is a delta with respect to another product</w:t>
      </w:r>
    </w:p>
    <w:p w14:paraId="091408D8" w14:textId="77777777" w:rsidR="00D91F0F" w:rsidRDefault="00D91F0F" w:rsidP="00413F4A">
      <w:pPr>
        <w:pStyle w:val="ListParagraph"/>
        <w:numPr>
          <w:ilvl w:val="0"/>
          <w:numId w:val="20"/>
        </w:numPr>
      </w:pPr>
      <w:r>
        <w:t>List the major functions of the product</w:t>
      </w:r>
    </w:p>
    <w:p w14:paraId="60A3F765" w14:textId="77777777" w:rsidR="00D91F0F" w:rsidRDefault="00D91F0F" w:rsidP="00413F4A">
      <w:pPr>
        <w:pStyle w:val="ListParagraph"/>
        <w:numPr>
          <w:ilvl w:val="0"/>
          <w:numId w:val="20"/>
        </w:numPr>
      </w:pPr>
      <w:r>
        <w:t xml:space="preserve">Draw a block diagram showing different functions and their relationship </w:t>
      </w:r>
    </w:p>
    <w:p w14:paraId="0D56CEFD" w14:textId="77777777" w:rsidR="00D91F0F" w:rsidRDefault="00D91F0F" w:rsidP="00413F4A">
      <w:pPr>
        <w:pStyle w:val="ListParagraph"/>
        <w:numPr>
          <w:ilvl w:val="0"/>
          <w:numId w:val="20"/>
        </w:numPr>
      </w:pPr>
      <w:r>
        <w:t>Identify the main external interfaces of the product</w:t>
      </w:r>
    </w:p>
    <w:p w14:paraId="564F6599" w14:textId="77777777" w:rsidR="00D91F0F" w:rsidRDefault="00D91F0F" w:rsidP="00413F4A">
      <w:pPr>
        <w:pStyle w:val="ListParagraph"/>
        <w:numPr>
          <w:ilvl w:val="0"/>
          <w:numId w:val="20"/>
        </w:numPr>
      </w:pPr>
      <w:r>
        <w:t>Describe the product diversity (if any)</w:t>
      </w:r>
    </w:p>
    <w:p w14:paraId="3EF9866F" w14:textId="77777777" w:rsidR="00D91F0F" w:rsidRDefault="00D91F0F" w:rsidP="00413F4A">
      <w:pPr>
        <w:pStyle w:val="ListParagraph"/>
        <w:numPr>
          <w:ilvl w:val="0"/>
          <w:numId w:val="20"/>
        </w:numPr>
      </w:pPr>
      <w:r>
        <w:t>Specify product stages or phases with milestones</w:t>
      </w:r>
    </w:p>
    <w:p w14:paraId="05A720BA" w14:textId="77777777" w:rsidR="00D91F0F" w:rsidRPr="00D91F0F" w:rsidRDefault="00D91F0F" w:rsidP="00413F4A">
      <w:pPr>
        <w:pStyle w:val="ListParagraph"/>
        <w:numPr>
          <w:ilvl w:val="0"/>
          <w:numId w:val="20"/>
        </w:numPr>
      </w:pPr>
      <w:r>
        <w:t>Specify the target environment in which the product will be installed and used</w:t>
      </w:r>
    </w:p>
    <w:p w14:paraId="42A6FB43" w14:textId="09A6218E" w:rsidR="00AD4548" w:rsidRPr="00D91F0F" w:rsidRDefault="00D91F0F" w:rsidP="00AD4548">
      <w:pPr>
        <w:pStyle w:val="ListParagraph"/>
        <w:numPr>
          <w:ilvl w:val="0"/>
          <w:numId w:val="20"/>
        </w:numPr>
      </w:pPr>
      <w:r>
        <w:t xml:space="preserve">For functional safety development, specify the ASIL targeted by </w:t>
      </w:r>
      <w:r w:rsidR="00A21390">
        <w:t>NXP</w:t>
      </w:r>
      <w:r>
        <w:t>.</w:t>
      </w:r>
    </w:p>
    <w:p w14:paraId="72FF498C" w14:textId="77777777" w:rsidR="00AD4548" w:rsidRDefault="00AD4548" w:rsidP="00DE1897">
      <w:pPr>
        <w:pStyle w:val="Heading2"/>
        <w:widowControl/>
        <w:numPr>
          <w:ilvl w:val="0"/>
          <w:numId w:val="0"/>
        </w:numPr>
        <w:suppressAutoHyphens w:val="0"/>
        <w:spacing w:before="220" w:after="0" w:line="280" w:lineRule="exact"/>
        <w:ind w:left="927"/>
      </w:pPr>
    </w:p>
    <w:p w14:paraId="1B21A21D" w14:textId="004505E1" w:rsidR="00A63055" w:rsidRDefault="00A63055" w:rsidP="00A63055">
      <w:pPr>
        <w:pStyle w:val="Heading2"/>
        <w:widowControl/>
        <w:tabs>
          <w:tab w:val="num" w:pos="-20"/>
        </w:tabs>
        <w:suppressAutoHyphens w:val="0"/>
        <w:spacing w:before="220" w:after="0" w:line="280" w:lineRule="exact"/>
        <w:ind w:left="-20" w:firstLine="871"/>
      </w:pPr>
      <w:bookmarkStart w:id="556" w:name="_Toc86315409"/>
      <w:r>
        <w:t>Critical / Key Characteristics</w:t>
      </w:r>
      <w:bookmarkEnd w:id="556"/>
    </w:p>
    <w:p w14:paraId="26604475" w14:textId="77777777" w:rsidR="00D91F0F" w:rsidRDefault="00D91F0F" w:rsidP="00D91F0F"/>
    <w:p w14:paraId="562F1272" w14:textId="1414AED0" w:rsidR="00D91F0F" w:rsidRPr="00D91F0F" w:rsidRDefault="00D91F0F" w:rsidP="00D91F0F">
      <w:r>
        <w:t xml:space="preserve">This section defines the critical and key characteristics (need to be marked in FMEA). </w:t>
      </w:r>
    </w:p>
    <w:p w14:paraId="5DB0C3C3" w14:textId="77777777" w:rsidR="00A63055" w:rsidRPr="00A97F3B" w:rsidRDefault="00A63055" w:rsidP="00A63055">
      <w:pPr>
        <w:pStyle w:val="Body"/>
      </w:pPr>
    </w:p>
    <w:tbl>
      <w:tblPr>
        <w:tblStyle w:val="GridTable4-Accent3"/>
        <w:tblW w:w="10031" w:type="dxa"/>
        <w:tblLook w:val="04A0" w:firstRow="1" w:lastRow="0" w:firstColumn="1" w:lastColumn="0" w:noHBand="0" w:noVBand="1"/>
      </w:tblPr>
      <w:tblGrid>
        <w:gridCol w:w="959"/>
        <w:gridCol w:w="2268"/>
        <w:gridCol w:w="572"/>
        <w:gridCol w:w="562"/>
        <w:gridCol w:w="617"/>
        <w:gridCol w:w="659"/>
        <w:gridCol w:w="4394"/>
      </w:tblGrid>
      <w:tr w:rsidR="00A63055" w:rsidRPr="00552BC7" w:rsidDel="008F7D76" w14:paraId="33CA7710" w14:textId="1B6E5C1A" w:rsidTr="00E6005A">
        <w:trPr>
          <w:cnfStyle w:val="100000000000" w:firstRow="1" w:lastRow="0" w:firstColumn="0" w:lastColumn="0" w:oddVBand="0" w:evenVBand="0" w:oddHBand="0" w:evenHBand="0" w:firstRowFirstColumn="0" w:firstRowLastColumn="0" w:lastRowFirstColumn="0" w:lastRowLastColumn="0"/>
          <w:del w:id="557" w:author="Samrat Guha Niyogi" w:date="2023-01-24T12:15:00Z"/>
        </w:trPr>
        <w:tc>
          <w:tcPr>
            <w:cnfStyle w:val="001000000000" w:firstRow="0" w:lastRow="0" w:firstColumn="1" w:lastColumn="0" w:oddVBand="0" w:evenVBand="0" w:oddHBand="0" w:evenHBand="0" w:firstRowFirstColumn="0" w:firstRowLastColumn="0" w:lastRowFirstColumn="0" w:lastRowLastColumn="0"/>
            <w:tcW w:w="959" w:type="dxa"/>
          </w:tcPr>
          <w:p w14:paraId="6152ED46" w14:textId="3041D5BE" w:rsidR="00A63055" w:rsidRPr="00552BC7" w:rsidDel="008F7D76" w:rsidRDefault="00A63055" w:rsidP="00D03CC5">
            <w:pPr>
              <w:pStyle w:val="Body"/>
              <w:ind w:left="0"/>
              <w:rPr>
                <w:del w:id="558" w:author="Samrat Guha Niyogi" w:date="2023-01-24T12:15:00Z"/>
                <w:b w:val="0"/>
                <w:bCs w:val="0"/>
                <w:iCs/>
                <w:color w:val="FFFFFF"/>
              </w:rPr>
            </w:pPr>
            <w:commentRangeStart w:id="559"/>
            <w:del w:id="560" w:author="Samrat Guha Niyogi" w:date="2023-01-24T12:15:00Z">
              <w:r w:rsidDel="008F7D76">
                <w:rPr>
                  <w:b w:val="0"/>
                  <w:bCs w:val="0"/>
                  <w:iCs/>
                  <w:color w:val="FFFFFF"/>
                </w:rPr>
                <w:delText>Param.</w:delText>
              </w:r>
            </w:del>
          </w:p>
        </w:tc>
        <w:tc>
          <w:tcPr>
            <w:tcW w:w="2268" w:type="dxa"/>
          </w:tcPr>
          <w:p w14:paraId="456583AD" w14:textId="01851709" w:rsidR="00A63055" w:rsidRPr="00552BC7" w:rsidDel="008F7D76"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561" w:author="Samrat Guha Niyogi" w:date="2023-01-24T12:15:00Z"/>
                <w:b w:val="0"/>
                <w:bCs w:val="0"/>
                <w:iCs/>
                <w:color w:val="FFFFFF"/>
              </w:rPr>
            </w:pPr>
            <w:del w:id="562" w:author="Samrat Guha Niyogi" w:date="2023-01-24T12:15:00Z">
              <w:r w:rsidRPr="00552BC7" w:rsidDel="008F7D76">
                <w:rPr>
                  <w:b w:val="0"/>
                  <w:bCs w:val="0"/>
                  <w:iCs/>
                  <w:color w:val="FFFFFF"/>
                </w:rPr>
                <w:delText>Description</w:delText>
              </w:r>
            </w:del>
          </w:p>
        </w:tc>
        <w:tc>
          <w:tcPr>
            <w:tcW w:w="572" w:type="dxa"/>
          </w:tcPr>
          <w:p w14:paraId="6279573E" w14:textId="1F63B4A2" w:rsidR="00A63055" w:rsidDel="008F7D76"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563" w:author="Samrat Guha Niyogi" w:date="2023-01-24T12:15:00Z"/>
                <w:b w:val="0"/>
                <w:bCs w:val="0"/>
                <w:iCs/>
                <w:color w:val="FFFFFF"/>
              </w:rPr>
            </w:pPr>
            <w:del w:id="564" w:author="Samrat Guha Niyogi" w:date="2023-01-24T12:15:00Z">
              <w:r w:rsidDel="008F7D76">
                <w:rPr>
                  <w:b w:val="0"/>
                  <w:bCs w:val="0"/>
                  <w:iCs/>
                  <w:color w:val="FFFFFF"/>
                </w:rPr>
                <w:delText>min</w:delText>
              </w:r>
            </w:del>
          </w:p>
        </w:tc>
        <w:tc>
          <w:tcPr>
            <w:tcW w:w="562" w:type="dxa"/>
          </w:tcPr>
          <w:p w14:paraId="6414C5BB" w14:textId="05D2C006" w:rsidR="00A63055" w:rsidDel="008F7D76"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565" w:author="Samrat Guha Niyogi" w:date="2023-01-24T12:15:00Z"/>
                <w:b w:val="0"/>
                <w:bCs w:val="0"/>
                <w:iCs/>
                <w:color w:val="FFFFFF"/>
              </w:rPr>
            </w:pPr>
            <w:del w:id="566" w:author="Samrat Guha Niyogi" w:date="2023-01-24T12:15:00Z">
              <w:r w:rsidDel="008F7D76">
                <w:rPr>
                  <w:b w:val="0"/>
                  <w:bCs w:val="0"/>
                  <w:iCs/>
                  <w:color w:val="FFFFFF"/>
                </w:rPr>
                <w:delText>typ</w:delText>
              </w:r>
            </w:del>
          </w:p>
        </w:tc>
        <w:tc>
          <w:tcPr>
            <w:tcW w:w="617" w:type="dxa"/>
          </w:tcPr>
          <w:p w14:paraId="0BF27978" w14:textId="5BF18BA1" w:rsidR="00A63055" w:rsidDel="008F7D76"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567" w:author="Samrat Guha Niyogi" w:date="2023-01-24T12:15:00Z"/>
                <w:b w:val="0"/>
                <w:bCs w:val="0"/>
                <w:iCs/>
                <w:color w:val="FFFFFF"/>
              </w:rPr>
            </w:pPr>
            <w:del w:id="568" w:author="Samrat Guha Niyogi" w:date="2023-01-24T12:15:00Z">
              <w:r w:rsidDel="008F7D76">
                <w:rPr>
                  <w:b w:val="0"/>
                  <w:bCs w:val="0"/>
                  <w:iCs/>
                  <w:color w:val="FFFFFF"/>
                </w:rPr>
                <w:delText>max</w:delText>
              </w:r>
            </w:del>
          </w:p>
        </w:tc>
        <w:tc>
          <w:tcPr>
            <w:tcW w:w="659" w:type="dxa"/>
          </w:tcPr>
          <w:p w14:paraId="702A9E99" w14:textId="2D1D51D6" w:rsidR="00A63055" w:rsidDel="008F7D76"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569" w:author="Samrat Guha Niyogi" w:date="2023-01-24T12:15:00Z"/>
                <w:b w:val="0"/>
                <w:bCs w:val="0"/>
                <w:iCs/>
                <w:color w:val="FFFFFF"/>
              </w:rPr>
            </w:pPr>
            <w:del w:id="570" w:author="Samrat Guha Niyogi" w:date="2023-01-24T12:15:00Z">
              <w:r w:rsidDel="008F7D76">
                <w:rPr>
                  <w:b w:val="0"/>
                  <w:bCs w:val="0"/>
                  <w:iCs/>
                  <w:color w:val="FFFFFF"/>
                </w:rPr>
                <w:delText>Unit</w:delText>
              </w:r>
            </w:del>
          </w:p>
        </w:tc>
        <w:tc>
          <w:tcPr>
            <w:tcW w:w="4394" w:type="dxa"/>
          </w:tcPr>
          <w:p w14:paraId="2E1341A7" w14:textId="21BE451E" w:rsidR="00A63055" w:rsidDel="008F7D76" w:rsidRDefault="00A63055" w:rsidP="00D03CC5">
            <w:pPr>
              <w:pStyle w:val="Body"/>
              <w:ind w:left="0"/>
              <w:cnfStyle w:val="100000000000" w:firstRow="1" w:lastRow="0" w:firstColumn="0" w:lastColumn="0" w:oddVBand="0" w:evenVBand="0" w:oddHBand="0" w:evenHBand="0" w:firstRowFirstColumn="0" w:firstRowLastColumn="0" w:lastRowFirstColumn="0" w:lastRowLastColumn="0"/>
              <w:rPr>
                <w:del w:id="571" w:author="Samrat Guha Niyogi" w:date="2023-01-24T12:15:00Z"/>
                <w:b w:val="0"/>
                <w:bCs w:val="0"/>
                <w:iCs/>
                <w:color w:val="FFFFFF"/>
              </w:rPr>
            </w:pPr>
            <w:del w:id="572" w:author="Samrat Guha Niyogi" w:date="2023-01-24T12:15:00Z">
              <w:r w:rsidDel="008F7D76">
                <w:rPr>
                  <w:b w:val="0"/>
                  <w:bCs w:val="0"/>
                  <w:iCs/>
                  <w:color w:val="FFFFFF"/>
                </w:rPr>
                <w:delText>Comment</w:delText>
              </w:r>
            </w:del>
          </w:p>
        </w:tc>
      </w:tr>
      <w:tr w:rsidR="00A63055" w:rsidRPr="00552BC7" w:rsidDel="008F7D76" w14:paraId="5A4AD39F" w14:textId="4DBC8670" w:rsidTr="00E6005A">
        <w:trPr>
          <w:cnfStyle w:val="000000100000" w:firstRow="0" w:lastRow="0" w:firstColumn="0" w:lastColumn="0" w:oddVBand="0" w:evenVBand="0" w:oddHBand="1" w:evenHBand="0" w:firstRowFirstColumn="0" w:firstRowLastColumn="0" w:lastRowFirstColumn="0" w:lastRowLastColumn="0"/>
          <w:del w:id="573" w:author="Samrat Guha Niyogi" w:date="2023-01-24T12:15:00Z"/>
        </w:trPr>
        <w:tc>
          <w:tcPr>
            <w:cnfStyle w:val="001000000000" w:firstRow="0" w:lastRow="0" w:firstColumn="1" w:lastColumn="0" w:oddVBand="0" w:evenVBand="0" w:oddHBand="0" w:evenHBand="0" w:firstRowFirstColumn="0" w:firstRowLastColumn="0" w:lastRowFirstColumn="0" w:lastRowLastColumn="0"/>
            <w:tcW w:w="959" w:type="dxa"/>
          </w:tcPr>
          <w:p w14:paraId="79468104" w14:textId="1289D32C" w:rsidR="00A63055" w:rsidRPr="00847AD4" w:rsidDel="008F7D76" w:rsidRDefault="00A63055" w:rsidP="00D03CC5">
            <w:pPr>
              <w:pStyle w:val="Body"/>
              <w:ind w:left="0"/>
              <w:rPr>
                <w:del w:id="574" w:author="Samrat Guha Niyogi" w:date="2023-01-24T12:15:00Z"/>
                <w:b w:val="0"/>
                <w:bCs w:val="0"/>
                <w:iCs/>
                <w:sz w:val="22"/>
                <w:szCs w:val="22"/>
              </w:rPr>
            </w:pPr>
            <w:del w:id="575" w:author="Samrat Guha Niyogi" w:date="2023-01-24T12:15:00Z">
              <w:r w:rsidRPr="00847AD4" w:rsidDel="008F7D76">
                <w:rPr>
                  <w:b w:val="0"/>
                  <w:bCs w:val="0"/>
                  <w:iCs/>
                  <w:sz w:val="22"/>
                  <w:szCs w:val="22"/>
                </w:rPr>
                <w:delText>Iqc</w:delText>
              </w:r>
            </w:del>
          </w:p>
        </w:tc>
        <w:tc>
          <w:tcPr>
            <w:tcW w:w="2268" w:type="dxa"/>
          </w:tcPr>
          <w:p w14:paraId="20D07F59" w14:textId="09CD6FB7" w:rsidR="00A63055" w:rsidRPr="00847AD4"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76" w:author="Samrat Guha Niyogi" w:date="2023-01-24T12:15:00Z"/>
                <w:iCs/>
                <w:sz w:val="22"/>
                <w:szCs w:val="22"/>
              </w:rPr>
            </w:pPr>
            <w:del w:id="577" w:author="Samrat Guha Niyogi" w:date="2023-01-24T12:15:00Z">
              <w:r w:rsidRPr="00847AD4" w:rsidDel="008F7D76">
                <w:rPr>
                  <w:iCs/>
                  <w:sz w:val="22"/>
                  <w:szCs w:val="22"/>
                </w:rPr>
                <w:delText>Quiescence Current</w:delText>
              </w:r>
            </w:del>
          </w:p>
        </w:tc>
        <w:tc>
          <w:tcPr>
            <w:tcW w:w="572" w:type="dxa"/>
          </w:tcPr>
          <w:p w14:paraId="79B24DC6" w14:textId="1D419FCC" w:rsidR="00A63055" w:rsidRPr="00847AD4"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78" w:author="Samrat Guha Niyogi" w:date="2023-01-24T12:15:00Z"/>
                <w:iCs/>
                <w:sz w:val="22"/>
                <w:szCs w:val="22"/>
              </w:rPr>
            </w:pPr>
            <w:del w:id="579" w:author="Samrat Guha Niyogi" w:date="2023-01-24T12:15:00Z">
              <w:r w:rsidRPr="00847AD4" w:rsidDel="008F7D76">
                <w:rPr>
                  <w:iCs/>
                  <w:sz w:val="22"/>
                  <w:szCs w:val="22"/>
                </w:rPr>
                <w:delText>5</w:delText>
              </w:r>
            </w:del>
          </w:p>
        </w:tc>
        <w:tc>
          <w:tcPr>
            <w:tcW w:w="562" w:type="dxa"/>
          </w:tcPr>
          <w:p w14:paraId="485E99F8" w14:textId="73C29FFD" w:rsidR="00A63055" w:rsidRPr="00847AD4"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80" w:author="Samrat Guha Niyogi" w:date="2023-01-24T12:15:00Z"/>
                <w:iCs/>
                <w:sz w:val="22"/>
                <w:szCs w:val="22"/>
              </w:rPr>
            </w:pPr>
            <w:del w:id="581" w:author="Samrat Guha Niyogi" w:date="2023-01-24T12:15:00Z">
              <w:r w:rsidRPr="00847AD4" w:rsidDel="008F7D76">
                <w:rPr>
                  <w:iCs/>
                  <w:sz w:val="22"/>
                  <w:szCs w:val="22"/>
                </w:rPr>
                <w:delText>6</w:delText>
              </w:r>
            </w:del>
          </w:p>
        </w:tc>
        <w:tc>
          <w:tcPr>
            <w:tcW w:w="617" w:type="dxa"/>
          </w:tcPr>
          <w:p w14:paraId="70458E71" w14:textId="3B1735FA" w:rsidR="00A63055" w:rsidRPr="00847AD4"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82" w:author="Samrat Guha Niyogi" w:date="2023-01-24T12:15:00Z"/>
                <w:iCs/>
                <w:sz w:val="22"/>
                <w:szCs w:val="22"/>
              </w:rPr>
            </w:pPr>
            <w:del w:id="583" w:author="Samrat Guha Niyogi" w:date="2023-01-24T12:15:00Z">
              <w:r w:rsidRPr="00847AD4" w:rsidDel="008F7D76">
                <w:rPr>
                  <w:iCs/>
                  <w:sz w:val="22"/>
                  <w:szCs w:val="22"/>
                </w:rPr>
                <w:delText>7</w:delText>
              </w:r>
            </w:del>
          </w:p>
        </w:tc>
        <w:tc>
          <w:tcPr>
            <w:tcW w:w="659" w:type="dxa"/>
          </w:tcPr>
          <w:p w14:paraId="37766C9A" w14:textId="0841DF94" w:rsidR="00A63055" w:rsidRPr="00847AD4"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84" w:author="Samrat Guha Niyogi" w:date="2023-01-24T12:15:00Z"/>
                <w:iCs/>
                <w:sz w:val="22"/>
                <w:szCs w:val="22"/>
              </w:rPr>
            </w:pPr>
            <w:del w:id="585" w:author="Samrat Guha Niyogi" w:date="2023-01-24T12:15:00Z">
              <w:r w:rsidRPr="00847AD4" w:rsidDel="008F7D76">
                <w:rPr>
                  <w:iCs/>
                  <w:sz w:val="22"/>
                  <w:szCs w:val="22"/>
                </w:rPr>
                <w:delText>uA</w:delText>
              </w:r>
            </w:del>
          </w:p>
        </w:tc>
        <w:tc>
          <w:tcPr>
            <w:tcW w:w="4394" w:type="dxa"/>
          </w:tcPr>
          <w:p w14:paraId="55312AFB" w14:textId="205DE8E6" w:rsidR="00A63055" w:rsidRPr="00847AD4"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86" w:author="Samrat Guha Niyogi" w:date="2023-01-24T12:15:00Z"/>
                <w:iCs/>
                <w:sz w:val="22"/>
                <w:szCs w:val="22"/>
              </w:rPr>
            </w:pPr>
            <w:del w:id="587" w:author="Samrat Guha Niyogi" w:date="2023-01-24T12:15:00Z">
              <w:r w:rsidRPr="00847AD4" w:rsidDel="008F7D76">
                <w:rPr>
                  <w:iCs/>
                  <w:sz w:val="22"/>
                  <w:szCs w:val="22"/>
                </w:rPr>
                <w:delText>Measured in sleep mode (EXAMPLE)</w:delText>
              </w:r>
            </w:del>
          </w:p>
        </w:tc>
      </w:tr>
      <w:tr w:rsidR="00A63055" w:rsidRPr="00552BC7" w:rsidDel="008F7D76" w14:paraId="1FAFC9CD" w14:textId="6E625A17" w:rsidTr="00E6005A">
        <w:trPr>
          <w:del w:id="588" w:author="Samrat Guha Niyogi" w:date="2023-01-24T12:15:00Z"/>
        </w:trPr>
        <w:tc>
          <w:tcPr>
            <w:cnfStyle w:val="001000000000" w:firstRow="0" w:lastRow="0" w:firstColumn="1" w:lastColumn="0" w:oddVBand="0" w:evenVBand="0" w:oddHBand="0" w:evenHBand="0" w:firstRowFirstColumn="0" w:firstRowLastColumn="0" w:lastRowFirstColumn="0" w:lastRowLastColumn="0"/>
            <w:tcW w:w="959" w:type="dxa"/>
          </w:tcPr>
          <w:p w14:paraId="03A55EF2" w14:textId="547E4A15" w:rsidR="00A63055" w:rsidRPr="00552BC7" w:rsidDel="008F7D76" w:rsidRDefault="00A63055" w:rsidP="00D03CC5">
            <w:pPr>
              <w:pStyle w:val="Body"/>
              <w:ind w:left="0"/>
              <w:rPr>
                <w:del w:id="589" w:author="Samrat Guha Niyogi" w:date="2023-01-24T12:15:00Z"/>
                <w:b w:val="0"/>
                <w:bCs w:val="0"/>
                <w:iCs/>
              </w:rPr>
            </w:pPr>
          </w:p>
        </w:tc>
        <w:tc>
          <w:tcPr>
            <w:tcW w:w="2268" w:type="dxa"/>
          </w:tcPr>
          <w:p w14:paraId="7A3817C4" w14:textId="0BECE7D7"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590" w:author="Samrat Guha Niyogi" w:date="2023-01-24T12:15:00Z"/>
                <w:iCs/>
                <w:sz w:val="16"/>
              </w:rPr>
            </w:pPr>
          </w:p>
        </w:tc>
        <w:tc>
          <w:tcPr>
            <w:tcW w:w="572" w:type="dxa"/>
          </w:tcPr>
          <w:p w14:paraId="54F4C0B3" w14:textId="1A86DF47"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591" w:author="Samrat Guha Niyogi" w:date="2023-01-24T12:15:00Z"/>
                <w:iCs/>
                <w:sz w:val="16"/>
              </w:rPr>
            </w:pPr>
          </w:p>
        </w:tc>
        <w:tc>
          <w:tcPr>
            <w:tcW w:w="562" w:type="dxa"/>
          </w:tcPr>
          <w:p w14:paraId="4C916EAA" w14:textId="433054CD"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592" w:author="Samrat Guha Niyogi" w:date="2023-01-24T12:15:00Z"/>
                <w:iCs/>
                <w:sz w:val="16"/>
              </w:rPr>
            </w:pPr>
          </w:p>
        </w:tc>
        <w:tc>
          <w:tcPr>
            <w:tcW w:w="617" w:type="dxa"/>
          </w:tcPr>
          <w:p w14:paraId="024F4F38" w14:textId="3032042E"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593" w:author="Samrat Guha Niyogi" w:date="2023-01-24T12:15:00Z"/>
                <w:iCs/>
                <w:sz w:val="16"/>
              </w:rPr>
            </w:pPr>
          </w:p>
        </w:tc>
        <w:tc>
          <w:tcPr>
            <w:tcW w:w="659" w:type="dxa"/>
          </w:tcPr>
          <w:p w14:paraId="379EDA8E" w14:textId="09D72C09"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594" w:author="Samrat Guha Niyogi" w:date="2023-01-24T12:15:00Z"/>
                <w:iCs/>
                <w:sz w:val="16"/>
              </w:rPr>
            </w:pPr>
          </w:p>
        </w:tc>
        <w:tc>
          <w:tcPr>
            <w:tcW w:w="4394" w:type="dxa"/>
          </w:tcPr>
          <w:p w14:paraId="643350CE" w14:textId="1EC10826"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595" w:author="Samrat Guha Niyogi" w:date="2023-01-24T12:15:00Z"/>
                <w:iCs/>
                <w:sz w:val="16"/>
              </w:rPr>
            </w:pPr>
          </w:p>
        </w:tc>
      </w:tr>
      <w:tr w:rsidR="00A63055" w:rsidRPr="00552BC7" w:rsidDel="008F7D76" w14:paraId="581908AC" w14:textId="223F3E29" w:rsidTr="00E6005A">
        <w:trPr>
          <w:cnfStyle w:val="000000100000" w:firstRow="0" w:lastRow="0" w:firstColumn="0" w:lastColumn="0" w:oddVBand="0" w:evenVBand="0" w:oddHBand="1" w:evenHBand="0" w:firstRowFirstColumn="0" w:firstRowLastColumn="0" w:lastRowFirstColumn="0" w:lastRowLastColumn="0"/>
          <w:del w:id="596" w:author="Samrat Guha Niyogi" w:date="2023-01-24T12:15:00Z"/>
        </w:trPr>
        <w:tc>
          <w:tcPr>
            <w:cnfStyle w:val="001000000000" w:firstRow="0" w:lastRow="0" w:firstColumn="1" w:lastColumn="0" w:oddVBand="0" w:evenVBand="0" w:oddHBand="0" w:evenHBand="0" w:firstRowFirstColumn="0" w:firstRowLastColumn="0" w:lastRowFirstColumn="0" w:lastRowLastColumn="0"/>
            <w:tcW w:w="959" w:type="dxa"/>
          </w:tcPr>
          <w:p w14:paraId="35DD8495" w14:textId="4E271EB6" w:rsidR="00A63055" w:rsidRPr="00552BC7" w:rsidDel="008F7D76" w:rsidRDefault="00A63055" w:rsidP="00D03CC5">
            <w:pPr>
              <w:pStyle w:val="Body"/>
              <w:ind w:left="0"/>
              <w:rPr>
                <w:del w:id="597" w:author="Samrat Guha Niyogi" w:date="2023-01-24T12:15:00Z"/>
                <w:b w:val="0"/>
                <w:bCs w:val="0"/>
                <w:iCs/>
              </w:rPr>
            </w:pPr>
          </w:p>
        </w:tc>
        <w:tc>
          <w:tcPr>
            <w:tcW w:w="2268" w:type="dxa"/>
          </w:tcPr>
          <w:p w14:paraId="0E340A12" w14:textId="4DD21DC8" w:rsidR="00A63055" w:rsidRPr="007532C6"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98" w:author="Samrat Guha Niyogi" w:date="2023-01-24T12:15:00Z"/>
                <w:iCs/>
                <w:sz w:val="16"/>
              </w:rPr>
            </w:pPr>
          </w:p>
        </w:tc>
        <w:tc>
          <w:tcPr>
            <w:tcW w:w="572" w:type="dxa"/>
          </w:tcPr>
          <w:p w14:paraId="7D730204" w14:textId="10CD708E" w:rsidR="00A63055" w:rsidRPr="007532C6"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599" w:author="Samrat Guha Niyogi" w:date="2023-01-24T12:15:00Z"/>
                <w:iCs/>
                <w:sz w:val="16"/>
              </w:rPr>
            </w:pPr>
          </w:p>
        </w:tc>
        <w:tc>
          <w:tcPr>
            <w:tcW w:w="562" w:type="dxa"/>
          </w:tcPr>
          <w:p w14:paraId="40215D79" w14:textId="3463A478" w:rsidR="00A63055" w:rsidRPr="007532C6"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600" w:author="Samrat Guha Niyogi" w:date="2023-01-24T12:15:00Z"/>
                <w:iCs/>
                <w:sz w:val="16"/>
              </w:rPr>
            </w:pPr>
          </w:p>
        </w:tc>
        <w:tc>
          <w:tcPr>
            <w:tcW w:w="617" w:type="dxa"/>
          </w:tcPr>
          <w:p w14:paraId="5B0BB4E9" w14:textId="6DA961DD" w:rsidR="00A63055" w:rsidRPr="007532C6"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601" w:author="Samrat Guha Niyogi" w:date="2023-01-24T12:15:00Z"/>
                <w:iCs/>
                <w:sz w:val="16"/>
              </w:rPr>
            </w:pPr>
          </w:p>
        </w:tc>
        <w:tc>
          <w:tcPr>
            <w:tcW w:w="659" w:type="dxa"/>
          </w:tcPr>
          <w:p w14:paraId="6B283332" w14:textId="161C4610" w:rsidR="00A63055" w:rsidRPr="007532C6"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602" w:author="Samrat Guha Niyogi" w:date="2023-01-24T12:15:00Z"/>
                <w:iCs/>
                <w:sz w:val="16"/>
              </w:rPr>
            </w:pPr>
          </w:p>
        </w:tc>
        <w:tc>
          <w:tcPr>
            <w:tcW w:w="4394" w:type="dxa"/>
          </w:tcPr>
          <w:p w14:paraId="0040FC3B" w14:textId="55B88125" w:rsidR="00A63055" w:rsidRPr="007532C6" w:rsidDel="008F7D76" w:rsidRDefault="00A63055" w:rsidP="00D03CC5">
            <w:pPr>
              <w:pStyle w:val="Body"/>
              <w:ind w:left="0"/>
              <w:cnfStyle w:val="000000100000" w:firstRow="0" w:lastRow="0" w:firstColumn="0" w:lastColumn="0" w:oddVBand="0" w:evenVBand="0" w:oddHBand="1" w:evenHBand="0" w:firstRowFirstColumn="0" w:firstRowLastColumn="0" w:lastRowFirstColumn="0" w:lastRowLastColumn="0"/>
              <w:rPr>
                <w:del w:id="603" w:author="Samrat Guha Niyogi" w:date="2023-01-24T12:15:00Z"/>
                <w:iCs/>
                <w:sz w:val="16"/>
              </w:rPr>
            </w:pPr>
          </w:p>
        </w:tc>
      </w:tr>
      <w:tr w:rsidR="00A63055" w:rsidRPr="00552BC7" w:rsidDel="008F7D76" w14:paraId="69C55507" w14:textId="4F6503FE" w:rsidTr="00E6005A">
        <w:trPr>
          <w:del w:id="604" w:author="Samrat Guha Niyogi" w:date="2023-01-24T12:15:00Z"/>
        </w:trPr>
        <w:tc>
          <w:tcPr>
            <w:cnfStyle w:val="001000000000" w:firstRow="0" w:lastRow="0" w:firstColumn="1" w:lastColumn="0" w:oddVBand="0" w:evenVBand="0" w:oddHBand="0" w:evenHBand="0" w:firstRowFirstColumn="0" w:firstRowLastColumn="0" w:lastRowFirstColumn="0" w:lastRowLastColumn="0"/>
            <w:tcW w:w="959" w:type="dxa"/>
          </w:tcPr>
          <w:p w14:paraId="536E92E4" w14:textId="6F407CF0" w:rsidR="00A63055" w:rsidRPr="00552BC7" w:rsidDel="008F7D76" w:rsidRDefault="00A63055" w:rsidP="00D03CC5">
            <w:pPr>
              <w:pStyle w:val="Body"/>
              <w:ind w:left="0"/>
              <w:rPr>
                <w:del w:id="605" w:author="Samrat Guha Niyogi" w:date="2023-01-24T12:15:00Z"/>
                <w:b w:val="0"/>
                <w:bCs w:val="0"/>
                <w:iCs/>
              </w:rPr>
            </w:pPr>
          </w:p>
        </w:tc>
        <w:tc>
          <w:tcPr>
            <w:tcW w:w="2268" w:type="dxa"/>
          </w:tcPr>
          <w:p w14:paraId="540605F9" w14:textId="1805FF6C"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606" w:author="Samrat Guha Niyogi" w:date="2023-01-24T12:15:00Z"/>
                <w:iCs/>
                <w:sz w:val="16"/>
              </w:rPr>
            </w:pPr>
          </w:p>
        </w:tc>
        <w:tc>
          <w:tcPr>
            <w:tcW w:w="572" w:type="dxa"/>
          </w:tcPr>
          <w:p w14:paraId="062016CC" w14:textId="39248C01"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607" w:author="Samrat Guha Niyogi" w:date="2023-01-24T12:15:00Z"/>
                <w:iCs/>
                <w:sz w:val="16"/>
              </w:rPr>
            </w:pPr>
          </w:p>
        </w:tc>
        <w:tc>
          <w:tcPr>
            <w:tcW w:w="562" w:type="dxa"/>
          </w:tcPr>
          <w:p w14:paraId="181754D2" w14:textId="4A1BDDED"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608" w:author="Samrat Guha Niyogi" w:date="2023-01-24T12:15:00Z"/>
                <w:iCs/>
                <w:sz w:val="16"/>
              </w:rPr>
            </w:pPr>
          </w:p>
        </w:tc>
        <w:tc>
          <w:tcPr>
            <w:tcW w:w="617" w:type="dxa"/>
          </w:tcPr>
          <w:p w14:paraId="521DC56B" w14:textId="2A1DA597"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609" w:author="Samrat Guha Niyogi" w:date="2023-01-24T12:15:00Z"/>
                <w:iCs/>
                <w:sz w:val="16"/>
              </w:rPr>
            </w:pPr>
          </w:p>
        </w:tc>
        <w:commentRangeEnd w:id="559"/>
        <w:tc>
          <w:tcPr>
            <w:tcW w:w="659" w:type="dxa"/>
          </w:tcPr>
          <w:p w14:paraId="5B2B7E80" w14:textId="47785D47" w:rsidR="00A63055" w:rsidRPr="007532C6" w:rsidDel="008F7D76" w:rsidRDefault="00341418" w:rsidP="00D03CC5">
            <w:pPr>
              <w:pStyle w:val="Body"/>
              <w:ind w:left="0"/>
              <w:cnfStyle w:val="000000000000" w:firstRow="0" w:lastRow="0" w:firstColumn="0" w:lastColumn="0" w:oddVBand="0" w:evenVBand="0" w:oddHBand="0" w:evenHBand="0" w:firstRowFirstColumn="0" w:firstRowLastColumn="0" w:lastRowFirstColumn="0" w:lastRowLastColumn="0"/>
              <w:rPr>
                <w:del w:id="610" w:author="Samrat Guha Niyogi" w:date="2023-01-24T12:15:00Z"/>
                <w:iCs/>
                <w:sz w:val="16"/>
              </w:rPr>
            </w:pPr>
            <w:del w:id="611" w:author="Samrat Guha Niyogi" w:date="2023-01-24T12:15:00Z">
              <w:r w:rsidDel="008F7D76">
                <w:rPr>
                  <w:rStyle w:val="CommentReference"/>
                  <w:rFonts w:ascii="Times New Roman" w:hAnsi="Times New Roman"/>
                </w:rPr>
                <w:commentReference w:id="559"/>
              </w:r>
            </w:del>
          </w:p>
        </w:tc>
        <w:tc>
          <w:tcPr>
            <w:tcW w:w="4394" w:type="dxa"/>
          </w:tcPr>
          <w:p w14:paraId="2EA0CC2B" w14:textId="6F9F5AA3" w:rsidR="00A63055" w:rsidRPr="007532C6" w:rsidDel="008F7D76" w:rsidRDefault="00A63055" w:rsidP="00D03CC5">
            <w:pPr>
              <w:pStyle w:val="Body"/>
              <w:ind w:left="0"/>
              <w:cnfStyle w:val="000000000000" w:firstRow="0" w:lastRow="0" w:firstColumn="0" w:lastColumn="0" w:oddVBand="0" w:evenVBand="0" w:oddHBand="0" w:evenHBand="0" w:firstRowFirstColumn="0" w:firstRowLastColumn="0" w:lastRowFirstColumn="0" w:lastRowLastColumn="0"/>
              <w:rPr>
                <w:del w:id="612" w:author="Samrat Guha Niyogi" w:date="2023-01-24T12:15:00Z"/>
                <w:iCs/>
                <w:sz w:val="16"/>
              </w:rPr>
            </w:pPr>
          </w:p>
        </w:tc>
      </w:tr>
    </w:tbl>
    <w:p w14:paraId="25716150" w14:textId="77777777" w:rsidR="00823F30" w:rsidRDefault="00823F30" w:rsidP="00823F30">
      <w:pPr>
        <w:ind w:left="0"/>
      </w:pPr>
    </w:p>
    <w:p w14:paraId="525BCB5A" w14:textId="61B62311" w:rsidR="00A63055" w:rsidRDefault="00D91F0F" w:rsidP="00823F30">
      <w:pPr>
        <w:ind w:left="0"/>
      </w:pPr>
      <w:r>
        <w:t>Software examples:</w:t>
      </w:r>
    </w:p>
    <w:tbl>
      <w:tblPr>
        <w:tblStyle w:val="GridTable4-Accent3"/>
        <w:tblW w:w="10165" w:type="dxa"/>
        <w:tblLook w:val="04A0" w:firstRow="1" w:lastRow="0" w:firstColumn="1" w:lastColumn="0" w:noHBand="0" w:noVBand="1"/>
      </w:tblPr>
      <w:tblGrid>
        <w:gridCol w:w="1017"/>
        <w:gridCol w:w="7807"/>
        <w:gridCol w:w="1341"/>
      </w:tblGrid>
      <w:tr w:rsidR="00D91F0F" w:rsidRPr="00552BC7" w14:paraId="09A84B33" w14:textId="77777777" w:rsidTr="00E600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1DEA778B" w14:textId="77777777" w:rsidR="00D91F0F" w:rsidRPr="00552BC7" w:rsidRDefault="00D91F0F" w:rsidP="008F3FF3">
            <w:pPr>
              <w:pStyle w:val="Body"/>
              <w:ind w:left="0"/>
              <w:rPr>
                <w:b w:val="0"/>
                <w:bCs w:val="0"/>
                <w:iCs/>
                <w:color w:val="FFFFFF"/>
              </w:rPr>
            </w:pPr>
            <w:r>
              <w:rPr>
                <w:b w:val="0"/>
                <w:bCs w:val="0"/>
                <w:iCs/>
                <w:color w:val="FFFFFF"/>
              </w:rPr>
              <w:t>Param.</w:t>
            </w:r>
          </w:p>
        </w:tc>
        <w:tc>
          <w:tcPr>
            <w:tcW w:w="7845" w:type="dxa"/>
          </w:tcPr>
          <w:p w14:paraId="46F8D1E2" w14:textId="601E2F3A" w:rsidR="00D91F0F" w:rsidRPr="00552BC7" w:rsidRDefault="00D91F0F" w:rsidP="008F3FF3">
            <w:pPr>
              <w:pStyle w:val="Body"/>
              <w:ind w:left="0"/>
              <w:cnfStyle w:val="100000000000" w:firstRow="1" w:lastRow="0" w:firstColumn="0" w:lastColumn="0" w:oddVBand="0" w:evenVBand="0" w:oddHBand="0" w:evenHBand="0" w:firstRowFirstColumn="0" w:firstRowLastColumn="0" w:lastRowFirstColumn="0" w:lastRowLastColumn="0"/>
              <w:rPr>
                <w:b w:val="0"/>
                <w:bCs w:val="0"/>
                <w:iCs/>
                <w:color w:val="FFFFFF"/>
              </w:rPr>
            </w:pPr>
            <w:r w:rsidRPr="00552BC7">
              <w:rPr>
                <w:b w:val="0"/>
                <w:bCs w:val="0"/>
                <w:iCs/>
                <w:color w:val="FFFFFF"/>
              </w:rPr>
              <w:t>Description</w:t>
            </w:r>
          </w:p>
        </w:tc>
        <w:tc>
          <w:tcPr>
            <w:tcW w:w="1348" w:type="dxa"/>
          </w:tcPr>
          <w:p w14:paraId="5298ADE5" w14:textId="35FAAB6E" w:rsidR="00D91F0F" w:rsidRDefault="00D91F0F" w:rsidP="008F3FF3">
            <w:pPr>
              <w:pStyle w:val="Body"/>
              <w:ind w:left="0"/>
              <w:cnfStyle w:val="100000000000" w:firstRow="1" w:lastRow="0" w:firstColumn="0" w:lastColumn="0" w:oddVBand="0" w:evenVBand="0" w:oddHBand="0" w:evenHBand="0" w:firstRowFirstColumn="0" w:firstRowLastColumn="0" w:lastRowFirstColumn="0" w:lastRowLastColumn="0"/>
              <w:rPr>
                <w:b w:val="0"/>
                <w:bCs w:val="0"/>
                <w:iCs/>
                <w:color w:val="FFFFFF"/>
              </w:rPr>
            </w:pPr>
          </w:p>
        </w:tc>
      </w:tr>
      <w:tr w:rsidR="00D91F0F" w:rsidRPr="00552BC7" w14:paraId="6BC5BBB7" w14:textId="77777777" w:rsidTr="00E60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1859A791" w14:textId="287BAB8E" w:rsidR="00D91F0F" w:rsidRPr="00847AD4" w:rsidRDefault="00D91F0F" w:rsidP="008F3FF3">
            <w:pPr>
              <w:pStyle w:val="Body"/>
              <w:ind w:left="0"/>
            </w:pPr>
            <w:r w:rsidRPr="00847AD4">
              <w:t>MISRA 2012</w:t>
            </w:r>
          </w:p>
        </w:tc>
        <w:tc>
          <w:tcPr>
            <w:tcW w:w="7845" w:type="dxa"/>
          </w:tcPr>
          <w:p w14:paraId="125F42C6" w14:textId="75E7A52F" w:rsidR="00D91F0F" w:rsidRPr="00847AD4" w:rsidRDefault="00D91F0F" w:rsidP="00D91F0F">
            <w:pPr>
              <w:ind w:left="0"/>
              <w:cnfStyle w:val="000000100000" w:firstRow="0" w:lastRow="0" w:firstColumn="0" w:lastColumn="0" w:oddVBand="0" w:evenVBand="0" w:oddHBand="1" w:evenHBand="0" w:firstRowFirstColumn="0" w:firstRowLastColumn="0" w:lastRowFirstColumn="0" w:lastRowLastColumn="0"/>
              <w:rPr>
                <w:sz w:val="20"/>
                <w:lang w:val="en-US"/>
              </w:rPr>
            </w:pPr>
            <w:r w:rsidRPr="00847AD4">
              <w:rPr>
                <w:sz w:val="20"/>
                <w:lang w:val="en-US"/>
              </w:rPr>
              <w:t>Code should be MISRA 2012 complaint with no mandatory and required. checks failing</w:t>
            </w:r>
          </w:p>
          <w:p w14:paraId="427E2D73" w14:textId="0AE91F48" w:rsidR="00D91F0F" w:rsidRPr="00847AD4" w:rsidRDefault="00D91F0F" w:rsidP="00D91F0F">
            <w:pPr>
              <w:pStyle w:val="Body"/>
              <w:ind w:left="0"/>
              <w:cnfStyle w:val="000000100000" w:firstRow="0" w:lastRow="0" w:firstColumn="0" w:lastColumn="0" w:oddVBand="0" w:evenVBand="0" w:oddHBand="1" w:evenHBand="0" w:firstRowFirstColumn="0" w:firstRowLastColumn="0" w:lastRowFirstColumn="0" w:lastRowLastColumn="0"/>
            </w:pPr>
          </w:p>
        </w:tc>
        <w:tc>
          <w:tcPr>
            <w:tcW w:w="1348" w:type="dxa"/>
          </w:tcPr>
          <w:p w14:paraId="7DA25FD1" w14:textId="3CC57F31" w:rsidR="00D91F0F" w:rsidRPr="007532C6" w:rsidRDefault="00D91F0F" w:rsidP="008F3FF3">
            <w:pPr>
              <w:pStyle w:val="Body"/>
              <w:ind w:left="0"/>
              <w:cnfStyle w:val="000000100000" w:firstRow="0" w:lastRow="0" w:firstColumn="0" w:lastColumn="0" w:oddVBand="0" w:evenVBand="0" w:oddHBand="1" w:evenHBand="0" w:firstRowFirstColumn="0" w:firstRowLastColumn="0" w:lastRowFirstColumn="0" w:lastRowLastColumn="0"/>
              <w:rPr>
                <w:iCs/>
                <w:sz w:val="16"/>
              </w:rPr>
            </w:pPr>
          </w:p>
        </w:tc>
      </w:tr>
      <w:tr w:rsidR="00D91F0F" w:rsidRPr="00552BC7" w14:paraId="24433399" w14:textId="77777777" w:rsidTr="00E6005A">
        <w:tc>
          <w:tcPr>
            <w:cnfStyle w:val="001000000000" w:firstRow="0" w:lastRow="0" w:firstColumn="1" w:lastColumn="0" w:oddVBand="0" w:evenVBand="0" w:oddHBand="0" w:evenHBand="0" w:firstRowFirstColumn="0" w:firstRowLastColumn="0" w:lastRowFirstColumn="0" w:lastRowLastColumn="0"/>
            <w:tcW w:w="972" w:type="dxa"/>
          </w:tcPr>
          <w:p w14:paraId="1BBF5863" w14:textId="2B7141ED" w:rsidR="00D91F0F" w:rsidRPr="00847AD4" w:rsidRDefault="00D91F0F" w:rsidP="008F3FF3">
            <w:pPr>
              <w:pStyle w:val="Body"/>
              <w:ind w:left="0"/>
            </w:pPr>
            <w:r w:rsidRPr="00847AD4">
              <w:t>Code Reviews</w:t>
            </w:r>
          </w:p>
        </w:tc>
        <w:tc>
          <w:tcPr>
            <w:tcW w:w="7845" w:type="dxa"/>
          </w:tcPr>
          <w:p w14:paraId="16AEA004" w14:textId="1D03B4E5" w:rsidR="00D91F0F" w:rsidRPr="00847AD4" w:rsidRDefault="00D91F0F" w:rsidP="00D91F0F">
            <w:pPr>
              <w:ind w:left="0"/>
              <w:cnfStyle w:val="000000000000" w:firstRow="0" w:lastRow="0" w:firstColumn="0" w:lastColumn="0" w:oddVBand="0" w:evenVBand="0" w:oddHBand="0" w:evenHBand="0" w:firstRowFirstColumn="0" w:firstRowLastColumn="0" w:lastRowFirstColumn="0" w:lastRowLastColumn="0"/>
              <w:rPr>
                <w:sz w:val="20"/>
                <w:lang w:val="en-US"/>
              </w:rPr>
            </w:pPr>
            <w:r w:rsidRPr="00847AD4">
              <w:rPr>
                <w:sz w:val="20"/>
                <w:lang w:val="en-US"/>
              </w:rPr>
              <w:t>Code should be reviewed with evidences of the review.</w:t>
            </w:r>
          </w:p>
        </w:tc>
        <w:tc>
          <w:tcPr>
            <w:tcW w:w="1348" w:type="dxa"/>
          </w:tcPr>
          <w:p w14:paraId="443D68F5" w14:textId="77777777" w:rsidR="00D91F0F" w:rsidRPr="007532C6" w:rsidRDefault="00D91F0F" w:rsidP="008F3FF3">
            <w:pPr>
              <w:pStyle w:val="Body"/>
              <w:ind w:left="0"/>
              <w:cnfStyle w:val="000000000000" w:firstRow="0" w:lastRow="0" w:firstColumn="0" w:lastColumn="0" w:oddVBand="0" w:evenVBand="0" w:oddHBand="0" w:evenHBand="0" w:firstRowFirstColumn="0" w:firstRowLastColumn="0" w:lastRowFirstColumn="0" w:lastRowLastColumn="0"/>
              <w:rPr>
                <w:iCs/>
                <w:sz w:val="16"/>
              </w:rPr>
            </w:pPr>
          </w:p>
        </w:tc>
      </w:tr>
      <w:tr w:rsidR="00D91F0F" w:rsidRPr="00552BC7" w14:paraId="64BA4B27" w14:textId="77777777" w:rsidTr="00E60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11F3FBC" w14:textId="32FAE4AF" w:rsidR="00D91F0F" w:rsidRPr="00847AD4" w:rsidRDefault="00D91F0F" w:rsidP="008F3FF3">
            <w:pPr>
              <w:pStyle w:val="Body"/>
              <w:ind w:left="0"/>
              <w:rPr>
                <w:b w:val="0"/>
                <w:bCs w:val="0"/>
                <w:iCs/>
              </w:rPr>
            </w:pPr>
            <w:r w:rsidRPr="00847AD4">
              <w:t>Testing</w:t>
            </w:r>
          </w:p>
        </w:tc>
        <w:tc>
          <w:tcPr>
            <w:tcW w:w="7845" w:type="dxa"/>
          </w:tcPr>
          <w:p w14:paraId="66DCF041" w14:textId="489337C8" w:rsidR="00D91F0F" w:rsidRPr="00847AD4" w:rsidRDefault="00D91F0F" w:rsidP="008F3FF3">
            <w:pPr>
              <w:pStyle w:val="Body"/>
              <w:ind w:left="0"/>
              <w:cnfStyle w:val="000000100000" w:firstRow="0" w:lastRow="0" w:firstColumn="0" w:lastColumn="0" w:oddVBand="0" w:evenVBand="0" w:oddHBand="1" w:evenHBand="0" w:firstRowFirstColumn="0" w:firstRowLastColumn="0" w:lastRowFirstColumn="0" w:lastRowLastColumn="0"/>
              <w:rPr>
                <w:iCs/>
                <w:sz w:val="16"/>
              </w:rPr>
            </w:pPr>
            <w:r w:rsidRPr="00847AD4">
              <w:t>Code should be module tested for all the critical modules.</w:t>
            </w:r>
          </w:p>
        </w:tc>
        <w:tc>
          <w:tcPr>
            <w:tcW w:w="1348" w:type="dxa"/>
          </w:tcPr>
          <w:p w14:paraId="44F9C91A" w14:textId="77777777" w:rsidR="00D91F0F" w:rsidRPr="007532C6" w:rsidRDefault="00D91F0F" w:rsidP="008F3FF3">
            <w:pPr>
              <w:pStyle w:val="Body"/>
              <w:ind w:left="0"/>
              <w:cnfStyle w:val="000000100000" w:firstRow="0" w:lastRow="0" w:firstColumn="0" w:lastColumn="0" w:oddVBand="0" w:evenVBand="0" w:oddHBand="1" w:evenHBand="0" w:firstRowFirstColumn="0" w:firstRowLastColumn="0" w:lastRowFirstColumn="0" w:lastRowLastColumn="0"/>
              <w:rPr>
                <w:iCs/>
                <w:sz w:val="16"/>
              </w:rPr>
            </w:pPr>
          </w:p>
        </w:tc>
      </w:tr>
      <w:tr w:rsidR="00D91F0F" w:rsidRPr="00552BC7" w14:paraId="7DE33EB9" w14:textId="77777777" w:rsidTr="00E6005A">
        <w:tc>
          <w:tcPr>
            <w:cnfStyle w:val="001000000000" w:firstRow="0" w:lastRow="0" w:firstColumn="1" w:lastColumn="0" w:oddVBand="0" w:evenVBand="0" w:oddHBand="0" w:evenHBand="0" w:firstRowFirstColumn="0" w:firstRowLastColumn="0" w:lastRowFirstColumn="0" w:lastRowLastColumn="0"/>
            <w:tcW w:w="972" w:type="dxa"/>
          </w:tcPr>
          <w:p w14:paraId="59E1F99F" w14:textId="607AE5FA" w:rsidR="00D91F0F" w:rsidRPr="00552BC7" w:rsidRDefault="00D91F0F" w:rsidP="008F3FF3">
            <w:pPr>
              <w:pStyle w:val="Body"/>
              <w:ind w:left="0"/>
              <w:rPr>
                <w:b w:val="0"/>
                <w:bCs w:val="0"/>
                <w:iCs/>
              </w:rPr>
            </w:pPr>
            <w:r>
              <w:rPr>
                <w:b w:val="0"/>
                <w:bCs w:val="0"/>
                <w:iCs/>
              </w:rPr>
              <w:t>…</w:t>
            </w:r>
          </w:p>
        </w:tc>
        <w:tc>
          <w:tcPr>
            <w:tcW w:w="7845" w:type="dxa"/>
          </w:tcPr>
          <w:p w14:paraId="4D323C87" w14:textId="07874445" w:rsidR="00D91F0F" w:rsidRPr="007532C6" w:rsidRDefault="00D91F0F" w:rsidP="008F3FF3">
            <w:pPr>
              <w:pStyle w:val="Body"/>
              <w:ind w:left="0"/>
              <w:cnfStyle w:val="000000000000" w:firstRow="0" w:lastRow="0" w:firstColumn="0" w:lastColumn="0" w:oddVBand="0" w:evenVBand="0" w:oddHBand="0" w:evenHBand="0" w:firstRowFirstColumn="0" w:firstRowLastColumn="0" w:lastRowFirstColumn="0" w:lastRowLastColumn="0"/>
              <w:rPr>
                <w:iCs/>
                <w:sz w:val="16"/>
              </w:rPr>
            </w:pPr>
          </w:p>
        </w:tc>
        <w:tc>
          <w:tcPr>
            <w:tcW w:w="1348" w:type="dxa"/>
          </w:tcPr>
          <w:p w14:paraId="1B48D2DF" w14:textId="77777777" w:rsidR="00D91F0F" w:rsidRPr="007532C6" w:rsidRDefault="00D91F0F" w:rsidP="008F3FF3">
            <w:pPr>
              <w:pStyle w:val="Body"/>
              <w:ind w:left="0"/>
              <w:cnfStyle w:val="000000000000" w:firstRow="0" w:lastRow="0" w:firstColumn="0" w:lastColumn="0" w:oddVBand="0" w:evenVBand="0" w:oddHBand="0" w:evenHBand="0" w:firstRowFirstColumn="0" w:firstRowLastColumn="0" w:lastRowFirstColumn="0" w:lastRowLastColumn="0"/>
              <w:rPr>
                <w:iCs/>
                <w:sz w:val="16"/>
              </w:rPr>
            </w:pPr>
          </w:p>
        </w:tc>
      </w:tr>
    </w:tbl>
    <w:p w14:paraId="010452D5" w14:textId="0BA76075" w:rsidR="00D91F0F" w:rsidRDefault="00D91F0F" w:rsidP="00A63055">
      <w:pPr>
        <w:pStyle w:val="Body"/>
        <w:ind w:left="700"/>
      </w:pPr>
    </w:p>
    <w:p w14:paraId="2F2C28F2" w14:textId="4561FAC2" w:rsidR="00167273" w:rsidRDefault="00167273" w:rsidP="00A63055">
      <w:pPr>
        <w:pStyle w:val="Body"/>
        <w:ind w:left="700"/>
      </w:pPr>
      <w:r>
        <w:t xml:space="preserve">See </w:t>
      </w:r>
      <w:r>
        <w:rPr>
          <w:lang w:eastAsia="zh-CN"/>
        </w:rPr>
        <w:t>SW QA Policy chapter 3.1.4 (</w:t>
      </w:r>
      <w:hyperlink r:id="rId21" w:history="1">
        <w:r>
          <w:rPr>
            <w:rStyle w:val="Hyperlink"/>
          </w:rPr>
          <w:t>Collabnet </w:t>
        </w:r>
        <w:r>
          <w:rPr>
            <w:rStyle w:val="Hyperlink"/>
            <w:shd w:val="clear" w:color="auto" w:fill="F6F9FA"/>
          </w:rPr>
          <w:t>doc356947​​</w:t>
        </w:r>
        <w:r>
          <w:rPr>
            <w:rStyle w:val="Hyperlink"/>
          </w:rPr>
          <w:t>​</w:t>
        </w:r>
      </w:hyperlink>
      <w:r>
        <w:rPr>
          <w:rStyle w:val="ms-rtethemeforecolor-5-0"/>
          <w:color w:val="444444"/>
        </w:rPr>
        <w:t>)</w:t>
      </w:r>
      <w:r w:rsidR="001D5220">
        <w:rPr>
          <w:rStyle w:val="ms-rtethemeforecolor-5-0"/>
          <w:color w:val="444444"/>
        </w:rPr>
        <w:t xml:space="preserve"> for SW as well as System KPIs to be satisfied</w:t>
      </w:r>
      <w:r>
        <w:rPr>
          <w:rStyle w:val="ms-rtethemeforecolor-5-0"/>
          <w:color w:val="444444"/>
        </w:rPr>
        <w:t xml:space="preserve">. And any </w:t>
      </w:r>
      <w:r w:rsidR="00A21390">
        <w:rPr>
          <w:rStyle w:val="ms-rtethemeforecolor-5-0"/>
          <w:color w:val="444444"/>
        </w:rPr>
        <w:t xml:space="preserve">NXP and its customer </w:t>
      </w:r>
      <w:r>
        <w:rPr>
          <w:rStyle w:val="ms-rtethemeforecolor-5-0"/>
          <w:color w:val="444444"/>
        </w:rPr>
        <w:t>specific code metrics.</w:t>
      </w:r>
    </w:p>
    <w:p w14:paraId="06C93C5F" w14:textId="77777777" w:rsidR="00167273" w:rsidRPr="003F2DD7" w:rsidRDefault="00167273" w:rsidP="00A63055">
      <w:pPr>
        <w:pStyle w:val="Body"/>
        <w:ind w:left="700"/>
      </w:pPr>
    </w:p>
    <w:p w14:paraId="2695256C" w14:textId="6ABC47F3" w:rsidR="00A63055" w:rsidRDefault="00847AD4" w:rsidP="00A63055">
      <w:pPr>
        <w:pStyle w:val="Heading2"/>
        <w:widowControl/>
        <w:tabs>
          <w:tab w:val="num" w:pos="-20"/>
        </w:tabs>
        <w:suppressAutoHyphens w:val="0"/>
        <w:spacing w:before="220" w:after="0" w:line="280" w:lineRule="exact"/>
        <w:ind w:left="-20" w:firstLine="871"/>
      </w:pPr>
      <w:bookmarkStart w:id="613" w:name="_Toc132082599"/>
      <w:bookmarkStart w:id="614" w:name="_Toc147039002"/>
      <w:bookmarkStart w:id="615" w:name="_Toc190579958"/>
      <w:bookmarkStart w:id="616" w:name="_Toc86315410"/>
      <w:r>
        <w:t>Product R</w:t>
      </w:r>
      <w:r w:rsidR="00A63055">
        <w:t>equirements</w:t>
      </w:r>
      <w:bookmarkEnd w:id="613"/>
      <w:bookmarkEnd w:id="614"/>
      <w:bookmarkEnd w:id="615"/>
      <w:bookmarkEnd w:id="616"/>
    </w:p>
    <w:p w14:paraId="66104D74" w14:textId="77777777" w:rsidR="00847AD4" w:rsidRPr="00847AD4" w:rsidRDefault="00847AD4" w:rsidP="00847AD4"/>
    <w:p w14:paraId="33EA3D69" w14:textId="77777777" w:rsidR="00847AD4" w:rsidRDefault="00847AD4" w:rsidP="00823F30">
      <w:pPr>
        <w:ind w:left="0" w:firstLine="720"/>
      </w:pPr>
      <w:r>
        <w:t>Technical requirements may be divided into functional and non-functional requirements</w:t>
      </w:r>
    </w:p>
    <w:p w14:paraId="517153FA" w14:textId="7D8C9411" w:rsidR="00847AD4" w:rsidRDefault="00847AD4" w:rsidP="00847AD4">
      <w:pPr>
        <w:ind w:left="0"/>
        <w:rPr>
          <w:ins w:id="617" w:author="Samrat Guha Niyogi" w:date="2023-01-24T12:16:00Z"/>
        </w:rPr>
      </w:pPr>
      <w:r>
        <w:t>This document can also refer to requirements to a separat</w:t>
      </w:r>
      <w:r w:rsidR="002D27E2">
        <w:t>e document (IP Brief, System Requirements</w:t>
      </w:r>
      <w:r>
        <w:t>, IP spec, SW Requirements Spec …)</w:t>
      </w:r>
      <w:r>
        <w:br/>
        <w:t>In this case these requirements documents are part of the agreement in the SOW and must be used as a</w:t>
      </w:r>
      <w:commentRangeStart w:id="618"/>
      <w:r>
        <w:t>ppendix</w:t>
      </w:r>
      <w:commentRangeEnd w:id="618"/>
      <w:r w:rsidR="00341418">
        <w:rPr>
          <w:rStyle w:val="CommentReference"/>
          <w:rFonts w:ascii="Times New Roman" w:hAnsi="Times New Roman"/>
          <w:lang w:val="en-US"/>
        </w:rPr>
        <w:commentReference w:id="618"/>
      </w:r>
      <w:r>
        <w:t>.</w:t>
      </w:r>
    </w:p>
    <w:p w14:paraId="15194C7C" w14:textId="4C44E412" w:rsidR="008F7D76" w:rsidRDefault="008F7D76" w:rsidP="00847AD4">
      <w:pPr>
        <w:ind w:left="0"/>
        <w:rPr>
          <w:ins w:id="619" w:author="Samrat Guha Niyogi" w:date="2023-01-24T12:16:00Z"/>
        </w:rPr>
      </w:pPr>
      <w:ins w:id="620" w:author="Samrat Guha Niyogi" w:date="2023-01-24T12:16:00Z">
        <w:r>
          <w:t xml:space="preserve">Refer to details </w:t>
        </w:r>
      </w:ins>
    </w:p>
    <w:p w14:paraId="3398B2C6" w14:textId="5C0CE847" w:rsidR="008F7D76" w:rsidRDefault="008F7D76" w:rsidP="00847AD4">
      <w:pPr>
        <w:ind w:left="0"/>
        <w:rPr>
          <w:ins w:id="621" w:author="Samrat Guha Niyogi" w:date="2023-01-24T12:16:00Z"/>
        </w:rPr>
      </w:pPr>
      <w:ins w:id="622" w:author="Samrat Guha Niyogi" w:date="2023-01-24T12:16:00Z">
        <w:r>
          <w:fldChar w:fldCharType="begin"/>
        </w:r>
        <w:r>
          <w:instrText xml:space="preserve"> HYPERLINK "</w:instrText>
        </w:r>
        <w:r w:rsidRPr="008F7D76">
          <w:instrText>https://bitbucket.sw.nxp.com/projects/STRX/repos/rfe/browse/docs/Requirements_Management/RFE_SW_Requirement_Specification.xlsx</w:instrText>
        </w:r>
        <w:r>
          <w:instrText xml:space="preserve">" </w:instrText>
        </w:r>
        <w:r>
          <w:fldChar w:fldCharType="separate"/>
        </w:r>
        <w:r w:rsidRPr="00DB528C">
          <w:rPr>
            <w:rStyle w:val="Hyperlink"/>
          </w:rPr>
          <w:t>https://bitbucket.sw.nxp.com/projects/STRX/repos/rfe/browse/docs/Requirements_Management/RFE_SW_Requirement_Specification.xlsx</w:t>
        </w:r>
        <w:r>
          <w:fldChar w:fldCharType="end"/>
        </w:r>
      </w:ins>
    </w:p>
    <w:p w14:paraId="188F9F70" w14:textId="77777777" w:rsidR="008F7D76" w:rsidRDefault="008F7D76" w:rsidP="00847AD4">
      <w:pPr>
        <w:ind w:left="0"/>
      </w:pPr>
    </w:p>
    <w:p w14:paraId="73E154B0" w14:textId="77777777" w:rsidR="00847AD4" w:rsidRPr="00847AD4" w:rsidRDefault="00847AD4" w:rsidP="00847AD4"/>
    <w:p w14:paraId="66875CC5" w14:textId="77777777" w:rsidR="00A63055" w:rsidRDefault="00A63055" w:rsidP="00847AD4">
      <w:pPr>
        <w:pStyle w:val="Body"/>
        <w:ind w:left="0"/>
        <w:rPr>
          <w:iCs/>
        </w:rPr>
      </w:pPr>
    </w:p>
    <w:p w14:paraId="71FEE913" w14:textId="178692F2" w:rsidR="00A63055" w:rsidRDefault="00847AD4" w:rsidP="00A63055">
      <w:pPr>
        <w:pStyle w:val="Heading2"/>
        <w:widowControl/>
        <w:tabs>
          <w:tab w:val="num" w:pos="-20"/>
        </w:tabs>
        <w:suppressAutoHyphens w:val="0"/>
        <w:spacing w:before="220" w:after="0" w:line="280" w:lineRule="exact"/>
        <w:ind w:left="-20" w:firstLine="871"/>
      </w:pPr>
      <w:bookmarkStart w:id="623" w:name="_Toc132082600"/>
      <w:bookmarkStart w:id="624" w:name="_Toc147039003"/>
      <w:bookmarkStart w:id="625" w:name="_Toc190579959"/>
      <w:bookmarkStart w:id="626" w:name="_Toc86315411"/>
      <w:r>
        <w:t>Functional R</w:t>
      </w:r>
      <w:r w:rsidR="00A63055">
        <w:t>equirements</w:t>
      </w:r>
      <w:bookmarkEnd w:id="623"/>
      <w:bookmarkEnd w:id="624"/>
      <w:bookmarkEnd w:id="625"/>
      <w:bookmarkEnd w:id="626"/>
    </w:p>
    <w:p w14:paraId="1A783A27" w14:textId="77777777" w:rsidR="00847AD4" w:rsidRPr="00847AD4" w:rsidRDefault="00847AD4" w:rsidP="00847AD4">
      <w:pPr>
        <w:ind w:left="0"/>
      </w:pPr>
    </w:p>
    <w:p w14:paraId="2209EC32" w14:textId="0B3A7A10" w:rsidR="00847AD4" w:rsidRDefault="00847AD4" w:rsidP="00823F30">
      <w:pPr>
        <w:ind w:left="0" w:firstLine="720"/>
      </w:pPr>
      <w:r>
        <w:t>Functional requirements are those services that are offered by the product to its users.</w:t>
      </w:r>
    </w:p>
    <w:p w14:paraId="152017B7" w14:textId="77777777" w:rsidR="00847AD4" w:rsidRPr="00847AD4" w:rsidRDefault="00847AD4" w:rsidP="00847AD4">
      <w:pPr>
        <w:ind w:left="0"/>
      </w:pPr>
    </w:p>
    <w:p w14:paraId="3FDA44AB" w14:textId="77777777" w:rsidR="00A63055" w:rsidRDefault="00A63055" w:rsidP="00A63055">
      <w:pPr>
        <w:pStyle w:val="Body"/>
        <w:rPr>
          <w:iCs/>
        </w:rPr>
      </w:pPr>
    </w:p>
    <w:p w14:paraId="33893082" w14:textId="1B630AEF" w:rsidR="00A63055" w:rsidRDefault="00847AD4" w:rsidP="00A63055">
      <w:pPr>
        <w:pStyle w:val="Heading2"/>
        <w:widowControl/>
        <w:tabs>
          <w:tab w:val="num" w:pos="-20"/>
        </w:tabs>
        <w:suppressAutoHyphens w:val="0"/>
        <w:spacing w:before="220" w:after="0" w:line="280" w:lineRule="exact"/>
        <w:ind w:left="-20" w:firstLine="871"/>
      </w:pPr>
      <w:bookmarkStart w:id="627" w:name="_Toc132082601"/>
      <w:bookmarkStart w:id="628" w:name="_Toc147039004"/>
      <w:bookmarkStart w:id="629" w:name="_Toc190579960"/>
      <w:bookmarkStart w:id="630" w:name="_Toc86315412"/>
      <w:r>
        <w:t>Quality R</w:t>
      </w:r>
      <w:r w:rsidR="00A63055">
        <w:t>equirements</w:t>
      </w:r>
      <w:bookmarkEnd w:id="627"/>
      <w:bookmarkEnd w:id="628"/>
      <w:bookmarkEnd w:id="629"/>
      <w:bookmarkEnd w:id="630"/>
    </w:p>
    <w:p w14:paraId="7E2BF066" w14:textId="77777777" w:rsidR="00847AD4" w:rsidRDefault="00847AD4" w:rsidP="00847AD4"/>
    <w:p w14:paraId="3724F342" w14:textId="77777777" w:rsidR="00847AD4" w:rsidRDefault="00847AD4" w:rsidP="00823F30">
      <w:pPr>
        <w:ind w:left="0" w:firstLine="720"/>
      </w:pPr>
      <w:r>
        <w:t>Quality requirements are other requirements that are necessary for the intended use of the product. Examples of quality requirements are:</w:t>
      </w:r>
    </w:p>
    <w:p w14:paraId="1F950EDC" w14:textId="77777777" w:rsidR="00847AD4" w:rsidRDefault="00847AD4" w:rsidP="00413F4A">
      <w:pPr>
        <w:pStyle w:val="ListParagraph"/>
        <w:numPr>
          <w:ilvl w:val="0"/>
          <w:numId w:val="21"/>
        </w:numPr>
      </w:pPr>
      <w:r>
        <w:t>Performance [Examples are: response time, memory availability, etc]</w:t>
      </w:r>
    </w:p>
    <w:p w14:paraId="3467C645" w14:textId="77777777" w:rsidR="00847AD4" w:rsidRDefault="00847AD4" w:rsidP="00413F4A">
      <w:pPr>
        <w:pStyle w:val="ListParagraph"/>
        <w:numPr>
          <w:ilvl w:val="0"/>
          <w:numId w:val="21"/>
        </w:numPr>
      </w:pPr>
      <w:r>
        <w:t>Limitations</w:t>
      </w:r>
    </w:p>
    <w:p w14:paraId="0C2E0F53" w14:textId="77777777" w:rsidR="00847AD4" w:rsidRDefault="00847AD4" w:rsidP="00413F4A">
      <w:pPr>
        <w:pStyle w:val="ListParagraph"/>
        <w:numPr>
          <w:ilvl w:val="0"/>
          <w:numId w:val="21"/>
        </w:numPr>
      </w:pPr>
      <w:r>
        <w:t>Security</w:t>
      </w:r>
    </w:p>
    <w:p w14:paraId="5E0E96DA" w14:textId="77777777" w:rsidR="00847AD4" w:rsidRDefault="00847AD4" w:rsidP="00413F4A">
      <w:pPr>
        <w:pStyle w:val="ListParagraph"/>
        <w:numPr>
          <w:ilvl w:val="0"/>
          <w:numId w:val="21"/>
        </w:numPr>
      </w:pPr>
      <w:r>
        <w:t>Standards</w:t>
      </w:r>
    </w:p>
    <w:p w14:paraId="70BE0FC5" w14:textId="77777777" w:rsidR="00847AD4" w:rsidRDefault="00847AD4" w:rsidP="00413F4A">
      <w:pPr>
        <w:pStyle w:val="ListParagraph"/>
        <w:numPr>
          <w:ilvl w:val="0"/>
          <w:numId w:val="21"/>
        </w:numPr>
      </w:pPr>
      <w:r>
        <w:t>Portability [The capability of system to be transferred from one environment to another]</w:t>
      </w:r>
    </w:p>
    <w:p w14:paraId="466FEBF5" w14:textId="77777777" w:rsidR="00847AD4" w:rsidRDefault="00847AD4" w:rsidP="00413F4A">
      <w:pPr>
        <w:pStyle w:val="ListParagraph"/>
        <w:numPr>
          <w:ilvl w:val="0"/>
          <w:numId w:val="21"/>
        </w:numPr>
      </w:pPr>
      <w:r>
        <w:t>Reusability [Determine in which environment the product will be used]</w:t>
      </w:r>
    </w:p>
    <w:p w14:paraId="4EBBE55A" w14:textId="77777777" w:rsidR="00847AD4" w:rsidRDefault="00847AD4" w:rsidP="00413F4A">
      <w:pPr>
        <w:pStyle w:val="ListParagraph"/>
        <w:numPr>
          <w:ilvl w:val="0"/>
          <w:numId w:val="21"/>
        </w:numPr>
      </w:pPr>
      <w:r>
        <w:t>Reliability</w:t>
      </w:r>
    </w:p>
    <w:p w14:paraId="195A9540" w14:textId="77777777" w:rsidR="00847AD4" w:rsidRDefault="00847AD4" w:rsidP="00413F4A">
      <w:pPr>
        <w:pStyle w:val="ListParagraph"/>
        <w:numPr>
          <w:ilvl w:val="0"/>
          <w:numId w:val="21"/>
        </w:numPr>
      </w:pPr>
      <w:r>
        <w:t>Usability [Set of attributes that bear on the effort needed for use and on the individual assessment of such use by a stated or implied set of users. It's the capability of a product to be understood, learned, used and liked by the user, when used under specified conditions]</w:t>
      </w:r>
    </w:p>
    <w:p w14:paraId="431C6CC6" w14:textId="77777777" w:rsidR="00847AD4" w:rsidRDefault="00847AD4" w:rsidP="00413F4A">
      <w:pPr>
        <w:pStyle w:val="ListParagraph"/>
        <w:numPr>
          <w:ilvl w:val="0"/>
          <w:numId w:val="22"/>
        </w:numPr>
      </w:pPr>
      <w:r>
        <w:t xml:space="preserve">Testability [The degree to which a system or component facilitates the establishment of test criteria and the performance of tests to determine whether those criteria have been met] </w:t>
      </w:r>
    </w:p>
    <w:p w14:paraId="3485CE6F" w14:textId="77777777" w:rsidR="00847AD4" w:rsidRDefault="00847AD4" w:rsidP="00413F4A">
      <w:pPr>
        <w:pStyle w:val="ListParagraph"/>
        <w:numPr>
          <w:ilvl w:val="0"/>
          <w:numId w:val="22"/>
        </w:numPr>
      </w:pPr>
      <w:r>
        <w:t>Extensibility [The capability of the system to be modified for implementing additional application]</w:t>
      </w:r>
    </w:p>
    <w:p w14:paraId="0C4D3E63" w14:textId="77777777" w:rsidR="00847AD4" w:rsidRDefault="00847AD4" w:rsidP="00413F4A">
      <w:pPr>
        <w:pStyle w:val="ListParagraph"/>
        <w:numPr>
          <w:ilvl w:val="0"/>
          <w:numId w:val="22"/>
        </w:numPr>
      </w:pPr>
      <w:r>
        <w:t>Adaptability [the capability of the system to be modified for different specified environments without applying actions or means other than those provided for this purpose for the system considered]</w:t>
      </w:r>
    </w:p>
    <w:p w14:paraId="0A5F0913" w14:textId="77777777" w:rsidR="00847AD4" w:rsidRDefault="00847AD4" w:rsidP="00413F4A">
      <w:pPr>
        <w:pStyle w:val="ListParagraph"/>
        <w:numPr>
          <w:ilvl w:val="0"/>
          <w:numId w:val="22"/>
        </w:numPr>
      </w:pPr>
      <w:r>
        <w:t>Maintainability</w:t>
      </w:r>
    </w:p>
    <w:p w14:paraId="7AEBDEB6" w14:textId="77777777" w:rsidR="00847AD4" w:rsidRDefault="00847AD4" w:rsidP="00413F4A">
      <w:pPr>
        <w:pStyle w:val="ListParagraph"/>
        <w:numPr>
          <w:ilvl w:val="0"/>
          <w:numId w:val="22"/>
        </w:numPr>
      </w:pPr>
      <w:r>
        <w:t>Environment [List all environmental regulations the product must comply with]</w:t>
      </w:r>
    </w:p>
    <w:p w14:paraId="45CBF0E4" w14:textId="77777777" w:rsidR="00847AD4" w:rsidRDefault="00847AD4" w:rsidP="00413F4A">
      <w:pPr>
        <w:pStyle w:val="ListParagraph"/>
        <w:numPr>
          <w:ilvl w:val="0"/>
          <w:numId w:val="22"/>
        </w:numPr>
      </w:pPr>
      <w:r>
        <w:t>Transfer [Needed requirement for supporting the transition phase: provided support, training,]</w:t>
      </w:r>
    </w:p>
    <w:p w14:paraId="3BE52F93" w14:textId="77777777" w:rsidR="00847AD4" w:rsidRDefault="00847AD4" w:rsidP="00413F4A">
      <w:pPr>
        <w:pStyle w:val="ListParagraph"/>
        <w:numPr>
          <w:ilvl w:val="0"/>
          <w:numId w:val="22"/>
        </w:numPr>
      </w:pPr>
      <w:r>
        <w:t>Cost [Cost of the solution]</w:t>
      </w:r>
    </w:p>
    <w:p w14:paraId="76B2744F" w14:textId="625EDE96" w:rsidR="00847AD4" w:rsidRPr="00847AD4" w:rsidRDefault="00847AD4" w:rsidP="00413F4A">
      <w:pPr>
        <w:pStyle w:val="ListParagraph"/>
        <w:numPr>
          <w:ilvl w:val="0"/>
          <w:numId w:val="22"/>
        </w:numPr>
      </w:pPr>
      <w:r>
        <w:t>Quality [Required quality level for the solution, acceptance criteria]</w:t>
      </w:r>
    </w:p>
    <w:p w14:paraId="7BAC2092" w14:textId="77777777" w:rsidR="00847AD4" w:rsidRDefault="00847AD4" w:rsidP="00847AD4"/>
    <w:p w14:paraId="20C01852" w14:textId="77777777" w:rsidR="00847AD4" w:rsidRPr="00847AD4" w:rsidRDefault="00847AD4" w:rsidP="00847AD4"/>
    <w:p w14:paraId="7658562F" w14:textId="77777777" w:rsidR="00A63055" w:rsidRDefault="00A63055" w:rsidP="00A63055">
      <w:pPr>
        <w:pStyle w:val="Heading2"/>
        <w:widowControl/>
        <w:tabs>
          <w:tab w:val="num" w:pos="-20"/>
        </w:tabs>
        <w:suppressAutoHyphens w:val="0"/>
        <w:spacing w:before="220" w:after="0" w:line="280" w:lineRule="exact"/>
        <w:ind w:left="-20" w:firstLine="871"/>
      </w:pPr>
      <w:bookmarkStart w:id="631" w:name="_Toc86315413"/>
      <w:r>
        <w:t>Functional safety technical requirements</w:t>
      </w:r>
      <w:bookmarkEnd w:id="631"/>
    </w:p>
    <w:p w14:paraId="2C5A459E" w14:textId="77777777" w:rsidR="00847AD4" w:rsidRDefault="00847AD4" w:rsidP="00847AD4">
      <w:pPr>
        <w:pStyle w:val="Legalbody"/>
      </w:pPr>
    </w:p>
    <w:p w14:paraId="0AC43D87" w14:textId="32E070EE" w:rsidR="00847AD4" w:rsidRDefault="00847AD4" w:rsidP="00823F30">
      <w:pPr>
        <w:pStyle w:val="Legalbody"/>
        <w:ind w:firstLine="720"/>
        <w:rPr>
          <w:ins w:id="632" w:author="Samrat Guha Niyogi" w:date="2023-01-24T12:19:00Z"/>
          <w:color w:val="auto"/>
          <w:sz w:val="22"/>
          <w:lang w:val="en-GB"/>
        </w:rPr>
      </w:pPr>
      <w:r>
        <w:rPr>
          <w:color w:val="auto"/>
          <w:sz w:val="22"/>
          <w:lang w:val="en-GB"/>
        </w:rPr>
        <w:t>This section contains, as applicable, F</w:t>
      </w:r>
      <w:r w:rsidRPr="00847AD4">
        <w:rPr>
          <w:color w:val="auto"/>
          <w:sz w:val="22"/>
          <w:lang w:val="en-GB"/>
        </w:rPr>
        <w:t>un</w:t>
      </w:r>
      <w:r>
        <w:rPr>
          <w:color w:val="auto"/>
          <w:sz w:val="22"/>
          <w:lang w:val="en-GB"/>
        </w:rPr>
        <w:t xml:space="preserve">ctional Safety requirements as </w:t>
      </w:r>
      <w:r w:rsidRPr="00847AD4">
        <w:rPr>
          <w:color w:val="auto"/>
          <w:sz w:val="22"/>
          <w:lang w:val="en-GB"/>
        </w:rPr>
        <w:t xml:space="preserve">that are derived from </w:t>
      </w:r>
      <w:r w:rsidR="00A21390">
        <w:rPr>
          <w:color w:val="auto"/>
          <w:sz w:val="22"/>
          <w:lang w:val="en-GB"/>
        </w:rPr>
        <w:t>NXP</w:t>
      </w:r>
      <w:r w:rsidR="00A21390" w:rsidRPr="00847AD4">
        <w:rPr>
          <w:color w:val="auto"/>
          <w:sz w:val="22"/>
          <w:lang w:val="en-GB"/>
        </w:rPr>
        <w:t xml:space="preserve"> </w:t>
      </w:r>
      <w:r w:rsidRPr="00847AD4">
        <w:rPr>
          <w:color w:val="auto"/>
          <w:sz w:val="22"/>
          <w:lang w:val="en-GB"/>
        </w:rPr>
        <w:t>technical safety concept and required to be fulfilled by the supplied product.</w:t>
      </w:r>
      <w:r w:rsidR="00392783">
        <w:rPr>
          <w:color w:val="auto"/>
          <w:sz w:val="22"/>
          <w:lang w:val="en-GB"/>
        </w:rPr>
        <w:t xml:space="preserve"> Reference to other detailed Functional Safety details</w:t>
      </w:r>
      <w:r w:rsidR="00925466">
        <w:rPr>
          <w:color w:val="auto"/>
          <w:sz w:val="22"/>
          <w:lang w:val="en-GB"/>
        </w:rPr>
        <w:t xml:space="preserve"> </w:t>
      </w:r>
      <w:ins w:id="633" w:author="Samrat Guha Niyogi" w:date="2023-01-24T12:19:00Z">
        <w:r w:rsidR="008F7D76">
          <w:rPr>
            <w:color w:val="auto"/>
            <w:sz w:val="22"/>
            <w:lang w:val="en-GB"/>
          </w:rPr>
          <w:t xml:space="preserve">at </w:t>
        </w:r>
        <w:r w:rsidR="008F7D76">
          <w:rPr>
            <w:color w:val="auto"/>
            <w:sz w:val="22"/>
            <w:lang w:val="en-GB"/>
          </w:rPr>
          <w:fldChar w:fldCharType="begin"/>
        </w:r>
        <w:r w:rsidR="008F7D76">
          <w:rPr>
            <w:color w:val="auto"/>
            <w:sz w:val="22"/>
            <w:lang w:val="en-GB"/>
          </w:rPr>
          <w:instrText xml:space="preserve"> HYPERLINK "</w:instrText>
        </w:r>
        <w:r w:rsidR="008F7D76" w:rsidRPr="008F7D76">
          <w:rPr>
            <w:color w:val="auto"/>
            <w:sz w:val="22"/>
            <w:lang w:val="en-GB"/>
          </w:rPr>
          <w:instrText>https://doorsng.nxp.com/rm/web#action=com.ibm.rdm.web.pages.showArtifact&amp;artifactURI=https%3A%2F%2Fdoorsng.nxp.com%2Frm%2Fresources%2F_d383e39a562a4815b0051ce989cd65b5&amp;oslc_config.context=https%3A%2F%2Fdoorsng.nxp.com%2Fgc%2Fconfiguration%2F425&amp;componentURI=https%3A%2F%2Fdoorsng.nxp.com%2Frm%2Frm-projects%2F_r8ZsYRVKEeiLn-6Dce4MoA%2Fcomponents%2F_entLQI3hEeqaeff_JhQ61g</w:instrText>
        </w:r>
        <w:r w:rsidR="008F7D76">
          <w:rPr>
            <w:color w:val="auto"/>
            <w:sz w:val="22"/>
            <w:lang w:val="en-GB"/>
          </w:rPr>
          <w:instrText xml:space="preserve">" </w:instrText>
        </w:r>
        <w:r w:rsidR="008F7D76">
          <w:rPr>
            <w:color w:val="auto"/>
            <w:sz w:val="22"/>
            <w:lang w:val="en-GB"/>
          </w:rPr>
          <w:fldChar w:fldCharType="separate"/>
        </w:r>
        <w:r w:rsidR="008F7D76" w:rsidRPr="00DB528C">
          <w:rPr>
            <w:rStyle w:val="Hyperlink"/>
            <w:sz w:val="22"/>
            <w:lang w:val="en-GB"/>
          </w:rPr>
          <w:t>https://doorsng.nxp.com/rm/web#action=com.ibm.rdm.web.pages.showArtifact&amp;artifactURI=https%3A%2F%2Fdoorsng.nxp.com%2Frm%2Fresources%2F_d383e39a562a4815b0051ce989cd65b5&amp;oslc_</w:t>
        </w:r>
        <w:r w:rsidR="008F7D76" w:rsidRPr="00DB528C">
          <w:rPr>
            <w:rStyle w:val="Hyperlink"/>
            <w:sz w:val="22"/>
            <w:lang w:val="en-GB"/>
          </w:rPr>
          <w:lastRenderedPageBreak/>
          <w:t>config.context=https%3A%2F%2Fdoorsng.nxp.com%2Fgc%2Fconfiguration%2F425&amp;componentURI=https%3A%2F%2Fdoorsng.nxp.com%2Frm%2Frm-projects%2F_r8ZsYRVKEeiLn-6Dce4MoA%2Fcomponents%2F_entLQI3hEeqaeff_JhQ61g</w:t>
        </w:r>
        <w:r w:rsidR="008F7D76">
          <w:rPr>
            <w:color w:val="auto"/>
            <w:sz w:val="22"/>
            <w:lang w:val="en-GB"/>
          </w:rPr>
          <w:fldChar w:fldCharType="end"/>
        </w:r>
      </w:ins>
      <w:del w:id="634" w:author="Samrat Guha Niyogi" w:date="2023-01-24T12:19:00Z">
        <w:r w:rsidR="00925466" w:rsidDel="008F7D76">
          <w:rPr>
            <w:color w:val="auto"/>
            <w:sz w:val="22"/>
            <w:lang w:val="en-GB"/>
          </w:rPr>
          <w:delText xml:space="preserve">to </w:delText>
        </w:r>
        <w:commentRangeStart w:id="635"/>
        <w:r w:rsidR="00925466" w:rsidDel="008F7D76">
          <w:rPr>
            <w:color w:val="auto"/>
            <w:sz w:val="22"/>
            <w:lang w:val="en-GB"/>
          </w:rPr>
          <w:delText>be added here</w:delText>
        </w:r>
        <w:commentRangeEnd w:id="635"/>
        <w:r w:rsidR="00341418" w:rsidDel="008F7D76">
          <w:rPr>
            <w:rStyle w:val="CommentReference"/>
            <w:rFonts w:ascii="Times New Roman" w:hAnsi="Times New Roman"/>
            <w:color w:val="auto"/>
          </w:rPr>
          <w:commentReference w:id="635"/>
        </w:r>
        <w:r w:rsidR="00925466" w:rsidDel="008F7D76">
          <w:rPr>
            <w:color w:val="auto"/>
            <w:sz w:val="22"/>
            <w:lang w:val="en-GB"/>
          </w:rPr>
          <w:delText>.</w:delText>
        </w:r>
      </w:del>
    </w:p>
    <w:p w14:paraId="4CCBE059" w14:textId="77777777" w:rsidR="008F7D76" w:rsidRDefault="008F7D76" w:rsidP="00823F30">
      <w:pPr>
        <w:pStyle w:val="Legalbody"/>
        <w:ind w:firstLine="720"/>
      </w:pPr>
    </w:p>
    <w:p w14:paraId="32000073" w14:textId="77777777" w:rsidR="00A63055" w:rsidRDefault="00A63055" w:rsidP="00847AD4">
      <w:pPr>
        <w:pStyle w:val="Body"/>
        <w:ind w:left="0"/>
        <w:rPr>
          <w:iCs/>
        </w:rPr>
      </w:pPr>
    </w:p>
    <w:p w14:paraId="451E0D99" w14:textId="77777777" w:rsidR="00A63055" w:rsidRDefault="00A63055" w:rsidP="00A63055">
      <w:pPr>
        <w:pStyle w:val="Heading2"/>
        <w:widowControl/>
        <w:tabs>
          <w:tab w:val="num" w:pos="-20"/>
        </w:tabs>
        <w:suppressAutoHyphens w:val="0"/>
        <w:spacing w:before="220" w:after="0" w:line="280" w:lineRule="exact"/>
        <w:ind w:left="-20" w:firstLine="871"/>
      </w:pPr>
      <w:bookmarkStart w:id="636" w:name="_Toc132082602"/>
      <w:bookmarkStart w:id="637" w:name="_Toc147039005"/>
      <w:bookmarkStart w:id="638" w:name="_Toc190579961"/>
      <w:bookmarkStart w:id="639" w:name="_Toc86315414"/>
      <w:r>
        <w:t>Implementation constraints</w:t>
      </w:r>
      <w:bookmarkEnd w:id="636"/>
      <w:bookmarkEnd w:id="637"/>
      <w:bookmarkEnd w:id="638"/>
      <w:bookmarkEnd w:id="639"/>
    </w:p>
    <w:p w14:paraId="0D3CDD68" w14:textId="77777777" w:rsidR="00847AD4" w:rsidRDefault="00847AD4" w:rsidP="00847AD4"/>
    <w:p w14:paraId="70B16D0B" w14:textId="0985A2C9" w:rsidR="00847AD4" w:rsidRDefault="00847AD4" w:rsidP="00847AD4">
      <w:r>
        <w:t>This section contains the design constraints that may be imposed (given examples below)</w:t>
      </w:r>
    </w:p>
    <w:p w14:paraId="61B13DEC" w14:textId="77777777" w:rsidR="00847AD4" w:rsidRPr="00847AD4" w:rsidRDefault="00847AD4" w:rsidP="00413F4A">
      <w:pPr>
        <w:pStyle w:val="ListParagraph"/>
        <w:numPr>
          <w:ilvl w:val="0"/>
          <w:numId w:val="23"/>
        </w:numPr>
      </w:pPr>
      <w:r>
        <w:t>Area/ outlines for integration / target package</w:t>
      </w:r>
    </w:p>
    <w:p w14:paraId="67A17B8C" w14:textId="77777777" w:rsidR="00847AD4" w:rsidRPr="00847AD4" w:rsidRDefault="00847AD4" w:rsidP="00413F4A">
      <w:pPr>
        <w:pStyle w:val="ListParagraph"/>
        <w:numPr>
          <w:ilvl w:val="0"/>
          <w:numId w:val="23"/>
        </w:numPr>
      </w:pPr>
      <w:r>
        <w:t>Product / backwards compatibility</w:t>
      </w:r>
    </w:p>
    <w:p w14:paraId="390D8A85" w14:textId="77777777" w:rsidR="00847AD4" w:rsidRPr="00847AD4" w:rsidRDefault="00847AD4" w:rsidP="00413F4A">
      <w:pPr>
        <w:pStyle w:val="ListParagraph"/>
        <w:numPr>
          <w:ilvl w:val="0"/>
          <w:numId w:val="23"/>
        </w:numPr>
      </w:pPr>
      <w:r>
        <w:t>Interface / memory map compatibility</w:t>
      </w:r>
    </w:p>
    <w:p w14:paraId="5787CFEE" w14:textId="77777777" w:rsidR="00847AD4" w:rsidRPr="00847AD4" w:rsidRDefault="00847AD4" w:rsidP="00413F4A">
      <w:pPr>
        <w:pStyle w:val="ListParagraph"/>
        <w:numPr>
          <w:ilvl w:val="0"/>
          <w:numId w:val="23"/>
        </w:numPr>
      </w:pPr>
      <w:r>
        <w:t>Process / limitations of layers</w:t>
      </w:r>
    </w:p>
    <w:p w14:paraId="1040BF78" w14:textId="77777777" w:rsidR="00847AD4" w:rsidRPr="00847AD4" w:rsidRDefault="00847AD4" w:rsidP="00413F4A">
      <w:pPr>
        <w:pStyle w:val="ListParagraph"/>
        <w:numPr>
          <w:ilvl w:val="0"/>
          <w:numId w:val="23"/>
        </w:numPr>
      </w:pPr>
      <w:r>
        <w:t>Production test constraints (test time limitations, max voltage / frequency / currents, accuracy ATE…)</w:t>
      </w:r>
    </w:p>
    <w:p w14:paraId="3D3D389B" w14:textId="1EFE288D" w:rsidR="00847AD4" w:rsidRDefault="00847AD4" w:rsidP="00413F4A">
      <w:pPr>
        <w:pStyle w:val="ListParagraph"/>
        <w:numPr>
          <w:ilvl w:val="0"/>
          <w:numId w:val="23"/>
        </w:numPr>
      </w:pPr>
      <w:r>
        <w:t>Production flow constraints (trimming at room temperature only…)</w:t>
      </w:r>
    </w:p>
    <w:p w14:paraId="25C73110" w14:textId="77B8A0AE" w:rsidR="00847AD4" w:rsidRDefault="00847AD4" w:rsidP="00413F4A">
      <w:pPr>
        <w:pStyle w:val="ListParagraph"/>
        <w:numPr>
          <w:ilvl w:val="0"/>
          <w:numId w:val="23"/>
        </w:numPr>
      </w:pPr>
      <w:r>
        <w:t xml:space="preserve">SW Performance Constraints (timings, code size, stack </w:t>
      </w:r>
      <w:proofErr w:type="spellStart"/>
      <w:r>
        <w:t>usage..etc</w:t>
      </w:r>
      <w:proofErr w:type="spellEnd"/>
      <w:r>
        <w:t>)</w:t>
      </w:r>
    </w:p>
    <w:p w14:paraId="115BA9EF" w14:textId="77777777" w:rsidR="00847AD4" w:rsidRDefault="00847AD4" w:rsidP="00847AD4"/>
    <w:p w14:paraId="1680693C" w14:textId="77777777" w:rsidR="00A63055" w:rsidRDefault="00A63055" w:rsidP="00847AD4">
      <w:pPr>
        <w:pStyle w:val="Body"/>
        <w:ind w:left="0"/>
      </w:pPr>
    </w:p>
    <w:p w14:paraId="5751E4BC" w14:textId="77777777" w:rsidR="00A63055" w:rsidRDefault="00A63055" w:rsidP="00A63055">
      <w:pPr>
        <w:pStyle w:val="Heading2"/>
        <w:widowControl/>
        <w:tabs>
          <w:tab w:val="num" w:pos="-20"/>
        </w:tabs>
        <w:suppressAutoHyphens w:val="0"/>
        <w:spacing w:before="220" w:after="0" w:line="280" w:lineRule="exact"/>
        <w:ind w:left="-20" w:firstLine="871"/>
      </w:pPr>
      <w:bookmarkStart w:id="640" w:name="_Toc132082604"/>
      <w:bookmarkStart w:id="641" w:name="_Toc147039007"/>
      <w:bookmarkStart w:id="642" w:name="_Toc190579963"/>
      <w:bookmarkStart w:id="643" w:name="_Toc86315415"/>
      <w:r>
        <w:t>Requirements Management and Traceability</w:t>
      </w:r>
      <w:bookmarkEnd w:id="640"/>
      <w:bookmarkEnd w:id="641"/>
      <w:bookmarkEnd w:id="642"/>
      <w:bookmarkEnd w:id="643"/>
    </w:p>
    <w:p w14:paraId="788D2439" w14:textId="77777777" w:rsidR="00847AD4" w:rsidRPr="00847AD4" w:rsidRDefault="00847AD4" w:rsidP="00847AD4"/>
    <w:p w14:paraId="046359A1" w14:textId="77777777" w:rsidR="00823F30" w:rsidRDefault="00847AD4" w:rsidP="00847AD4">
      <w:r>
        <w:t xml:space="preserve">This section contains the traceability of all the requirements </w:t>
      </w:r>
      <w:r w:rsidR="00823F30">
        <w:t xml:space="preserve">(clearly itemized, for example, </w:t>
      </w:r>
    </w:p>
    <w:p w14:paraId="00F93969" w14:textId="72722930" w:rsidR="00847AD4" w:rsidRDefault="00847AD4" w:rsidP="00823F30">
      <w:pPr>
        <w:ind w:left="0"/>
      </w:pPr>
      <w:r>
        <w:t>FN1.1, FN1.2 etc) to the work products that are developed has to be clearly documented. Evaluation of this clause is mandatory during peer review of work products.</w:t>
      </w:r>
    </w:p>
    <w:p w14:paraId="003C1DCE" w14:textId="77777777" w:rsidR="00847AD4" w:rsidRDefault="00847AD4" w:rsidP="00847AD4"/>
    <w:p w14:paraId="204D95D1" w14:textId="77777777" w:rsidR="008F3FF3" w:rsidRDefault="008F3FF3" w:rsidP="00847AD4"/>
    <w:p w14:paraId="5B793E27" w14:textId="77777777" w:rsidR="008F3FF3" w:rsidRPr="00847AD4" w:rsidRDefault="008F3FF3" w:rsidP="00847AD4"/>
    <w:p w14:paraId="17D58B42" w14:textId="77777777" w:rsidR="00823F30" w:rsidRDefault="00847AD4" w:rsidP="008F3FF3">
      <w:pPr>
        <w:pStyle w:val="Heading1"/>
      </w:pPr>
      <w:bookmarkStart w:id="644" w:name="_Toc86315416"/>
      <w:bookmarkStart w:id="645" w:name="_Toc132082615"/>
      <w:bookmarkStart w:id="646" w:name="_Toc147039018"/>
      <w:bookmarkStart w:id="647" w:name="_Toc190579974"/>
      <w:r>
        <w:t>Deliverables</w:t>
      </w:r>
      <w:bookmarkEnd w:id="644"/>
      <w:r>
        <w:t xml:space="preserve"> </w:t>
      </w:r>
    </w:p>
    <w:p w14:paraId="60B93509" w14:textId="450EE364" w:rsidR="00847AD4" w:rsidRDefault="00823F30" w:rsidP="0060000B">
      <w:pPr>
        <w:pStyle w:val="Heading2"/>
        <w:widowControl/>
        <w:tabs>
          <w:tab w:val="num" w:pos="-20"/>
        </w:tabs>
        <w:suppressAutoHyphens w:val="0"/>
        <w:spacing w:before="220" w:after="0" w:line="280" w:lineRule="exact"/>
        <w:ind w:left="-20" w:firstLine="871"/>
      </w:pPr>
      <w:bookmarkStart w:id="648" w:name="_Toc86315417"/>
      <w:r w:rsidRPr="0060000B">
        <w:t xml:space="preserve">Deliverables </w:t>
      </w:r>
      <w:r w:rsidR="00847AD4" w:rsidRPr="0060000B">
        <w:t>(from the supplier)</w:t>
      </w:r>
      <w:bookmarkEnd w:id="645"/>
      <w:bookmarkEnd w:id="646"/>
      <w:bookmarkEnd w:id="647"/>
      <w:bookmarkEnd w:id="648"/>
    </w:p>
    <w:p w14:paraId="3DF788B9" w14:textId="77777777" w:rsidR="00CC1D22" w:rsidRDefault="008F3FF3" w:rsidP="008F3FF3">
      <w:r>
        <w:t>This section contains the list of deliverables that will be require</w:t>
      </w:r>
      <w:r w:rsidR="00CC1D22">
        <w:t xml:space="preserve">d after different phases of the </w:t>
      </w:r>
    </w:p>
    <w:p w14:paraId="3ED1BCEB" w14:textId="5C44EE28" w:rsidR="008F3FF3" w:rsidRDefault="008F3FF3" w:rsidP="00CC1D22">
      <w:pPr>
        <w:ind w:left="0"/>
      </w:pPr>
      <w:r>
        <w:t>project.</w:t>
      </w:r>
    </w:p>
    <w:p w14:paraId="0F495CC4" w14:textId="77777777" w:rsidR="008F3FF3" w:rsidRDefault="008F3FF3" w:rsidP="008F3FF3">
      <w:r>
        <w:t>Examples:</w:t>
      </w:r>
    </w:p>
    <w:p w14:paraId="0C787312" w14:textId="77777777" w:rsidR="008F3FF3" w:rsidRDefault="008F3FF3" w:rsidP="00413F4A">
      <w:pPr>
        <w:pStyle w:val="ListParagraph"/>
        <w:numPr>
          <w:ilvl w:val="0"/>
          <w:numId w:val="25"/>
        </w:numPr>
      </w:pPr>
      <w:r>
        <w:t>Functional/system specifications</w:t>
      </w:r>
    </w:p>
    <w:p w14:paraId="03E31EEF" w14:textId="77777777" w:rsidR="008F3FF3" w:rsidRDefault="008F3FF3" w:rsidP="00413F4A">
      <w:pPr>
        <w:pStyle w:val="ListParagraph"/>
        <w:numPr>
          <w:ilvl w:val="0"/>
          <w:numId w:val="25"/>
        </w:numPr>
      </w:pPr>
      <w:r>
        <w:t xml:space="preserve">Project plan should include: </w:t>
      </w:r>
    </w:p>
    <w:p w14:paraId="3B265C70" w14:textId="77777777" w:rsidR="008F3FF3" w:rsidRDefault="008F3FF3" w:rsidP="00413F4A">
      <w:pPr>
        <w:pStyle w:val="ListParagraph"/>
        <w:numPr>
          <w:ilvl w:val="0"/>
          <w:numId w:val="25"/>
        </w:numPr>
      </w:pPr>
      <w:r>
        <w:t>Introduction- purpose, scope, references, history, distribution list, abbreviations, definitions</w:t>
      </w:r>
    </w:p>
    <w:p w14:paraId="49B51592" w14:textId="77777777" w:rsidR="008F3FF3" w:rsidRDefault="008F3FF3" w:rsidP="00413F4A">
      <w:pPr>
        <w:pStyle w:val="ListParagraph"/>
        <w:numPr>
          <w:ilvl w:val="0"/>
          <w:numId w:val="25"/>
        </w:numPr>
      </w:pPr>
      <w:r>
        <w:t>Project description- project objectives, scope of the project, proposed solution, assumptions, development and test environment, methods and tools</w:t>
      </w:r>
    </w:p>
    <w:p w14:paraId="4309568F" w14:textId="77777777" w:rsidR="008F3FF3" w:rsidRDefault="008F3FF3" w:rsidP="00413F4A">
      <w:pPr>
        <w:pStyle w:val="ListParagraph"/>
        <w:numPr>
          <w:ilvl w:val="0"/>
          <w:numId w:val="25"/>
        </w:numPr>
      </w:pPr>
      <w:r>
        <w:t>Project management- Work Breakdown Structure (WBS), project organization, estimates (size, effort, cost, schedule), project phasing and planning, progress control, configuration management plan, quality assurance plan, risk management plan, measurement plan</w:t>
      </w:r>
    </w:p>
    <w:p w14:paraId="584A8197" w14:textId="66CEDB36" w:rsidR="008F3FF3" w:rsidRDefault="008F3FF3" w:rsidP="00413F4A">
      <w:pPr>
        <w:pStyle w:val="ListParagraph"/>
        <w:numPr>
          <w:ilvl w:val="0"/>
          <w:numId w:val="25"/>
        </w:numPr>
      </w:pPr>
      <w:r>
        <w:t xml:space="preserve">Project deliverables- </w:t>
      </w:r>
      <w:r w:rsidR="00A21390">
        <w:t xml:space="preserve">NXP </w:t>
      </w:r>
      <w:r>
        <w:t xml:space="preserve">to supplier, supplier to </w:t>
      </w:r>
      <w:r w:rsidR="00A21390">
        <w:t>NXP</w:t>
      </w:r>
      <w:r>
        <w:t xml:space="preserve">, acceptance procedure </w:t>
      </w:r>
    </w:p>
    <w:p w14:paraId="3D5A6F4C" w14:textId="77777777" w:rsidR="008F3FF3" w:rsidRDefault="008F3FF3" w:rsidP="00413F4A">
      <w:pPr>
        <w:pStyle w:val="ListParagraph"/>
        <w:numPr>
          <w:ilvl w:val="0"/>
          <w:numId w:val="25"/>
        </w:numPr>
      </w:pPr>
      <w:r>
        <w:t>Progress report</w:t>
      </w:r>
    </w:p>
    <w:p w14:paraId="516C9099" w14:textId="77777777" w:rsidR="008F3FF3" w:rsidRDefault="008F3FF3" w:rsidP="00413F4A">
      <w:pPr>
        <w:pStyle w:val="ListParagraph"/>
        <w:numPr>
          <w:ilvl w:val="0"/>
          <w:numId w:val="25"/>
        </w:numPr>
      </w:pPr>
      <w:r>
        <w:t>Progress reports are to be submitted [every two weeks/every month] by the supplier. They should include:</w:t>
      </w:r>
    </w:p>
    <w:p w14:paraId="4CF41D31" w14:textId="77777777" w:rsidR="008F3FF3" w:rsidRDefault="008F3FF3" w:rsidP="00413F4A">
      <w:pPr>
        <w:pStyle w:val="ListParagraph"/>
        <w:numPr>
          <w:ilvl w:val="0"/>
          <w:numId w:val="25"/>
        </w:numPr>
      </w:pPr>
      <w:r>
        <w:lastRenderedPageBreak/>
        <w:t>Overall project status, status of deliverables</w:t>
      </w:r>
    </w:p>
    <w:p w14:paraId="4C10B1F3" w14:textId="77777777" w:rsidR="008F3FF3" w:rsidRDefault="008F3FF3" w:rsidP="00413F4A">
      <w:pPr>
        <w:pStyle w:val="ListParagraph"/>
        <w:numPr>
          <w:ilvl w:val="0"/>
          <w:numId w:val="25"/>
        </w:numPr>
      </w:pPr>
      <w:r>
        <w:t>Effort (in percentage), cost (in percentage), size, schedule, as compared to those estimated in the project plan</w:t>
      </w:r>
    </w:p>
    <w:p w14:paraId="37878641" w14:textId="77777777" w:rsidR="008F3FF3" w:rsidRDefault="008F3FF3" w:rsidP="00413F4A">
      <w:pPr>
        <w:pStyle w:val="ListParagraph"/>
        <w:numPr>
          <w:ilvl w:val="0"/>
          <w:numId w:val="25"/>
        </w:numPr>
      </w:pPr>
      <w:r>
        <w:t>Activities performed during the reporting period, activities planned for the next reporting period</w:t>
      </w:r>
    </w:p>
    <w:p w14:paraId="65363052" w14:textId="77777777" w:rsidR="008F3FF3" w:rsidRDefault="008F3FF3" w:rsidP="00413F4A">
      <w:pPr>
        <w:pStyle w:val="ListParagraph"/>
        <w:numPr>
          <w:ilvl w:val="0"/>
          <w:numId w:val="25"/>
        </w:numPr>
      </w:pPr>
      <w:r>
        <w:t>Deviations from the project plan and reasons, corrective actions taken</w:t>
      </w:r>
    </w:p>
    <w:p w14:paraId="6AE8A948" w14:textId="77777777" w:rsidR="008F3FF3" w:rsidRDefault="008F3FF3" w:rsidP="00413F4A">
      <w:pPr>
        <w:pStyle w:val="ListParagraph"/>
        <w:numPr>
          <w:ilvl w:val="0"/>
          <w:numId w:val="25"/>
        </w:numPr>
      </w:pPr>
      <w:r>
        <w:t>Risks anticipated, their impacts and measures proposed</w:t>
      </w:r>
    </w:p>
    <w:p w14:paraId="7AB313C8" w14:textId="77777777" w:rsidR="008F3FF3" w:rsidRDefault="008F3FF3" w:rsidP="00413F4A">
      <w:pPr>
        <w:pStyle w:val="ListParagraph"/>
        <w:numPr>
          <w:ilvl w:val="0"/>
          <w:numId w:val="25"/>
        </w:numPr>
      </w:pPr>
      <w:r>
        <w:t>Important decisions/agreements</w:t>
      </w:r>
    </w:p>
    <w:p w14:paraId="430ADDC3" w14:textId="77777777" w:rsidR="008F3FF3" w:rsidRDefault="008F3FF3" w:rsidP="00413F4A">
      <w:pPr>
        <w:pStyle w:val="ListParagraph"/>
        <w:numPr>
          <w:ilvl w:val="0"/>
          <w:numId w:val="25"/>
        </w:numPr>
      </w:pPr>
      <w:r>
        <w:t>Change requests and their status</w:t>
      </w:r>
    </w:p>
    <w:p w14:paraId="12EA504B" w14:textId="77777777" w:rsidR="008F3FF3" w:rsidRDefault="008F3FF3" w:rsidP="00413F4A">
      <w:pPr>
        <w:pStyle w:val="ListParagraph"/>
        <w:numPr>
          <w:ilvl w:val="0"/>
          <w:numId w:val="25"/>
        </w:numPr>
      </w:pPr>
      <w:r>
        <w:t>Pending problem reports</w:t>
      </w:r>
    </w:p>
    <w:p w14:paraId="4217078A" w14:textId="77777777" w:rsidR="008F3FF3" w:rsidRDefault="008F3FF3" w:rsidP="00413F4A">
      <w:pPr>
        <w:pStyle w:val="ListParagraph"/>
        <w:numPr>
          <w:ilvl w:val="0"/>
          <w:numId w:val="25"/>
        </w:numPr>
      </w:pPr>
      <w:r>
        <w:t>Quality assurance activities</w:t>
      </w:r>
    </w:p>
    <w:p w14:paraId="08891F1D" w14:textId="77777777" w:rsidR="008F3FF3" w:rsidRDefault="008F3FF3" w:rsidP="00413F4A">
      <w:pPr>
        <w:pStyle w:val="ListParagraph"/>
        <w:numPr>
          <w:ilvl w:val="0"/>
          <w:numId w:val="25"/>
        </w:numPr>
      </w:pPr>
      <w:r>
        <w:t>Pending issues</w:t>
      </w:r>
    </w:p>
    <w:p w14:paraId="0F7B572E" w14:textId="77777777" w:rsidR="008F3FF3" w:rsidRDefault="008F3FF3" w:rsidP="00413F4A">
      <w:pPr>
        <w:pStyle w:val="ListParagraph"/>
        <w:numPr>
          <w:ilvl w:val="0"/>
          <w:numId w:val="25"/>
        </w:numPr>
      </w:pPr>
      <w:r>
        <w:t xml:space="preserve">Acceptance test specifications </w:t>
      </w:r>
    </w:p>
    <w:p w14:paraId="09CC49AB" w14:textId="77777777" w:rsidR="008F3FF3" w:rsidRDefault="008F3FF3" w:rsidP="00413F4A">
      <w:pPr>
        <w:pStyle w:val="ListParagraph"/>
        <w:numPr>
          <w:ilvl w:val="0"/>
          <w:numId w:val="25"/>
        </w:numPr>
      </w:pPr>
      <w:r>
        <w:t>Acceptance test plan</w:t>
      </w:r>
    </w:p>
    <w:p w14:paraId="7D32E34F" w14:textId="77777777" w:rsidR="008F3FF3" w:rsidRDefault="008F3FF3" w:rsidP="00413F4A">
      <w:pPr>
        <w:pStyle w:val="ListParagraph"/>
        <w:numPr>
          <w:ilvl w:val="0"/>
          <w:numId w:val="25"/>
        </w:numPr>
      </w:pPr>
      <w:r>
        <w:t>Architecture</w:t>
      </w:r>
    </w:p>
    <w:p w14:paraId="244744C3" w14:textId="77777777" w:rsidR="008F3FF3" w:rsidRDefault="008F3FF3" w:rsidP="00413F4A">
      <w:pPr>
        <w:pStyle w:val="ListParagraph"/>
        <w:numPr>
          <w:ilvl w:val="0"/>
          <w:numId w:val="25"/>
        </w:numPr>
      </w:pPr>
      <w:r>
        <w:t>Integration test specifications</w:t>
      </w:r>
    </w:p>
    <w:p w14:paraId="5D25B871" w14:textId="77777777" w:rsidR="008F3FF3" w:rsidRDefault="008F3FF3" w:rsidP="00413F4A">
      <w:pPr>
        <w:pStyle w:val="ListParagraph"/>
        <w:numPr>
          <w:ilvl w:val="0"/>
          <w:numId w:val="25"/>
        </w:numPr>
      </w:pPr>
      <w:r>
        <w:t>Integration test plan</w:t>
      </w:r>
    </w:p>
    <w:p w14:paraId="0B21AB75" w14:textId="77777777" w:rsidR="008F3FF3" w:rsidRDefault="008F3FF3" w:rsidP="00413F4A">
      <w:pPr>
        <w:pStyle w:val="ListParagraph"/>
        <w:numPr>
          <w:ilvl w:val="0"/>
          <w:numId w:val="25"/>
        </w:numPr>
      </w:pPr>
      <w:r>
        <w:t>Test reports</w:t>
      </w:r>
    </w:p>
    <w:p w14:paraId="25BB6A44" w14:textId="77777777" w:rsidR="008F3FF3" w:rsidRDefault="008F3FF3" w:rsidP="00413F4A">
      <w:pPr>
        <w:pStyle w:val="ListParagraph"/>
        <w:numPr>
          <w:ilvl w:val="0"/>
          <w:numId w:val="25"/>
        </w:numPr>
      </w:pPr>
      <w:r>
        <w:t>Review reports</w:t>
      </w:r>
      <w:r>
        <w:tab/>
      </w:r>
      <w:r>
        <w:tab/>
      </w:r>
      <w:r>
        <w:tab/>
      </w:r>
      <w:r>
        <w:tab/>
      </w:r>
      <w:r>
        <w:tab/>
      </w:r>
    </w:p>
    <w:p w14:paraId="21E8867A" w14:textId="77777777" w:rsidR="008F3FF3" w:rsidRPr="008F3FF3" w:rsidRDefault="008F3FF3" w:rsidP="00413F4A">
      <w:pPr>
        <w:pStyle w:val="ListParagraph"/>
        <w:numPr>
          <w:ilvl w:val="0"/>
          <w:numId w:val="25"/>
        </w:numPr>
      </w:pPr>
      <w:r>
        <w:t>Product</w:t>
      </w:r>
    </w:p>
    <w:p w14:paraId="707BACA4" w14:textId="77777777" w:rsidR="008F3FF3" w:rsidRPr="008F3FF3" w:rsidRDefault="008F3FF3" w:rsidP="00413F4A">
      <w:pPr>
        <w:pStyle w:val="ListParagraph"/>
        <w:numPr>
          <w:ilvl w:val="0"/>
          <w:numId w:val="25"/>
        </w:numPr>
      </w:pPr>
      <w:r>
        <w:t>Automotive phase gate deliverables (AMD)</w:t>
      </w:r>
    </w:p>
    <w:p w14:paraId="69E9864A" w14:textId="2E40DD5C" w:rsidR="008F3FF3" w:rsidRDefault="008F3FF3" w:rsidP="00413F4A">
      <w:pPr>
        <w:pStyle w:val="ListParagraph"/>
        <w:numPr>
          <w:ilvl w:val="0"/>
          <w:numId w:val="25"/>
        </w:numPr>
      </w:pPr>
      <w:r>
        <w:t>Etc.</w:t>
      </w:r>
    </w:p>
    <w:p w14:paraId="758466A7" w14:textId="5F688040" w:rsidR="008F3FF3" w:rsidRDefault="008F3FF3" w:rsidP="008F3FF3"/>
    <w:p w14:paraId="470D0997" w14:textId="587C7E14" w:rsidR="00DE3316" w:rsidRDefault="00DD4DCF" w:rsidP="008F3FF3">
      <w:pPr>
        <w:rPr>
          <w:ins w:id="649" w:author="Samrat Guha Niyogi" w:date="2023-01-23T20:20:00Z"/>
        </w:rPr>
      </w:pPr>
      <w:r>
        <w:t>A check against formal</w:t>
      </w:r>
      <w:r w:rsidR="00DE3316">
        <w:t xml:space="preserve"> FDO/AMD documentation shall be </w:t>
      </w:r>
      <w:r>
        <w:t xml:space="preserve">done to define per phase the </w:t>
      </w:r>
      <w:r w:rsidR="00DE3316">
        <w:t>deliver</w:t>
      </w:r>
      <w:r>
        <w:t>ables to be expected from the Supplier. This shall be done ensuring compliancy with Automotive Supplier Management Procedure.</w:t>
      </w:r>
      <w:r w:rsidR="00A968A8">
        <w:t xml:space="preserve"> See </w:t>
      </w:r>
      <w:hyperlink r:id="rId22" w:history="1">
        <w:r w:rsidR="00A968A8">
          <w:rPr>
            <w:rStyle w:val="Hyperlink"/>
          </w:rPr>
          <w:t>BL RF Processing R&amp;D - Product Creation Process (sharepoint.com)</w:t>
        </w:r>
      </w:hyperlink>
      <w:r w:rsidR="00A968A8">
        <w:t xml:space="preserve">. </w:t>
      </w:r>
    </w:p>
    <w:p w14:paraId="3AFD9BCF" w14:textId="2E4F262C" w:rsidR="00EC582B" w:rsidRDefault="00EC582B" w:rsidP="008F3FF3">
      <w:pPr>
        <w:rPr>
          <w:ins w:id="650" w:author="Samrat Guha Niyogi" w:date="2023-01-23T20:20:00Z"/>
        </w:rPr>
      </w:pPr>
    </w:p>
    <w:p w14:paraId="2D7834E3" w14:textId="48C69531" w:rsidR="00EC582B" w:rsidRDefault="00EC582B" w:rsidP="008F3FF3">
      <w:pPr>
        <w:rPr>
          <w:ins w:id="651" w:author="Samrat Guha Niyogi" w:date="2023-01-23T20:20:00Z"/>
        </w:rPr>
      </w:pPr>
    </w:p>
    <w:p w14:paraId="1CAFBF50" w14:textId="77777777" w:rsidR="00EC582B" w:rsidRPr="003F7336" w:rsidRDefault="00EC582B">
      <w:pPr>
        <w:pStyle w:val="BodyText"/>
        <w:jc w:val="both"/>
        <w:rPr>
          <w:ins w:id="652" w:author="Samrat Guha Niyogi" w:date="2023-01-23T20:20:00Z"/>
          <w:highlight w:val="yellow"/>
          <w:lang w:val="en-US"/>
        </w:rPr>
        <w:pPrChange w:id="653" w:author="Samrat Guha Niyogi" w:date="2023-01-23T20:20:00Z">
          <w:pPr>
            <w:pStyle w:val="BodyText"/>
            <w:ind w:left="0"/>
            <w:jc w:val="both"/>
          </w:pPr>
        </w:pPrChange>
      </w:pPr>
      <w:ins w:id="654" w:author="Samrat Guha Niyogi" w:date="2023-01-23T20:20:00Z">
        <w:r w:rsidRPr="001902E9">
          <w:rPr>
            <w:lang w:val="en-US"/>
          </w:rPr>
          <w:t>Supported platforms:</w:t>
        </w:r>
        <w:r>
          <w:rPr>
            <w:lang w:val="en-US"/>
          </w:rPr>
          <w:t xml:space="preserve"> </w:t>
        </w:r>
        <w:r w:rsidRPr="00DF2B84">
          <w:rPr>
            <w:lang w:val="en-US"/>
          </w:rPr>
          <w:t>STRX</w:t>
        </w:r>
        <w:r>
          <w:rPr>
            <w:lang w:val="en-US"/>
          </w:rPr>
          <w:t xml:space="preserve">, Shark, Remote. This document primarily scopes in the STRX </w:t>
        </w:r>
        <w:proofErr w:type="spellStart"/>
        <w:r>
          <w:rPr>
            <w:lang w:val="en-US"/>
          </w:rPr>
          <w:t>Onechip</w:t>
        </w:r>
        <w:proofErr w:type="spellEnd"/>
        <w:r>
          <w:rPr>
            <w:lang w:val="en-US"/>
          </w:rPr>
          <w:t xml:space="preserve"> variant.</w:t>
        </w:r>
      </w:ins>
    </w:p>
    <w:p w14:paraId="1D4B24A0" w14:textId="77777777" w:rsidR="00EC582B" w:rsidRDefault="00EC582B">
      <w:pPr>
        <w:pStyle w:val="BodyText"/>
        <w:jc w:val="both"/>
        <w:rPr>
          <w:ins w:id="655" w:author="Samrat Guha Niyogi" w:date="2023-01-23T20:20:00Z"/>
          <w:lang w:val="en-US"/>
        </w:rPr>
        <w:pPrChange w:id="656" w:author="Samrat Guha Niyogi" w:date="2023-01-23T20:20:00Z">
          <w:pPr>
            <w:pStyle w:val="BodyText"/>
            <w:ind w:left="0"/>
            <w:jc w:val="both"/>
          </w:pPr>
        </w:pPrChange>
      </w:pPr>
    </w:p>
    <w:p w14:paraId="66C8C951" w14:textId="77777777" w:rsidR="00EC582B" w:rsidRPr="000D2359" w:rsidRDefault="00EC582B">
      <w:pPr>
        <w:pStyle w:val="BodyText"/>
        <w:jc w:val="both"/>
        <w:rPr>
          <w:ins w:id="657" w:author="Samrat Guha Niyogi" w:date="2023-01-23T20:20:00Z"/>
          <w:lang w:val="en-US"/>
        </w:rPr>
        <w:pPrChange w:id="658" w:author="Samrat Guha Niyogi" w:date="2023-01-23T20:20:00Z">
          <w:pPr>
            <w:pStyle w:val="BodyText"/>
            <w:ind w:left="0"/>
            <w:jc w:val="both"/>
          </w:pPr>
        </w:pPrChange>
      </w:pPr>
      <w:ins w:id="659" w:author="Samrat Guha Niyogi" w:date="2023-01-23T20:20:00Z">
        <w:r w:rsidRPr="001902E9">
          <w:rPr>
            <w:lang w:val="en-US"/>
          </w:rPr>
          <w:t>Export Control</w:t>
        </w:r>
        <w:r>
          <w:rPr>
            <w:lang w:val="en-US"/>
          </w:rPr>
          <w:t xml:space="preserve"> </w:t>
        </w:r>
        <w:r>
          <w:t xml:space="preserve">classification for the Software shared with customers is available at: </w:t>
        </w:r>
        <w:r>
          <w:fldChar w:fldCharType="begin"/>
        </w:r>
        <w:r>
          <w:instrText xml:space="preserve"> HYPERLINK "https://www.collabnet.nxp.com/sf/go/doc364183" </w:instrText>
        </w:r>
        <w:r>
          <w:fldChar w:fldCharType="separate"/>
        </w:r>
        <w:r w:rsidRPr="005F01F2">
          <w:rPr>
            <w:rStyle w:val="Hyperlink"/>
          </w:rPr>
          <w:t>https://www.collabnet.nxp.com/sf/go/doc364183</w:t>
        </w:r>
        <w:r>
          <w:rPr>
            <w:rStyle w:val="Hyperlink"/>
          </w:rPr>
          <w:fldChar w:fldCharType="end"/>
        </w:r>
      </w:ins>
    </w:p>
    <w:p w14:paraId="3FE0154C" w14:textId="77777777" w:rsidR="00EC582B" w:rsidRDefault="00EC582B">
      <w:pPr>
        <w:ind w:left="1134"/>
        <w:jc w:val="both"/>
        <w:rPr>
          <w:ins w:id="660" w:author="Samrat Guha Niyogi" w:date="2023-01-23T20:20:00Z"/>
        </w:rPr>
        <w:pPrChange w:id="661" w:author="Samrat Guha Niyogi" w:date="2023-01-23T20:20:00Z">
          <w:pPr>
            <w:jc w:val="both"/>
          </w:pPr>
        </w:pPrChange>
      </w:pPr>
    </w:p>
    <w:p w14:paraId="129DDB87" w14:textId="77777777" w:rsidR="00EC582B" w:rsidRDefault="00EC582B">
      <w:pPr>
        <w:pStyle w:val="BodyText"/>
        <w:jc w:val="both"/>
        <w:rPr>
          <w:ins w:id="662" w:author="Samrat Guha Niyogi" w:date="2023-01-23T20:20:00Z"/>
          <w:lang w:val="en-US"/>
        </w:rPr>
        <w:pPrChange w:id="663" w:author="Samrat Guha Niyogi" w:date="2023-01-23T20:20:00Z">
          <w:pPr>
            <w:pStyle w:val="BodyText"/>
            <w:ind w:left="0"/>
            <w:jc w:val="both"/>
          </w:pPr>
        </w:pPrChange>
      </w:pPr>
      <w:ins w:id="664" w:author="Samrat Guha Niyogi" w:date="2023-01-23T20:20:00Z">
        <w:r w:rsidRPr="001902E9">
          <w:rPr>
            <w:lang w:val="en-US"/>
          </w:rPr>
          <w:t>Deliverables</w:t>
        </w:r>
        <w:r>
          <w:rPr>
            <w:lang w:val="en-US"/>
          </w:rPr>
          <w:t xml:space="preserve"> are defined within table below:</w:t>
        </w:r>
      </w:ins>
    </w:p>
    <w:tbl>
      <w:tblPr>
        <w:tblW w:w="4505" w:type="pct"/>
        <w:jc w:val="center"/>
        <w:tblLayout w:type="fixed"/>
        <w:tblCellMar>
          <w:left w:w="0" w:type="dxa"/>
          <w:right w:w="0" w:type="dxa"/>
        </w:tblCellMar>
        <w:tblLook w:val="0420" w:firstRow="1" w:lastRow="0" w:firstColumn="0" w:lastColumn="0" w:noHBand="0" w:noVBand="1"/>
        <w:tblPrChange w:id="665" w:author="Samrat Guha Niyogi" w:date="2023-01-23T20:20:00Z">
          <w:tblPr>
            <w:tblW w:w="4505" w:type="pct"/>
            <w:jc w:val="center"/>
            <w:tblLayout w:type="fixed"/>
            <w:tblCellMar>
              <w:left w:w="0" w:type="dxa"/>
              <w:right w:w="0" w:type="dxa"/>
            </w:tblCellMar>
            <w:tblLook w:val="0420" w:firstRow="1" w:lastRow="0" w:firstColumn="0" w:lastColumn="0" w:noHBand="0" w:noVBand="1"/>
          </w:tblPr>
        </w:tblPrChange>
      </w:tblPr>
      <w:tblGrid>
        <w:gridCol w:w="1615"/>
        <w:gridCol w:w="3311"/>
        <w:gridCol w:w="1396"/>
        <w:gridCol w:w="1210"/>
        <w:gridCol w:w="1416"/>
        <w:tblGridChange w:id="666">
          <w:tblGrid>
            <w:gridCol w:w="1615"/>
            <w:gridCol w:w="3311"/>
            <w:gridCol w:w="1396"/>
            <w:gridCol w:w="1210"/>
            <w:gridCol w:w="1416"/>
          </w:tblGrid>
        </w:tblGridChange>
      </w:tblGrid>
      <w:tr w:rsidR="00EC582B" w:rsidRPr="009F5B97" w14:paraId="25D75558" w14:textId="77777777" w:rsidTr="00EC582B">
        <w:trPr>
          <w:trHeight w:val="20"/>
          <w:jc w:val="center"/>
          <w:ins w:id="667" w:author="Samrat Guha Niyogi" w:date="2023-01-23T20:20:00Z"/>
          <w:trPrChange w:id="668" w:author="Samrat Guha Niyogi" w:date="2023-01-23T20:20:00Z">
            <w:trPr>
              <w:trHeight w:val="20"/>
              <w:jc w:val="center"/>
            </w:trPr>
          </w:trPrChange>
        </w:trPr>
        <w:tc>
          <w:tcPr>
            <w:tcW w:w="902"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Change w:id="669" w:author="Samrat Guha Niyogi" w:date="2023-01-23T20:20:00Z">
              <w:tcPr>
                <w:tcW w:w="902"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tcPrChange>
          </w:tcPr>
          <w:p w14:paraId="4CFB987E" w14:textId="77777777" w:rsidR="00EC582B" w:rsidRPr="007D073C" w:rsidRDefault="00EC582B" w:rsidP="00D51140">
            <w:pPr>
              <w:ind w:left="0"/>
              <w:jc w:val="center"/>
              <w:rPr>
                <w:ins w:id="670" w:author="Samrat Guha Niyogi" w:date="2023-01-23T20:20:00Z"/>
                <w:sz w:val="18"/>
                <w:szCs w:val="18"/>
                <w:lang w:val="de-DE"/>
              </w:rPr>
            </w:pPr>
            <w:ins w:id="671" w:author="Samrat Guha Niyogi" w:date="2023-01-23T20:20:00Z">
              <w:r>
                <w:rPr>
                  <w:b/>
                  <w:bCs/>
                  <w:sz w:val="18"/>
                  <w:szCs w:val="18"/>
                  <w:lang w:val="en-US"/>
                </w:rPr>
                <w:t>D</w:t>
              </w:r>
              <w:r w:rsidRPr="007D073C">
                <w:rPr>
                  <w:b/>
                  <w:bCs/>
                  <w:sz w:val="18"/>
                  <w:szCs w:val="18"/>
                  <w:lang w:val="en-US"/>
                </w:rPr>
                <w:t>eliverable</w:t>
              </w:r>
            </w:ins>
          </w:p>
        </w:tc>
        <w:tc>
          <w:tcPr>
            <w:tcW w:w="185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Change w:id="672" w:author="Samrat Guha Niyogi" w:date="2023-01-23T20:20:00Z">
              <w:tcPr>
                <w:tcW w:w="185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tcPrChange>
          </w:tcPr>
          <w:p w14:paraId="6B15FA6E" w14:textId="77777777" w:rsidR="00EC582B" w:rsidRPr="007D073C" w:rsidRDefault="00EC582B" w:rsidP="00D51140">
            <w:pPr>
              <w:ind w:left="0"/>
              <w:jc w:val="center"/>
              <w:rPr>
                <w:ins w:id="673" w:author="Samrat Guha Niyogi" w:date="2023-01-23T20:20:00Z"/>
                <w:sz w:val="18"/>
                <w:szCs w:val="18"/>
                <w:lang w:val="de-DE"/>
              </w:rPr>
            </w:pPr>
            <w:ins w:id="674" w:author="Samrat Guha Niyogi" w:date="2023-01-23T20:20:00Z">
              <w:r>
                <w:rPr>
                  <w:b/>
                  <w:bCs/>
                  <w:sz w:val="18"/>
                  <w:szCs w:val="18"/>
                  <w:lang w:val="en-US"/>
                </w:rPr>
                <w:t>D</w:t>
              </w:r>
              <w:r w:rsidRPr="007D073C">
                <w:rPr>
                  <w:b/>
                  <w:bCs/>
                  <w:sz w:val="18"/>
                  <w:szCs w:val="18"/>
                  <w:lang w:val="en-US"/>
                </w:rPr>
                <w:t>escription</w:t>
              </w:r>
            </w:ins>
          </w:p>
        </w:tc>
        <w:tc>
          <w:tcPr>
            <w:tcW w:w="78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Change w:id="675" w:author="Samrat Guha Niyogi" w:date="2023-01-23T20:20:00Z">
              <w:tcPr>
                <w:tcW w:w="78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tcPrChange>
          </w:tcPr>
          <w:p w14:paraId="453533F0" w14:textId="77777777" w:rsidR="00EC582B" w:rsidRPr="007D073C" w:rsidRDefault="00EC582B" w:rsidP="00D51140">
            <w:pPr>
              <w:ind w:left="0"/>
              <w:jc w:val="center"/>
              <w:rPr>
                <w:ins w:id="676" w:author="Samrat Guha Niyogi" w:date="2023-01-23T20:20:00Z"/>
                <w:sz w:val="18"/>
                <w:szCs w:val="18"/>
                <w:lang w:val="de-DE"/>
              </w:rPr>
            </w:pPr>
            <w:ins w:id="677" w:author="Samrat Guha Niyogi" w:date="2023-01-23T20:20:00Z">
              <w:r>
                <w:rPr>
                  <w:b/>
                  <w:bCs/>
                  <w:sz w:val="18"/>
                  <w:szCs w:val="18"/>
                  <w:lang w:val="en-US"/>
                </w:rPr>
                <w:t>Integrity Level</w:t>
              </w:r>
            </w:ins>
          </w:p>
        </w:tc>
        <w:tc>
          <w:tcPr>
            <w:tcW w:w="676"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Change w:id="678" w:author="Samrat Guha Niyogi" w:date="2023-01-23T20:20:00Z">
              <w:tcPr>
                <w:tcW w:w="676"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tcPrChange>
          </w:tcPr>
          <w:p w14:paraId="25166045" w14:textId="77777777" w:rsidR="00EC582B" w:rsidRPr="007D073C" w:rsidRDefault="00EC582B" w:rsidP="00D51140">
            <w:pPr>
              <w:ind w:left="0"/>
              <w:jc w:val="center"/>
              <w:rPr>
                <w:ins w:id="679" w:author="Samrat Guha Niyogi" w:date="2023-01-23T20:20:00Z"/>
                <w:sz w:val="18"/>
                <w:szCs w:val="18"/>
                <w:lang w:val="de-DE"/>
              </w:rPr>
            </w:pPr>
            <w:ins w:id="680" w:author="Samrat Guha Niyogi" w:date="2023-01-23T20:20:00Z">
              <w:r>
                <w:rPr>
                  <w:b/>
                  <w:bCs/>
                  <w:sz w:val="18"/>
                  <w:szCs w:val="18"/>
                  <w:lang w:val="en-US"/>
                </w:rPr>
                <w:t>O</w:t>
              </w:r>
              <w:r w:rsidRPr="007D073C">
                <w:rPr>
                  <w:b/>
                  <w:bCs/>
                  <w:sz w:val="18"/>
                  <w:szCs w:val="18"/>
                  <w:lang w:val="en-US"/>
                </w:rPr>
                <w:t>wner</w:t>
              </w:r>
            </w:ins>
          </w:p>
        </w:tc>
        <w:tc>
          <w:tcPr>
            <w:tcW w:w="791"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Change w:id="681" w:author="Samrat Guha Niyogi" w:date="2023-01-23T20:20:00Z">
              <w:tcPr>
                <w:tcW w:w="791"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tcPrChange>
          </w:tcPr>
          <w:p w14:paraId="667807FD" w14:textId="77777777" w:rsidR="00EC582B" w:rsidRPr="007D073C" w:rsidRDefault="00EC582B" w:rsidP="00D51140">
            <w:pPr>
              <w:ind w:left="0"/>
              <w:jc w:val="center"/>
              <w:rPr>
                <w:ins w:id="682" w:author="Samrat Guha Niyogi" w:date="2023-01-23T20:20:00Z"/>
                <w:sz w:val="18"/>
                <w:szCs w:val="18"/>
                <w:lang w:val="de-DE"/>
              </w:rPr>
            </w:pPr>
            <w:ins w:id="683" w:author="Samrat Guha Niyogi" w:date="2023-01-23T20:20:00Z">
              <w:r>
                <w:rPr>
                  <w:b/>
                  <w:bCs/>
                  <w:sz w:val="18"/>
                  <w:szCs w:val="18"/>
                  <w:lang w:val="en-US"/>
                </w:rPr>
                <w:t>C</w:t>
              </w:r>
              <w:r w:rsidRPr="007D073C">
                <w:rPr>
                  <w:b/>
                  <w:bCs/>
                  <w:sz w:val="18"/>
                  <w:szCs w:val="18"/>
                  <w:lang w:val="en-US"/>
                </w:rPr>
                <w:t>ode</w:t>
              </w:r>
            </w:ins>
          </w:p>
        </w:tc>
      </w:tr>
      <w:tr w:rsidR="00EC582B" w:rsidRPr="009F5B97" w14:paraId="3D597021" w14:textId="77777777" w:rsidTr="00EC582B">
        <w:trPr>
          <w:trHeight w:val="20"/>
          <w:jc w:val="center"/>
          <w:ins w:id="684" w:author="Samrat Guha Niyogi" w:date="2023-01-23T20:20:00Z"/>
          <w:trPrChange w:id="685" w:author="Samrat Guha Niyogi" w:date="2023-01-23T20:20:00Z">
            <w:trPr>
              <w:trHeight w:val="20"/>
              <w:jc w:val="center"/>
            </w:trPr>
          </w:trPrChange>
        </w:trPr>
        <w:tc>
          <w:tcPr>
            <w:tcW w:w="902"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Change w:id="686" w:author="Samrat Guha Niyogi" w:date="2023-01-23T20:20:00Z">
              <w:tcPr>
                <w:tcW w:w="902"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tcPrChange>
          </w:tcPr>
          <w:p w14:paraId="50F1E20A" w14:textId="77777777" w:rsidR="00EC582B" w:rsidRPr="007D073C" w:rsidRDefault="00EC582B" w:rsidP="00D51140">
            <w:pPr>
              <w:ind w:left="0"/>
              <w:rPr>
                <w:ins w:id="687" w:author="Samrat Guha Niyogi" w:date="2023-01-23T20:20:00Z"/>
                <w:sz w:val="18"/>
                <w:szCs w:val="18"/>
                <w:lang w:val="de-DE"/>
              </w:rPr>
            </w:pPr>
            <w:ins w:id="688" w:author="Samrat Guha Niyogi" w:date="2023-01-23T20:20:00Z">
              <w:r w:rsidRPr="007D073C">
                <w:rPr>
                  <w:sz w:val="18"/>
                  <w:szCs w:val="18"/>
                  <w:lang w:val="en-US"/>
                </w:rPr>
                <w:t>RFE software</w:t>
              </w:r>
            </w:ins>
          </w:p>
        </w:tc>
        <w:tc>
          <w:tcPr>
            <w:tcW w:w="185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Change w:id="689" w:author="Samrat Guha Niyogi" w:date="2023-01-23T20:20:00Z">
              <w:tcPr>
                <w:tcW w:w="185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tcPrChange>
          </w:tcPr>
          <w:p w14:paraId="6A798800" w14:textId="77777777" w:rsidR="00EC582B" w:rsidRDefault="00EC582B" w:rsidP="00D51140">
            <w:pPr>
              <w:ind w:left="0"/>
              <w:rPr>
                <w:ins w:id="690" w:author="Samrat Guha Niyogi" w:date="2023-01-23T20:20:00Z"/>
                <w:sz w:val="18"/>
                <w:szCs w:val="18"/>
                <w:lang w:val="en-US"/>
              </w:rPr>
            </w:pPr>
            <w:ins w:id="691" w:author="Samrat Guha Niyogi" w:date="2023-01-23T20:20:00Z">
              <w:r w:rsidRPr="007D073C">
                <w:rPr>
                  <w:sz w:val="18"/>
                  <w:szCs w:val="18"/>
                  <w:lang w:val="en-US"/>
                </w:rPr>
                <w:t xml:space="preserve">Calibration, </w:t>
              </w:r>
            </w:ins>
          </w:p>
          <w:p w14:paraId="53635731" w14:textId="77777777" w:rsidR="00EC582B" w:rsidRDefault="00EC582B" w:rsidP="00D51140">
            <w:pPr>
              <w:ind w:left="0"/>
              <w:rPr>
                <w:ins w:id="692" w:author="Samrat Guha Niyogi" w:date="2023-01-23T20:20:00Z"/>
                <w:sz w:val="18"/>
                <w:szCs w:val="18"/>
                <w:lang w:val="en-US"/>
              </w:rPr>
            </w:pPr>
            <w:ins w:id="693" w:author="Samrat Guha Niyogi" w:date="2023-01-23T20:20:00Z">
              <w:r w:rsidRPr="007D073C">
                <w:rPr>
                  <w:sz w:val="18"/>
                  <w:szCs w:val="18"/>
                  <w:lang w:val="en-US"/>
                </w:rPr>
                <w:t xml:space="preserve">Control, </w:t>
              </w:r>
            </w:ins>
          </w:p>
          <w:p w14:paraId="2514E1EC" w14:textId="77777777" w:rsidR="00EC582B" w:rsidRDefault="00EC582B" w:rsidP="00D51140">
            <w:pPr>
              <w:ind w:left="0"/>
              <w:rPr>
                <w:ins w:id="694" w:author="Samrat Guha Niyogi" w:date="2023-01-23T20:20:00Z"/>
                <w:sz w:val="18"/>
                <w:szCs w:val="18"/>
                <w:lang w:val="en-US"/>
              </w:rPr>
            </w:pPr>
            <w:proofErr w:type="spellStart"/>
            <w:ins w:id="695" w:author="Samrat Guha Niyogi" w:date="2023-01-23T20:20:00Z">
              <w:r w:rsidRPr="007D073C">
                <w:rPr>
                  <w:sz w:val="18"/>
                  <w:szCs w:val="18"/>
                  <w:lang w:val="en-US"/>
                </w:rPr>
                <w:t>mmWave</w:t>
              </w:r>
              <w:proofErr w:type="spellEnd"/>
              <w:r w:rsidRPr="007D073C">
                <w:rPr>
                  <w:sz w:val="18"/>
                  <w:szCs w:val="18"/>
                  <w:lang w:val="en-US"/>
                </w:rPr>
                <w:t xml:space="preserve"> HAL, </w:t>
              </w:r>
            </w:ins>
          </w:p>
          <w:p w14:paraId="2D2BDC86" w14:textId="77777777" w:rsidR="00EC582B" w:rsidRPr="007D073C" w:rsidRDefault="00EC582B" w:rsidP="00D51140">
            <w:pPr>
              <w:ind w:left="0"/>
              <w:rPr>
                <w:ins w:id="696" w:author="Samrat Guha Niyogi" w:date="2023-01-23T20:20:00Z"/>
                <w:sz w:val="18"/>
                <w:szCs w:val="18"/>
                <w:lang w:val="en-US"/>
              </w:rPr>
            </w:pPr>
            <w:ins w:id="697" w:author="Samrat Guha Niyogi" w:date="2023-01-23T20:20:00Z">
              <w:r w:rsidRPr="007D073C">
                <w:rPr>
                  <w:sz w:val="18"/>
                  <w:szCs w:val="18"/>
                  <w:lang w:val="en-US"/>
                </w:rPr>
                <w:t>RFE driver</w:t>
              </w:r>
            </w:ins>
          </w:p>
        </w:tc>
        <w:tc>
          <w:tcPr>
            <w:tcW w:w="78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Change w:id="698" w:author="Samrat Guha Niyogi" w:date="2023-01-23T20:20:00Z">
              <w:tcPr>
                <w:tcW w:w="78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tcPrChange>
          </w:tcPr>
          <w:p w14:paraId="06B7C697" w14:textId="77777777" w:rsidR="00EC582B" w:rsidRPr="007D073C" w:rsidRDefault="00EC582B" w:rsidP="00D51140">
            <w:pPr>
              <w:ind w:left="0"/>
              <w:rPr>
                <w:ins w:id="699" w:author="Samrat Guha Niyogi" w:date="2023-01-23T20:20:00Z"/>
                <w:sz w:val="18"/>
                <w:szCs w:val="18"/>
                <w:lang w:val="de-DE"/>
              </w:rPr>
            </w:pPr>
            <w:ins w:id="700" w:author="Samrat Guha Niyogi" w:date="2023-01-23T20:20:00Z">
              <w:r w:rsidRPr="007D073C">
                <w:rPr>
                  <w:b/>
                  <w:bCs/>
                  <w:sz w:val="18"/>
                  <w:szCs w:val="18"/>
                  <w:lang w:val="en-US"/>
                </w:rPr>
                <w:t>ASIL D</w:t>
              </w:r>
            </w:ins>
          </w:p>
          <w:p w14:paraId="534A5463" w14:textId="77777777" w:rsidR="00EC582B" w:rsidRPr="007D073C" w:rsidRDefault="00EC582B" w:rsidP="00D51140">
            <w:pPr>
              <w:ind w:left="0"/>
              <w:rPr>
                <w:ins w:id="701" w:author="Samrat Guha Niyogi" w:date="2023-01-23T20:20:00Z"/>
                <w:sz w:val="18"/>
                <w:szCs w:val="18"/>
                <w:lang w:val="de-DE"/>
              </w:rPr>
            </w:pPr>
            <w:ins w:id="702" w:author="Samrat Guha Niyogi" w:date="2023-01-23T20:20:00Z">
              <w:r w:rsidRPr="007D073C">
                <w:rPr>
                  <w:b/>
                  <w:bCs/>
                  <w:sz w:val="18"/>
                  <w:szCs w:val="18"/>
                  <w:lang w:val="en-US"/>
                </w:rPr>
                <w:t>(process)</w:t>
              </w:r>
            </w:ins>
          </w:p>
        </w:tc>
        <w:tc>
          <w:tcPr>
            <w:tcW w:w="676"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Change w:id="703" w:author="Samrat Guha Niyogi" w:date="2023-01-23T20:20:00Z">
              <w:tcPr>
                <w:tcW w:w="676"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tcPrChange>
          </w:tcPr>
          <w:p w14:paraId="65944962" w14:textId="77777777" w:rsidR="00EC582B" w:rsidRPr="007D073C" w:rsidRDefault="00EC582B" w:rsidP="00D51140">
            <w:pPr>
              <w:ind w:left="0"/>
              <w:rPr>
                <w:ins w:id="704" w:author="Samrat Guha Niyogi" w:date="2023-01-23T20:20:00Z"/>
                <w:sz w:val="18"/>
                <w:szCs w:val="18"/>
                <w:lang w:val="de-DE"/>
              </w:rPr>
            </w:pPr>
            <w:ins w:id="705" w:author="Samrat Guha Niyogi" w:date="2023-01-23T20:20:00Z">
              <w:r w:rsidRPr="007D073C">
                <w:rPr>
                  <w:sz w:val="18"/>
                  <w:szCs w:val="18"/>
                  <w:lang w:val="en-US"/>
                </w:rPr>
                <w:t>BL-RFP</w:t>
              </w:r>
            </w:ins>
          </w:p>
        </w:tc>
        <w:tc>
          <w:tcPr>
            <w:tcW w:w="791"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Change w:id="706" w:author="Samrat Guha Niyogi" w:date="2023-01-23T20:20:00Z">
              <w:tcPr>
                <w:tcW w:w="791"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tcPrChange>
          </w:tcPr>
          <w:p w14:paraId="04D01244" w14:textId="77777777" w:rsidR="00EC582B" w:rsidRPr="007D073C" w:rsidRDefault="00EC582B" w:rsidP="00D51140">
            <w:pPr>
              <w:ind w:left="0"/>
              <w:rPr>
                <w:ins w:id="707" w:author="Samrat Guha Niyogi" w:date="2023-01-23T20:20:00Z"/>
                <w:sz w:val="18"/>
                <w:szCs w:val="18"/>
                <w:lang w:val="de-DE"/>
              </w:rPr>
            </w:pPr>
            <w:ins w:id="708" w:author="Samrat Guha Niyogi" w:date="2023-01-23T20:20:00Z">
              <w:r w:rsidRPr="007D073C">
                <w:rPr>
                  <w:sz w:val="18"/>
                  <w:szCs w:val="18"/>
                  <w:lang w:val="en-US"/>
                </w:rPr>
                <w:t>production</w:t>
              </w:r>
            </w:ins>
          </w:p>
        </w:tc>
      </w:tr>
    </w:tbl>
    <w:p w14:paraId="05565AF6" w14:textId="4E565FB3" w:rsidR="00EC582B" w:rsidRDefault="00EC582B" w:rsidP="008F3FF3">
      <w:pPr>
        <w:rPr>
          <w:ins w:id="709" w:author="Samrat Guha Niyogi" w:date="2023-01-23T20:20:00Z"/>
        </w:rPr>
      </w:pPr>
    </w:p>
    <w:p w14:paraId="01839B4D" w14:textId="77777777" w:rsidR="00EC582B" w:rsidRDefault="00EC582B">
      <w:pPr>
        <w:pStyle w:val="BodyText"/>
        <w:ind w:left="720"/>
        <w:jc w:val="both"/>
        <w:rPr>
          <w:ins w:id="710" w:author="Samrat Guha Niyogi" w:date="2023-01-23T20:20:00Z"/>
          <w:iCs/>
          <w:sz w:val="20"/>
          <w:lang w:val="en-US"/>
        </w:rPr>
        <w:pPrChange w:id="711" w:author="Samrat Guha Niyogi" w:date="2023-01-23T20:20:00Z">
          <w:pPr>
            <w:pStyle w:val="BodyText"/>
            <w:ind w:left="0"/>
            <w:jc w:val="both"/>
          </w:pPr>
        </w:pPrChange>
      </w:pPr>
      <w:ins w:id="712" w:author="Samrat Guha Niyogi" w:date="2023-01-23T20:20:00Z">
        <w:r>
          <w:rPr>
            <w:lang w:val="en-US"/>
          </w:rPr>
          <w:t>RFE SW</w:t>
        </w:r>
        <w:r w:rsidRPr="00D94AE0">
          <w:rPr>
            <w:i/>
            <w:sz w:val="20"/>
            <w:lang w:val="en-US"/>
          </w:rPr>
          <w:t xml:space="preserve"> </w:t>
        </w:r>
        <w:r w:rsidRPr="00DF2B84">
          <w:rPr>
            <w:iCs/>
            <w:sz w:val="20"/>
            <w:lang w:val="en-US"/>
          </w:rPr>
          <w:t>package</w:t>
        </w:r>
        <w:r w:rsidRPr="005E4385">
          <w:rPr>
            <w:iCs/>
            <w:sz w:val="20"/>
            <w:lang w:val="en-US"/>
          </w:rPr>
          <w:t xml:space="preserve">; Quality package (for PRC and RFP); </w:t>
        </w:r>
        <w:r w:rsidRPr="00691C83">
          <w:rPr>
            <w:iCs/>
            <w:sz w:val="20"/>
            <w:lang w:val="en-US"/>
          </w:rPr>
          <w:t>Safety package (for PRC and RFP)</w:t>
        </w:r>
        <w:r w:rsidRPr="005E4385">
          <w:rPr>
            <w:iCs/>
            <w:sz w:val="20"/>
            <w:lang w:val="en-US"/>
          </w:rPr>
          <w:t>; documentation; all uploaded in Flexera</w:t>
        </w:r>
        <w:r w:rsidRPr="00D94AE0">
          <w:rPr>
            <w:i/>
            <w:sz w:val="20"/>
            <w:lang w:val="en-US"/>
          </w:rPr>
          <w:t>.</w:t>
        </w:r>
        <w:r>
          <w:rPr>
            <w:iCs/>
            <w:sz w:val="20"/>
            <w:lang w:val="en-US"/>
          </w:rPr>
          <w:t xml:space="preserve"> For details please see </w:t>
        </w:r>
        <w:r>
          <w:fldChar w:fldCharType="begin"/>
        </w:r>
        <w:r>
          <w:instrText xml:space="preserve"> HYPERLINK "https://bitbucket.sw.nxp.com/projects/STRX/repos/strx/browse/rfe/docs/Change_and_Configuration_Management/RFE_Configuration_Management_Plan.docx" </w:instrText>
        </w:r>
        <w:r>
          <w:fldChar w:fldCharType="separate"/>
        </w:r>
        <w:r w:rsidRPr="00185E33">
          <w:rPr>
            <w:rStyle w:val="Hyperlink"/>
            <w:iCs/>
            <w:sz w:val="20"/>
            <w:lang w:val="en-US"/>
          </w:rPr>
          <w:t>RFE SW SCMP</w:t>
        </w:r>
        <w:r>
          <w:rPr>
            <w:rStyle w:val="Hyperlink"/>
            <w:iCs/>
            <w:sz w:val="20"/>
            <w:lang w:val="en-US"/>
          </w:rPr>
          <w:fldChar w:fldCharType="end"/>
        </w:r>
        <w:r>
          <w:rPr>
            <w:iCs/>
            <w:sz w:val="20"/>
            <w:lang w:val="en-US"/>
          </w:rPr>
          <w:t xml:space="preserve"> document.</w:t>
        </w:r>
      </w:ins>
    </w:p>
    <w:p w14:paraId="30E98961" w14:textId="77777777" w:rsidR="00EC582B" w:rsidRPr="00185E33" w:rsidRDefault="00EC582B">
      <w:pPr>
        <w:pStyle w:val="BodyText"/>
        <w:ind w:left="720"/>
        <w:jc w:val="both"/>
        <w:rPr>
          <w:ins w:id="713" w:author="Samrat Guha Niyogi" w:date="2023-01-23T20:20:00Z"/>
          <w:iCs/>
          <w:lang w:val="en-US"/>
        </w:rPr>
        <w:pPrChange w:id="714" w:author="Samrat Guha Niyogi" w:date="2023-01-23T20:20:00Z">
          <w:pPr>
            <w:pStyle w:val="BodyText"/>
            <w:ind w:left="0"/>
            <w:jc w:val="both"/>
          </w:pPr>
        </w:pPrChange>
      </w:pPr>
    </w:p>
    <w:p w14:paraId="0A480EC2" w14:textId="77777777" w:rsidR="00EC582B" w:rsidRDefault="00EC582B">
      <w:pPr>
        <w:pStyle w:val="BodyText"/>
        <w:ind w:left="720"/>
        <w:jc w:val="both"/>
        <w:rPr>
          <w:ins w:id="715" w:author="Samrat Guha Niyogi" w:date="2023-01-23T20:20:00Z"/>
          <w:lang w:val="en-US"/>
        </w:rPr>
        <w:pPrChange w:id="716" w:author="Samrat Guha Niyogi" w:date="2023-01-23T20:20:00Z">
          <w:pPr>
            <w:pStyle w:val="BodyText"/>
            <w:ind w:left="0"/>
            <w:jc w:val="both"/>
          </w:pPr>
        </w:pPrChange>
      </w:pPr>
      <w:ins w:id="717" w:author="Samrat Guha Niyogi" w:date="2023-01-23T20:20:00Z">
        <w:r w:rsidRPr="005D4184">
          <w:rPr>
            <w:lang w:val="en-US"/>
          </w:rPr>
          <w:t>Licenses in use per SW component:</w:t>
        </w:r>
        <w:r>
          <w:rPr>
            <w:lang w:val="en-US"/>
          </w:rPr>
          <w:t xml:space="preserve"> </w:t>
        </w:r>
        <w:r w:rsidRPr="00646100">
          <w:rPr>
            <w:lang w:val="en-US"/>
          </w:rPr>
          <w:t>Basic Proprietary Commercial License</w:t>
        </w:r>
      </w:ins>
    </w:p>
    <w:p w14:paraId="62A22573" w14:textId="77777777" w:rsidR="00EC582B" w:rsidRPr="00EC582B" w:rsidRDefault="00EC582B" w:rsidP="008F3FF3">
      <w:pPr>
        <w:rPr>
          <w:lang w:val="en-US"/>
          <w:rPrChange w:id="718" w:author="Samrat Guha Niyogi" w:date="2023-01-23T20:20:00Z">
            <w:rPr/>
          </w:rPrChange>
        </w:rPr>
      </w:pPr>
    </w:p>
    <w:p w14:paraId="314D6198" w14:textId="4CE46876" w:rsidR="00847AD4" w:rsidRDefault="00847AD4" w:rsidP="0060000B">
      <w:pPr>
        <w:pStyle w:val="Heading2"/>
        <w:widowControl/>
        <w:tabs>
          <w:tab w:val="num" w:pos="-20"/>
        </w:tabs>
        <w:suppressAutoHyphens w:val="0"/>
        <w:spacing w:before="220" w:after="0" w:line="280" w:lineRule="exact"/>
        <w:ind w:left="-20" w:firstLine="871"/>
      </w:pPr>
      <w:bookmarkStart w:id="719" w:name="_Toc86315418"/>
      <w:r>
        <w:lastRenderedPageBreak/>
        <w:t>Functional Safety Deliverables from the Supplier</w:t>
      </w:r>
      <w:bookmarkEnd w:id="719"/>
    </w:p>
    <w:p w14:paraId="5BA1CBB7" w14:textId="77777777" w:rsidR="008F3FF3" w:rsidRPr="008F3FF3" w:rsidRDefault="008F3FF3" w:rsidP="008F3FF3"/>
    <w:p w14:paraId="53C16837" w14:textId="647BC472" w:rsidR="00553584" w:rsidRDefault="008F3FF3" w:rsidP="00DE1897">
      <w:r>
        <w:t xml:space="preserve">As applicable, the </w:t>
      </w:r>
      <w:r w:rsidR="00A21390">
        <w:t xml:space="preserve">NXP </w:t>
      </w:r>
      <w:r>
        <w:t xml:space="preserve">will select applicable work-products </w:t>
      </w:r>
      <w:r w:rsidR="001933B1">
        <w:t xml:space="preserve">and request supplier to provide </w:t>
      </w:r>
      <w:r>
        <w:t xml:space="preserve">dates when deliverables are ready to be exchanged. </w:t>
      </w:r>
    </w:p>
    <w:p w14:paraId="2B7A6E7C" w14:textId="7B2C475D" w:rsidR="00847AD4" w:rsidRPr="00F11469" w:rsidRDefault="00553584" w:rsidP="00F11469">
      <w:pPr>
        <w:ind w:left="0"/>
      </w:pPr>
      <w:r>
        <w:t>In addition / or if DIA not available,  reference in this section the DIA separate document.</w:t>
      </w:r>
    </w:p>
    <w:p w14:paraId="36A6E75D" w14:textId="77777777" w:rsidR="00A968A8" w:rsidRDefault="00A968A8" w:rsidP="00A968A8"/>
    <w:p w14:paraId="49C20B2C" w14:textId="15C1FEA5" w:rsidR="00A968A8" w:rsidRPr="008F3FF3" w:rsidRDefault="00A968A8" w:rsidP="00A968A8">
      <w:r>
        <w:t xml:space="preserve">A check against formal FDO/AMD documentation shall be done to define per phase the deliverables related to Functional Safety to be expected from the Supplier. This shall be done ensuring compliancy with Automotive Supplier Management Procedure. See </w:t>
      </w:r>
      <w:hyperlink r:id="rId23" w:history="1">
        <w:r>
          <w:rPr>
            <w:rStyle w:val="Hyperlink"/>
          </w:rPr>
          <w:t>BL RF Processing R&amp;D - Product Creation Process (sharepoint.com)</w:t>
        </w:r>
      </w:hyperlink>
      <w:r>
        <w:t xml:space="preserve">. </w:t>
      </w:r>
    </w:p>
    <w:p w14:paraId="4A381993" w14:textId="77777777" w:rsidR="00847AD4" w:rsidRPr="00DE1897" w:rsidRDefault="00847AD4" w:rsidP="00847AD4">
      <w:pPr>
        <w:pStyle w:val="Body"/>
        <w:rPr>
          <w:lang w:val="en-GB"/>
        </w:rPr>
      </w:pPr>
    </w:p>
    <w:p w14:paraId="653A0227" w14:textId="6877F57A" w:rsidR="00847AD4" w:rsidRDefault="00847AD4" w:rsidP="0060000B">
      <w:pPr>
        <w:pStyle w:val="Heading2"/>
        <w:widowControl/>
        <w:tabs>
          <w:tab w:val="num" w:pos="-20"/>
        </w:tabs>
        <w:suppressAutoHyphens w:val="0"/>
        <w:spacing w:before="220" w:after="0" w:line="280" w:lineRule="exact"/>
        <w:ind w:left="-20" w:firstLine="871"/>
      </w:pPr>
      <w:bookmarkStart w:id="720" w:name="_Toc132082616"/>
      <w:bookmarkStart w:id="721" w:name="_Toc147039019"/>
      <w:bookmarkStart w:id="722" w:name="_Toc190579975"/>
      <w:bookmarkStart w:id="723" w:name="_Toc86315419"/>
      <w:r>
        <w:t>Deliverables (to the supplier)</w:t>
      </w:r>
      <w:bookmarkEnd w:id="720"/>
      <w:bookmarkEnd w:id="721"/>
      <w:bookmarkEnd w:id="722"/>
      <w:bookmarkEnd w:id="723"/>
    </w:p>
    <w:p w14:paraId="7577F721" w14:textId="77777777" w:rsidR="008F3FF3" w:rsidRPr="008F3FF3" w:rsidRDefault="008F3FF3" w:rsidP="008F3FF3"/>
    <w:p w14:paraId="57BB3784" w14:textId="69CA7992" w:rsidR="008F3FF3" w:rsidRDefault="00A21390" w:rsidP="001933B1">
      <w:pPr>
        <w:ind w:left="0" w:firstLine="720"/>
        <w:rPr>
          <w:ins w:id="724" w:author="Samrat Guha Niyogi" w:date="2023-01-23T20:19:00Z"/>
        </w:rPr>
      </w:pPr>
      <w:r>
        <w:t>NXP</w:t>
      </w:r>
      <w:r w:rsidR="008F3FF3">
        <w:t xml:space="preserve"> </w:t>
      </w:r>
      <w:r>
        <w:t xml:space="preserve">shall </w:t>
      </w:r>
      <w:r w:rsidR="008F3FF3">
        <w:t>provide the following deliverables to the supplier.</w:t>
      </w:r>
    </w:p>
    <w:p w14:paraId="71A1D1CD" w14:textId="77777777" w:rsidR="00EC582B" w:rsidRPr="003F7336" w:rsidRDefault="00EC582B">
      <w:pPr>
        <w:pStyle w:val="BodyText"/>
        <w:ind w:left="720"/>
        <w:jc w:val="both"/>
        <w:rPr>
          <w:ins w:id="725" w:author="Samrat Guha Niyogi" w:date="2023-01-23T20:19:00Z"/>
          <w:highlight w:val="yellow"/>
          <w:lang w:val="en-US"/>
        </w:rPr>
        <w:pPrChange w:id="726" w:author="Samrat Guha Niyogi" w:date="2023-01-23T20:19:00Z">
          <w:pPr>
            <w:pStyle w:val="BodyText"/>
            <w:ind w:left="0"/>
            <w:jc w:val="both"/>
          </w:pPr>
        </w:pPrChange>
      </w:pPr>
      <w:ins w:id="727" w:author="Samrat Guha Niyogi" w:date="2023-01-23T20:19:00Z">
        <w:r w:rsidRPr="001902E9">
          <w:rPr>
            <w:lang w:val="en-US"/>
          </w:rPr>
          <w:t>Supported platforms:</w:t>
        </w:r>
        <w:r>
          <w:rPr>
            <w:lang w:val="en-US"/>
          </w:rPr>
          <w:t xml:space="preserve"> </w:t>
        </w:r>
        <w:r w:rsidRPr="00DF2B84">
          <w:rPr>
            <w:lang w:val="en-US"/>
          </w:rPr>
          <w:t>STRX</w:t>
        </w:r>
        <w:r>
          <w:rPr>
            <w:lang w:val="en-US"/>
          </w:rPr>
          <w:t xml:space="preserve">, Shark, Remote. This document primarily scopes in the STRX </w:t>
        </w:r>
        <w:proofErr w:type="spellStart"/>
        <w:r>
          <w:rPr>
            <w:lang w:val="en-US"/>
          </w:rPr>
          <w:t>Onechip</w:t>
        </w:r>
        <w:proofErr w:type="spellEnd"/>
        <w:r>
          <w:rPr>
            <w:lang w:val="en-US"/>
          </w:rPr>
          <w:t xml:space="preserve"> variant.</w:t>
        </w:r>
      </w:ins>
    </w:p>
    <w:p w14:paraId="67FAAC91" w14:textId="77777777" w:rsidR="00EC582B" w:rsidRDefault="00EC582B">
      <w:pPr>
        <w:pStyle w:val="BodyText"/>
        <w:ind w:left="720"/>
        <w:jc w:val="both"/>
        <w:rPr>
          <w:ins w:id="728" w:author="Samrat Guha Niyogi" w:date="2023-01-23T20:19:00Z"/>
          <w:lang w:val="en-US"/>
        </w:rPr>
        <w:pPrChange w:id="729" w:author="Samrat Guha Niyogi" w:date="2023-01-23T20:19:00Z">
          <w:pPr>
            <w:pStyle w:val="BodyText"/>
            <w:ind w:left="0"/>
            <w:jc w:val="both"/>
          </w:pPr>
        </w:pPrChange>
      </w:pPr>
    </w:p>
    <w:p w14:paraId="16BB23B3" w14:textId="77777777" w:rsidR="00EC582B" w:rsidRPr="000D2359" w:rsidRDefault="00EC582B">
      <w:pPr>
        <w:pStyle w:val="BodyText"/>
        <w:ind w:left="720"/>
        <w:jc w:val="both"/>
        <w:rPr>
          <w:ins w:id="730" w:author="Samrat Guha Niyogi" w:date="2023-01-23T20:19:00Z"/>
          <w:lang w:val="en-US"/>
        </w:rPr>
        <w:pPrChange w:id="731" w:author="Samrat Guha Niyogi" w:date="2023-01-23T20:19:00Z">
          <w:pPr>
            <w:pStyle w:val="BodyText"/>
            <w:ind w:left="0"/>
            <w:jc w:val="both"/>
          </w:pPr>
        </w:pPrChange>
      </w:pPr>
      <w:ins w:id="732" w:author="Samrat Guha Niyogi" w:date="2023-01-23T20:19:00Z">
        <w:r w:rsidRPr="001902E9">
          <w:rPr>
            <w:lang w:val="en-US"/>
          </w:rPr>
          <w:t>Export Control</w:t>
        </w:r>
        <w:r>
          <w:rPr>
            <w:lang w:val="en-US"/>
          </w:rPr>
          <w:t xml:space="preserve"> </w:t>
        </w:r>
        <w:r>
          <w:t xml:space="preserve">classification for the Software shared with customers is available at: </w:t>
        </w:r>
        <w:r>
          <w:fldChar w:fldCharType="begin"/>
        </w:r>
        <w:r>
          <w:instrText xml:space="preserve"> HYPERLINK "https://www.collabnet.nxp.com/sf/go/doc364183" </w:instrText>
        </w:r>
        <w:r>
          <w:fldChar w:fldCharType="separate"/>
        </w:r>
        <w:r w:rsidRPr="005F01F2">
          <w:rPr>
            <w:rStyle w:val="Hyperlink"/>
          </w:rPr>
          <w:t>https://www.collabnet.nxp.com/sf/go/doc364183</w:t>
        </w:r>
        <w:r>
          <w:rPr>
            <w:rStyle w:val="Hyperlink"/>
          </w:rPr>
          <w:fldChar w:fldCharType="end"/>
        </w:r>
      </w:ins>
    </w:p>
    <w:p w14:paraId="24554885" w14:textId="77777777" w:rsidR="00EC582B" w:rsidRDefault="00EC582B">
      <w:pPr>
        <w:ind w:left="1287"/>
        <w:jc w:val="both"/>
        <w:rPr>
          <w:ins w:id="733" w:author="Samrat Guha Niyogi" w:date="2023-01-23T20:19:00Z"/>
        </w:rPr>
        <w:pPrChange w:id="734" w:author="Samrat Guha Niyogi" w:date="2023-01-23T20:19:00Z">
          <w:pPr>
            <w:jc w:val="both"/>
          </w:pPr>
        </w:pPrChange>
      </w:pPr>
    </w:p>
    <w:p w14:paraId="76CBDC85" w14:textId="77777777" w:rsidR="00EC582B" w:rsidRDefault="00EC582B">
      <w:pPr>
        <w:pStyle w:val="BodyText"/>
        <w:ind w:left="720"/>
        <w:jc w:val="both"/>
        <w:rPr>
          <w:ins w:id="735" w:author="Samrat Guha Niyogi" w:date="2023-01-23T20:19:00Z"/>
          <w:lang w:val="en-US"/>
        </w:rPr>
        <w:pPrChange w:id="736" w:author="Samrat Guha Niyogi" w:date="2023-01-23T20:19:00Z">
          <w:pPr>
            <w:pStyle w:val="BodyText"/>
            <w:ind w:left="0"/>
            <w:jc w:val="both"/>
          </w:pPr>
        </w:pPrChange>
      </w:pPr>
      <w:ins w:id="737" w:author="Samrat Guha Niyogi" w:date="2023-01-23T20:19:00Z">
        <w:r w:rsidRPr="001902E9">
          <w:rPr>
            <w:lang w:val="en-US"/>
          </w:rPr>
          <w:t>Deliverables</w:t>
        </w:r>
        <w:r>
          <w:rPr>
            <w:lang w:val="en-US"/>
          </w:rPr>
          <w:t xml:space="preserve"> are defined within table below:</w:t>
        </w:r>
      </w:ins>
    </w:p>
    <w:tbl>
      <w:tblPr>
        <w:tblW w:w="4505" w:type="pct"/>
        <w:jc w:val="center"/>
        <w:tblLayout w:type="fixed"/>
        <w:tblCellMar>
          <w:left w:w="0" w:type="dxa"/>
          <w:right w:w="0" w:type="dxa"/>
        </w:tblCellMar>
        <w:tblLook w:val="0420" w:firstRow="1" w:lastRow="0" w:firstColumn="0" w:lastColumn="0" w:noHBand="0" w:noVBand="1"/>
      </w:tblPr>
      <w:tblGrid>
        <w:gridCol w:w="1615"/>
        <w:gridCol w:w="3311"/>
        <w:gridCol w:w="1396"/>
        <w:gridCol w:w="1210"/>
        <w:gridCol w:w="1416"/>
      </w:tblGrid>
      <w:tr w:rsidR="001D74CD" w:rsidRPr="007D073C" w14:paraId="06956745" w14:textId="77777777" w:rsidTr="00D51140">
        <w:trPr>
          <w:trHeight w:val="20"/>
          <w:jc w:val="center"/>
          <w:ins w:id="738" w:author="Samrat Guha Niyogi" w:date="2023-01-24T11:42:00Z"/>
        </w:trPr>
        <w:tc>
          <w:tcPr>
            <w:tcW w:w="902"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7D7B31DE" w14:textId="77777777" w:rsidR="001D74CD" w:rsidRPr="007D073C" w:rsidRDefault="001D74CD" w:rsidP="00D51140">
            <w:pPr>
              <w:ind w:left="0"/>
              <w:jc w:val="center"/>
              <w:rPr>
                <w:ins w:id="739" w:author="Samrat Guha Niyogi" w:date="2023-01-24T11:42:00Z"/>
                <w:sz w:val="18"/>
                <w:szCs w:val="18"/>
                <w:lang w:val="de-DE"/>
              </w:rPr>
            </w:pPr>
            <w:ins w:id="740" w:author="Samrat Guha Niyogi" w:date="2023-01-24T11:42:00Z">
              <w:r>
                <w:rPr>
                  <w:b/>
                  <w:bCs/>
                  <w:sz w:val="18"/>
                  <w:szCs w:val="18"/>
                  <w:lang w:val="en-US"/>
                </w:rPr>
                <w:t>D</w:t>
              </w:r>
              <w:r w:rsidRPr="007D073C">
                <w:rPr>
                  <w:b/>
                  <w:bCs/>
                  <w:sz w:val="18"/>
                  <w:szCs w:val="18"/>
                  <w:lang w:val="en-US"/>
                </w:rPr>
                <w:t>eliverable</w:t>
              </w:r>
            </w:ins>
          </w:p>
        </w:tc>
        <w:tc>
          <w:tcPr>
            <w:tcW w:w="185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7A351405" w14:textId="77777777" w:rsidR="001D74CD" w:rsidRPr="007D073C" w:rsidRDefault="001D74CD" w:rsidP="00D51140">
            <w:pPr>
              <w:ind w:left="0"/>
              <w:jc w:val="center"/>
              <w:rPr>
                <w:ins w:id="741" w:author="Samrat Guha Niyogi" w:date="2023-01-24T11:42:00Z"/>
                <w:sz w:val="18"/>
                <w:szCs w:val="18"/>
                <w:lang w:val="de-DE"/>
              </w:rPr>
            </w:pPr>
            <w:ins w:id="742" w:author="Samrat Guha Niyogi" w:date="2023-01-24T11:42:00Z">
              <w:r>
                <w:rPr>
                  <w:b/>
                  <w:bCs/>
                  <w:sz w:val="18"/>
                  <w:szCs w:val="18"/>
                  <w:lang w:val="en-US"/>
                </w:rPr>
                <w:t>D</w:t>
              </w:r>
              <w:r w:rsidRPr="007D073C">
                <w:rPr>
                  <w:b/>
                  <w:bCs/>
                  <w:sz w:val="18"/>
                  <w:szCs w:val="18"/>
                  <w:lang w:val="en-US"/>
                </w:rPr>
                <w:t>escription</w:t>
              </w:r>
            </w:ins>
          </w:p>
        </w:tc>
        <w:tc>
          <w:tcPr>
            <w:tcW w:w="780"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614E061D" w14:textId="77777777" w:rsidR="001D74CD" w:rsidRPr="007D073C" w:rsidRDefault="001D74CD" w:rsidP="00D51140">
            <w:pPr>
              <w:ind w:left="0"/>
              <w:jc w:val="center"/>
              <w:rPr>
                <w:ins w:id="743" w:author="Samrat Guha Niyogi" w:date="2023-01-24T11:42:00Z"/>
                <w:sz w:val="18"/>
                <w:szCs w:val="18"/>
                <w:lang w:val="de-DE"/>
              </w:rPr>
            </w:pPr>
            <w:ins w:id="744" w:author="Samrat Guha Niyogi" w:date="2023-01-24T11:42:00Z">
              <w:r>
                <w:rPr>
                  <w:b/>
                  <w:bCs/>
                  <w:sz w:val="18"/>
                  <w:szCs w:val="18"/>
                  <w:lang w:val="en-US"/>
                </w:rPr>
                <w:t>Integrity Level</w:t>
              </w:r>
            </w:ins>
          </w:p>
        </w:tc>
        <w:tc>
          <w:tcPr>
            <w:tcW w:w="676"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094D81F2" w14:textId="77777777" w:rsidR="001D74CD" w:rsidRPr="007D073C" w:rsidRDefault="001D74CD" w:rsidP="00D51140">
            <w:pPr>
              <w:ind w:left="0"/>
              <w:jc w:val="center"/>
              <w:rPr>
                <w:ins w:id="745" w:author="Samrat Guha Niyogi" w:date="2023-01-24T11:42:00Z"/>
                <w:sz w:val="18"/>
                <w:szCs w:val="18"/>
                <w:lang w:val="de-DE"/>
              </w:rPr>
            </w:pPr>
            <w:ins w:id="746" w:author="Samrat Guha Niyogi" w:date="2023-01-24T11:42:00Z">
              <w:r>
                <w:rPr>
                  <w:b/>
                  <w:bCs/>
                  <w:sz w:val="18"/>
                  <w:szCs w:val="18"/>
                  <w:lang w:val="en-US"/>
                </w:rPr>
                <w:t>O</w:t>
              </w:r>
              <w:r w:rsidRPr="007D073C">
                <w:rPr>
                  <w:b/>
                  <w:bCs/>
                  <w:sz w:val="18"/>
                  <w:szCs w:val="18"/>
                  <w:lang w:val="en-US"/>
                </w:rPr>
                <w:t>wner</w:t>
              </w:r>
            </w:ins>
          </w:p>
        </w:tc>
        <w:tc>
          <w:tcPr>
            <w:tcW w:w="791" w:type="pct"/>
            <w:tcBorders>
              <w:top w:val="single" w:sz="8" w:space="0" w:color="FFFFFF"/>
              <w:left w:val="single" w:sz="8" w:space="0" w:color="FFFFFF"/>
              <w:bottom w:val="single" w:sz="24" w:space="0" w:color="FFFFFF"/>
              <w:right w:val="single" w:sz="8" w:space="0" w:color="FFFFFF"/>
            </w:tcBorders>
            <w:shd w:val="clear" w:color="auto" w:fill="7BB1DB"/>
            <w:tcMar>
              <w:top w:w="72" w:type="dxa"/>
              <w:left w:w="144" w:type="dxa"/>
              <w:bottom w:w="72" w:type="dxa"/>
              <w:right w:w="144" w:type="dxa"/>
            </w:tcMar>
            <w:hideMark/>
          </w:tcPr>
          <w:p w14:paraId="7D7EDA9B" w14:textId="77777777" w:rsidR="001D74CD" w:rsidRPr="007D073C" w:rsidRDefault="001D74CD" w:rsidP="00D51140">
            <w:pPr>
              <w:ind w:left="0"/>
              <w:jc w:val="center"/>
              <w:rPr>
                <w:ins w:id="747" w:author="Samrat Guha Niyogi" w:date="2023-01-24T11:42:00Z"/>
                <w:sz w:val="18"/>
                <w:szCs w:val="18"/>
                <w:lang w:val="de-DE"/>
              </w:rPr>
            </w:pPr>
            <w:ins w:id="748" w:author="Samrat Guha Niyogi" w:date="2023-01-24T11:42:00Z">
              <w:r>
                <w:rPr>
                  <w:b/>
                  <w:bCs/>
                  <w:sz w:val="18"/>
                  <w:szCs w:val="18"/>
                  <w:lang w:val="en-US"/>
                </w:rPr>
                <w:t>C</w:t>
              </w:r>
              <w:r w:rsidRPr="007D073C">
                <w:rPr>
                  <w:b/>
                  <w:bCs/>
                  <w:sz w:val="18"/>
                  <w:szCs w:val="18"/>
                  <w:lang w:val="en-US"/>
                </w:rPr>
                <w:t>ode</w:t>
              </w:r>
            </w:ins>
          </w:p>
        </w:tc>
      </w:tr>
      <w:tr w:rsidR="001D74CD" w:rsidRPr="007D073C" w14:paraId="31FCD8A3" w14:textId="77777777" w:rsidTr="00D51140">
        <w:trPr>
          <w:trHeight w:val="20"/>
          <w:jc w:val="center"/>
          <w:ins w:id="749" w:author="Samrat Guha Niyogi" w:date="2023-01-24T11:42:00Z"/>
        </w:trPr>
        <w:tc>
          <w:tcPr>
            <w:tcW w:w="902"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2CA77864" w14:textId="77777777" w:rsidR="001D74CD" w:rsidRPr="007D073C" w:rsidRDefault="001D74CD" w:rsidP="00D51140">
            <w:pPr>
              <w:ind w:left="0"/>
              <w:rPr>
                <w:ins w:id="750" w:author="Samrat Guha Niyogi" w:date="2023-01-24T11:42:00Z"/>
                <w:sz w:val="18"/>
                <w:szCs w:val="18"/>
                <w:lang w:val="de-DE"/>
              </w:rPr>
            </w:pPr>
            <w:ins w:id="751" w:author="Samrat Guha Niyogi" w:date="2023-01-24T11:42:00Z">
              <w:r w:rsidRPr="007D073C">
                <w:rPr>
                  <w:sz w:val="18"/>
                  <w:szCs w:val="18"/>
                  <w:lang w:val="en-US"/>
                </w:rPr>
                <w:t xml:space="preserve">RFE </w:t>
              </w:r>
              <w:r>
                <w:rPr>
                  <w:sz w:val="18"/>
                  <w:szCs w:val="18"/>
                  <w:lang w:val="en-US"/>
                </w:rPr>
                <w:t>FW binary</w:t>
              </w:r>
            </w:ins>
          </w:p>
        </w:tc>
        <w:tc>
          <w:tcPr>
            <w:tcW w:w="185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2FC26241" w14:textId="77777777" w:rsidR="001D74CD" w:rsidRPr="007D073C" w:rsidRDefault="001D74CD" w:rsidP="00D51140">
            <w:pPr>
              <w:ind w:left="0"/>
              <w:rPr>
                <w:ins w:id="752" w:author="Samrat Guha Niyogi" w:date="2023-01-24T11:42:00Z"/>
                <w:sz w:val="18"/>
                <w:szCs w:val="18"/>
                <w:lang w:val="en-US"/>
              </w:rPr>
            </w:pPr>
            <w:ins w:id="753" w:author="Samrat Guha Niyogi" w:date="2023-01-24T11:42:00Z">
              <w:r>
                <w:rPr>
                  <w:sz w:val="18"/>
                  <w:szCs w:val="18"/>
                  <w:lang w:val="en-US"/>
                </w:rPr>
                <w:t>Binary containing full RFE-SW functionality</w:t>
              </w:r>
            </w:ins>
          </w:p>
        </w:tc>
        <w:tc>
          <w:tcPr>
            <w:tcW w:w="78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4F402DDB" w14:textId="77777777" w:rsidR="001D74CD" w:rsidRPr="007D073C" w:rsidRDefault="001D74CD" w:rsidP="00D51140">
            <w:pPr>
              <w:ind w:left="0"/>
              <w:rPr>
                <w:ins w:id="754" w:author="Samrat Guha Niyogi" w:date="2023-01-24T11:42:00Z"/>
                <w:sz w:val="18"/>
                <w:szCs w:val="18"/>
                <w:lang w:val="de-DE"/>
              </w:rPr>
            </w:pPr>
            <w:ins w:id="755" w:author="Samrat Guha Niyogi" w:date="2023-01-24T11:42:00Z">
              <w:r w:rsidRPr="007D073C">
                <w:rPr>
                  <w:b/>
                  <w:bCs/>
                  <w:sz w:val="18"/>
                  <w:szCs w:val="18"/>
                  <w:lang w:val="en-US"/>
                </w:rPr>
                <w:t>ASIL D</w:t>
              </w:r>
            </w:ins>
          </w:p>
          <w:p w14:paraId="6C2C0705" w14:textId="77777777" w:rsidR="001D74CD" w:rsidRPr="007D073C" w:rsidRDefault="001D74CD" w:rsidP="00D51140">
            <w:pPr>
              <w:ind w:left="0"/>
              <w:rPr>
                <w:ins w:id="756" w:author="Samrat Guha Niyogi" w:date="2023-01-24T11:42:00Z"/>
                <w:sz w:val="18"/>
                <w:szCs w:val="18"/>
                <w:lang w:val="de-DE"/>
              </w:rPr>
            </w:pPr>
            <w:ins w:id="757" w:author="Samrat Guha Niyogi" w:date="2023-01-24T11:42:00Z">
              <w:r w:rsidRPr="007D073C">
                <w:rPr>
                  <w:b/>
                  <w:bCs/>
                  <w:sz w:val="18"/>
                  <w:szCs w:val="18"/>
                  <w:lang w:val="en-US"/>
                </w:rPr>
                <w:t>(process)</w:t>
              </w:r>
            </w:ins>
          </w:p>
        </w:tc>
        <w:tc>
          <w:tcPr>
            <w:tcW w:w="676"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70162A33" w14:textId="77777777" w:rsidR="001D74CD" w:rsidRPr="007D073C" w:rsidRDefault="001D74CD" w:rsidP="00D51140">
            <w:pPr>
              <w:ind w:left="0"/>
              <w:rPr>
                <w:ins w:id="758" w:author="Samrat Guha Niyogi" w:date="2023-01-24T11:42:00Z"/>
                <w:sz w:val="18"/>
                <w:szCs w:val="18"/>
                <w:lang w:val="de-DE"/>
              </w:rPr>
            </w:pPr>
            <w:ins w:id="759" w:author="Samrat Guha Niyogi" w:date="2023-01-24T11:42:00Z">
              <w:r w:rsidRPr="007D073C">
                <w:rPr>
                  <w:sz w:val="18"/>
                  <w:szCs w:val="18"/>
                  <w:lang w:val="en-US"/>
                </w:rPr>
                <w:t>BL-RFP</w:t>
              </w:r>
            </w:ins>
          </w:p>
        </w:tc>
        <w:tc>
          <w:tcPr>
            <w:tcW w:w="791"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hideMark/>
          </w:tcPr>
          <w:p w14:paraId="1D5DC936" w14:textId="77777777" w:rsidR="001D74CD" w:rsidRPr="007D073C" w:rsidRDefault="001D74CD" w:rsidP="00D51140">
            <w:pPr>
              <w:ind w:left="0"/>
              <w:rPr>
                <w:ins w:id="760" w:author="Samrat Guha Niyogi" w:date="2023-01-24T11:42:00Z"/>
                <w:sz w:val="18"/>
                <w:szCs w:val="18"/>
                <w:lang w:val="de-DE"/>
              </w:rPr>
            </w:pPr>
            <w:ins w:id="761" w:author="Samrat Guha Niyogi" w:date="2023-01-24T11:42:00Z">
              <w:r w:rsidRPr="007D073C">
                <w:rPr>
                  <w:sz w:val="18"/>
                  <w:szCs w:val="18"/>
                  <w:lang w:val="en-US"/>
                </w:rPr>
                <w:t>production</w:t>
              </w:r>
            </w:ins>
          </w:p>
        </w:tc>
      </w:tr>
      <w:tr w:rsidR="001D74CD" w:rsidRPr="007D073C" w14:paraId="37261280" w14:textId="77777777" w:rsidTr="00D51140">
        <w:trPr>
          <w:trHeight w:val="20"/>
          <w:jc w:val="center"/>
          <w:ins w:id="762" w:author="Samrat Guha Niyogi" w:date="2023-01-24T11:42:00Z"/>
        </w:trPr>
        <w:tc>
          <w:tcPr>
            <w:tcW w:w="902"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4C0FABA6" w14:textId="77777777" w:rsidR="001D74CD" w:rsidRPr="007D073C" w:rsidRDefault="001D74CD" w:rsidP="00D51140">
            <w:pPr>
              <w:ind w:left="0"/>
              <w:rPr>
                <w:ins w:id="763" w:author="Samrat Guha Niyogi" w:date="2023-01-24T11:42:00Z"/>
                <w:sz w:val="18"/>
                <w:szCs w:val="18"/>
                <w:lang w:val="en-US"/>
              </w:rPr>
            </w:pPr>
            <w:ins w:id="764" w:author="Samrat Guha Niyogi" w:date="2023-01-24T11:42:00Z">
              <w:r>
                <w:rPr>
                  <w:sz w:val="18"/>
                  <w:szCs w:val="18"/>
                  <w:lang w:val="en-US"/>
                </w:rPr>
                <w:t>RFE Driver/API</w:t>
              </w:r>
            </w:ins>
          </w:p>
        </w:tc>
        <w:tc>
          <w:tcPr>
            <w:tcW w:w="185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1038CF42" w14:textId="77777777" w:rsidR="001D74CD" w:rsidRDefault="001D74CD" w:rsidP="00D51140">
            <w:pPr>
              <w:ind w:left="0"/>
              <w:rPr>
                <w:ins w:id="765" w:author="Samrat Guha Niyogi" w:date="2023-01-24T11:42:00Z"/>
                <w:sz w:val="18"/>
                <w:szCs w:val="18"/>
                <w:lang w:val="en-US"/>
              </w:rPr>
            </w:pPr>
            <w:ins w:id="766" w:author="Samrat Guha Niyogi" w:date="2023-01-24T11:42:00Z">
              <w:r>
                <w:rPr>
                  <w:sz w:val="18"/>
                  <w:szCs w:val="18"/>
                  <w:lang w:val="en-US"/>
                </w:rPr>
                <w:t>Source Code</w:t>
              </w:r>
            </w:ins>
          </w:p>
        </w:tc>
        <w:tc>
          <w:tcPr>
            <w:tcW w:w="78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6E73C32F" w14:textId="77777777" w:rsidR="001D74CD" w:rsidRPr="007D073C" w:rsidRDefault="001D74CD" w:rsidP="00D51140">
            <w:pPr>
              <w:ind w:left="0"/>
              <w:rPr>
                <w:ins w:id="767" w:author="Samrat Guha Niyogi" w:date="2023-01-24T11:42:00Z"/>
                <w:sz w:val="18"/>
                <w:szCs w:val="18"/>
                <w:lang w:val="de-DE"/>
              </w:rPr>
            </w:pPr>
            <w:ins w:id="768" w:author="Samrat Guha Niyogi" w:date="2023-01-24T11:42:00Z">
              <w:r w:rsidRPr="007D073C">
                <w:rPr>
                  <w:b/>
                  <w:bCs/>
                  <w:sz w:val="18"/>
                  <w:szCs w:val="18"/>
                  <w:lang w:val="en-US"/>
                </w:rPr>
                <w:t>ASIL D</w:t>
              </w:r>
            </w:ins>
          </w:p>
          <w:p w14:paraId="6A13C25B" w14:textId="77777777" w:rsidR="001D74CD" w:rsidRPr="007D073C" w:rsidRDefault="001D74CD" w:rsidP="00D51140">
            <w:pPr>
              <w:ind w:left="0"/>
              <w:rPr>
                <w:ins w:id="769" w:author="Samrat Guha Niyogi" w:date="2023-01-24T11:42:00Z"/>
                <w:b/>
                <w:bCs/>
                <w:sz w:val="18"/>
                <w:szCs w:val="18"/>
                <w:lang w:val="en-US"/>
              </w:rPr>
            </w:pPr>
            <w:ins w:id="770" w:author="Samrat Guha Niyogi" w:date="2023-01-24T11:42:00Z">
              <w:r w:rsidRPr="007D073C">
                <w:rPr>
                  <w:b/>
                  <w:bCs/>
                  <w:sz w:val="18"/>
                  <w:szCs w:val="18"/>
                  <w:lang w:val="en-US"/>
                </w:rPr>
                <w:t>(process)</w:t>
              </w:r>
            </w:ins>
          </w:p>
        </w:tc>
        <w:tc>
          <w:tcPr>
            <w:tcW w:w="676"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131406A3" w14:textId="77777777" w:rsidR="001D74CD" w:rsidRPr="007D073C" w:rsidRDefault="001D74CD" w:rsidP="00D51140">
            <w:pPr>
              <w:ind w:left="0"/>
              <w:rPr>
                <w:ins w:id="771" w:author="Samrat Guha Niyogi" w:date="2023-01-24T11:42:00Z"/>
                <w:sz w:val="18"/>
                <w:szCs w:val="18"/>
                <w:lang w:val="en-US"/>
              </w:rPr>
            </w:pPr>
            <w:ins w:id="772" w:author="Samrat Guha Niyogi" w:date="2023-01-24T11:42:00Z">
              <w:r w:rsidRPr="007D073C">
                <w:rPr>
                  <w:sz w:val="18"/>
                  <w:szCs w:val="18"/>
                  <w:lang w:val="en-US"/>
                </w:rPr>
                <w:t>BL-RFP</w:t>
              </w:r>
            </w:ins>
          </w:p>
        </w:tc>
        <w:tc>
          <w:tcPr>
            <w:tcW w:w="791"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024F4C12" w14:textId="77777777" w:rsidR="001D74CD" w:rsidRPr="007D073C" w:rsidRDefault="001D74CD" w:rsidP="00D51140">
            <w:pPr>
              <w:ind w:left="0"/>
              <w:rPr>
                <w:ins w:id="773" w:author="Samrat Guha Niyogi" w:date="2023-01-24T11:42:00Z"/>
                <w:sz w:val="18"/>
                <w:szCs w:val="18"/>
                <w:lang w:val="en-US"/>
              </w:rPr>
            </w:pPr>
            <w:ins w:id="774" w:author="Samrat Guha Niyogi" w:date="2023-01-24T11:42:00Z">
              <w:r>
                <w:rPr>
                  <w:sz w:val="18"/>
                  <w:szCs w:val="18"/>
                  <w:lang w:val="en-US"/>
                </w:rPr>
                <w:t>production</w:t>
              </w:r>
            </w:ins>
          </w:p>
        </w:tc>
      </w:tr>
      <w:tr w:rsidR="001D74CD" w:rsidRPr="007D073C" w14:paraId="14C86B19" w14:textId="77777777" w:rsidTr="00D51140">
        <w:trPr>
          <w:trHeight w:val="20"/>
          <w:jc w:val="center"/>
          <w:ins w:id="775" w:author="Samrat Guha Niyogi" w:date="2023-01-24T11:42:00Z"/>
        </w:trPr>
        <w:tc>
          <w:tcPr>
            <w:tcW w:w="902"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4AA088AD" w14:textId="77777777" w:rsidR="001D74CD" w:rsidRDefault="001D74CD" w:rsidP="00D51140">
            <w:pPr>
              <w:ind w:left="0"/>
              <w:rPr>
                <w:ins w:id="776" w:author="Samrat Guha Niyogi" w:date="2023-01-24T11:42:00Z"/>
                <w:sz w:val="18"/>
                <w:szCs w:val="18"/>
                <w:lang w:val="en-US"/>
              </w:rPr>
            </w:pPr>
            <w:ins w:id="777" w:author="Samrat Guha Niyogi" w:date="2023-01-24T11:42:00Z">
              <w:r>
                <w:rPr>
                  <w:sz w:val="18"/>
                  <w:szCs w:val="18"/>
                  <w:lang w:val="en-US"/>
                </w:rPr>
                <w:t>RFE Configuration Tool</w:t>
              </w:r>
            </w:ins>
          </w:p>
        </w:tc>
        <w:tc>
          <w:tcPr>
            <w:tcW w:w="185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0BA82CF8" w14:textId="77777777" w:rsidR="001D74CD" w:rsidRDefault="001D74CD" w:rsidP="00D51140">
            <w:pPr>
              <w:ind w:left="0"/>
              <w:rPr>
                <w:ins w:id="778" w:author="Samrat Guha Niyogi" w:date="2023-01-24T11:42:00Z"/>
                <w:sz w:val="18"/>
                <w:szCs w:val="18"/>
                <w:lang w:val="en-US"/>
              </w:rPr>
            </w:pPr>
            <w:ins w:id="779" w:author="Samrat Guha Niyogi" w:date="2023-01-24T11:42:00Z">
              <w:r>
                <w:rPr>
                  <w:sz w:val="18"/>
                  <w:szCs w:val="18"/>
                  <w:lang w:val="en-US"/>
                </w:rPr>
                <w:t>Toolchain</w:t>
              </w:r>
            </w:ins>
          </w:p>
        </w:tc>
        <w:tc>
          <w:tcPr>
            <w:tcW w:w="78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4DD1CA95" w14:textId="77777777" w:rsidR="001D74CD" w:rsidRPr="007D073C" w:rsidRDefault="001D74CD" w:rsidP="00D51140">
            <w:pPr>
              <w:ind w:left="0"/>
              <w:rPr>
                <w:ins w:id="780" w:author="Samrat Guha Niyogi" w:date="2023-01-24T11:42:00Z"/>
                <w:sz w:val="18"/>
                <w:szCs w:val="18"/>
                <w:lang w:val="de-DE"/>
              </w:rPr>
            </w:pPr>
            <w:ins w:id="781" w:author="Samrat Guha Niyogi" w:date="2023-01-24T11:42:00Z">
              <w:r w:rsidRPr="007D073C">
                <w:rPr>
                  <w:b/>
                  <w:bCs/>
                  <w:sz w:val="18"/>
                  <w:szCs w:val="18"/>
                  <w:lang w:val="en-US"/>
                </w:rPr>
                <w:t>ASIL D</w:t>
              </w:r>
            </w:ins>
          </w:p>
          <w:p w14:paraId="0455A194" w14:textId="77777777" w:rsidR="001D74CD" w:rsidRPr="007D073C" w:rsidRDefault="001D74CD" w:rsidP="00D51140">
            <w:pPr>
              <w:ind w:left="0"/>
              <w:rPr>
                <w:ins w:id="782" w:author="Samrat Guha Niyogi" w:date="2023-01-24T11:42:00Z"/>
                <w:b/>
                <w:bCs/>
                <w:sz w:val="18"/>
                <w:szCs w:val="18"/>
                <w:lang w:val="en-US"/>
              </w:rPr>
            </w:pPr>
            <w:ins w:id="783" w:author="Samrat Guha Niyogi" w:date="2023-01-24T11:42:00Z">
              <w:r w:rsidRPr="007D073C">
                <w:rPr>
                  <w:b/>
                  <w:bCs/>
                  <w:sz w:val="18"/>
                  <w:szCs w:val="18"/>
                  <w:lang w:val="en-US"/>
                </w:rPr>
                <w:t>(process)</w:t>
              </w:r>
            </w:ins>
          </w:p>
        </w:tc>
        <w:tc>
          <w:tcPr>
            <w:tcW w:w="676"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6424705F" w14:textId="77777777" w:rsidR="001D74CD" w:rsidRPr="007D073C" w:rsidRDefault="001D74CD" w:rsidP="00D51140">
            <w:pPr>
              <w:ind w:left="0"/>
              <w:rPr>
                <w:ins w:id="784" w:author="Samrat Guha Niyogi" w:date="2023-01-24T11:42:00Z"/>
                <w:sz w:val="18"/>
                <w:szCs w:val="18"/>
                <w:lang w:val="en-US"/>
              </w:rPr>
            </w:pPr>
            <w:ins w:id="785" w:author="Samrat Guha Niyogi" w:date="2023-01-24T11:42:00Z">
              <w:r w:rsidRPr="007D073C">
                <w:rPr>
                  <w:sz w:val="18"/>
                  <w:szCs w:val="18"/>
                  <w:lang w:val="en-US"/>
                </w:rPr>
                <w:t>BL-RFP</w:t>
              </w:r>
            </w:ins>
          </w:p>
        </w:tc>
        <w:tc>
          <w:tcPr>
            <w:tcW w:w="791"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64F7E2E6" w14:textId="77777777" w:rsidR="001D74CD" w:rsidRPr="007D073C" w:rsidRDefault="001D74CD" w:rsidP="00D51140">
            <w:pPr>
              <w:ind w:left="0"/>
              <w:rPr>
                <w:ins w:id="786" w:author="Samrat Guha Niyogi" w:date="2023-01-24T11:42:00Z"/>
                <w:sz w:val="18"/>
                <w:szCs w:val="18"/>
                <w:lang w:val="en-US"/>
              </w:rPr>
            </w:pPr>
            <w:ins w:id="787" w:author="Samrat Guha Niyogi" w:date="2023-01-24T11:42:00Z">
              <w:r>
                <w:rPr>
                  <w:sz w:val="18"/>
                  <w:szCs w:val="18"/>
                  <w:lang w:val="en-US"/>
                </w:rPr>
                <w:t>Reference</w:t>
              </w:r>
            </w:ins>
          </w:p>
        </w:tc>
      </w:tr>
      <w:tr w:rsidR="001D74CD" w:rsidRPr="007D073C" w14:paraId="1AC67400" w14:textId="77777777" w:rsidTr="00D51140">
        <w:trPr>
          <w:trHeight w:val="20"/>
          <w:jc w:val="center"/>
          <w:ins w:id="788" w:author="Samrat Guha Niyogi" w:date="2023-01-24T11:42:00Z"/>
        </w:trPr>
        <w:tc>
          <w:tcPr>
            <w:tcW w:w="902"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67C153E1" w14:textId="77777777" w:rsidR="001D74CD" w:rsidRDefault="001D74CD" w:rsidP="00D51140">
            <w:pPr>
              <w:ind w:left="0"/>
              <w:rPr>
                <w:ins w:id="789" w:author="Samrat Guha Niyogi" w:date="2023-01-24T11:42:00Z"/>
                <w:sz w:val="18"/>
                <w:szCs w:val="18"/>
                <w:lang w:val="en-US"/>
              </w:rPr>
            </w:pPr>
            <w:ins w:id="790" w:author="Samrat Guha Niyogi" w:date="2023-01-24T11:42:00Z">
              <w:r>
                <w:rPr>
                  <w:sz w:val="18"/>
                  <w:szCs w:val="18"/>
                  <w:lang w:val="en-US"/>
                </w:rPr>
                <w:t>RFE SW Reference Manual</w:t>
              </w:r>
            </w:ins>
          </w:p>
        </w:tc>
        <w:tc>
          <w:tcPr>
            <w:tcW w:w="185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7EBBC89C" w14:textId="77777777" w:rsidR="001D74CD" w:rsidRDefault="001D74CD" w:rsidP="00D51140">
            <w:pPr>
              <w:ind w:left="0"/>
              <w:rPr>
                <w:ins w:id="791" w:author="Samrat Guha Niyogi" w:date="2023-01-24T11:42:00Z"/>
                <w:sz w:val="18"/>
                <w:szCs w:val="18"/>
                <w:lang w:val="en-US"/>
              </w:rPr>
            </w:pPr>
            <w:ins w:id="792" w:author="Samrat Guha Niyogi" w:date="2023-01-24T11:42:00Z">
              <w:r>
                <w:rPr>
                  <w:sz w:val="18"/>
                  <w:szCs w:val="18"/>
                  <w:lang w:val="en-US"/>
                </w:rPr>
                <w:t>Documentation</w:t>
              </w:r>
            </w:ins>
          </w:p>
        </w:tc>
        <w:tc>
          <w:tcPr>
            <w:tcW w:w="780"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050BFBC4" w14:textId="77777777" w:rsidR="001D74CD" w:rsidRPr="007D073C" w:rsidRDefault="001D74CD" w:rsidP="00D51140">
            <w:pPr>
              <w:ind w:left="0"/>
              <w:rPr>
                <w:ins w:id="793" w:author="Samrat Guha Niyogi" w:date="2023-01-24T11:42:00Z"/>
                <w:sz w:val="18"/>
                <w:szCs w:val="18"/>
                <w:lang w:val="de-DE"/>
              </w:rPr>
            </w:pPr>
            <w:ins w:id="794" w:author="Samrat Guha Niyogi" w:date="2023-01-24T11:42:00Z">
              <w:r w:rsidRPr="007D073C">
                <w:rPr>
                  <w:b/>
                  <w:bCs/>
                  <w:sz w:val="18"/>
                  <w:szCs w:val="18"/>
                  <w:lang w:val="en-US"/>
                </w:rPr>
                <w:t>ASIL D</w:t>
              </w:r>
            </w:ins>
          </w:p>
          <w:p w14:paraId="37C641AE" w14:textId="77777777" w:rsidR="001D74CD" w:rsidRPr="007D073C" w:rsidRDefault="001D74CD" w:rsidP="00D51140">
            <w:pPr>
              <w:ind w:left="0"/>
              <w:rPr>
                <w:ins w:id="795" w:author="Samrat Guha Niyogi" w:date="2023-01-24T11:42:00Z"/>
                <w:b/>
                <w:bCs/>
                <w:sz w:val="18"/>
                <w:szCs w:val="18"/>
                <w:lang w:val="en-US"/>
              </w:rPr>
            </w:pPr>
            <w:ins w:id="796" w:author="Samrat Guha Niyogi" w:date="2023-01-24T11:42:00Z">
              <w:r w:rsidRPr="007D073C">
                <w:rPr>
                  <w:b/>
                  <w:bCs/>
                  <w:sz w:val="18"/>
                  <w:szCs w:val="18"/>
                  <w:lang w:val="en-US"/>
                </w:rPr>
                <w:t>(process)</w:t>
              </w:r>
            </w:ins>
          </w:p>
        </w:tc>
        <w:tc>
          <w:tcPr>
            <w:tcW w:w="676"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4BD281E2" w14:textId="77777777" w:rsidR="001D74CD" w:rsidRPr="007D073C" w:rsidRDefault="001D74CD" w:rsidP="00D51140">
            <w:pPr>
              <w:ind w:left="0"/>
              <w:rPr>
                <w:ins w:id="797" w:author="Samrat Guha Niyogi" w:date="2023-01-24T11:42:00Z"/>
                <w:sz w:val="18"/>
                <w:szCs w:val="18"/>
                <w:lang w:val="en-US"/>
              </w:rPr>
            </w:pPr>
            <w:ins w:id="798" w:author="Samrat Guha Niyogi" w:date="2023-01-24T11:42:00Z">
              <w:r w:rsidRPr="007D073C">
                <w:rPr>
                  <w:sz w:val="18"/>
                  <w:szCs w:val="18"/>
                  <w:lang w:val="en-US"/>
                </w:rPr>
                <w:t>BL-RFP</w:t>
              </w:r>
            </w:ins>
          </w:p>
        </w:tc>
        <w:tc>
          <w:tcPr>
            <w:tcW w:w="791" w:type="pct"/>
            <w:tcBorders>
              <w:top w:val="single" w:sz="8" w:space="0" w:color="FFFFFF"/>
              <w:left w:val="single" w:sz="8" w:space="0" w:color="FFFFFF"/>
              <w:bottom w:val="single" w:sz="8" w:space="0" w:color="FFFFFF"/>
              <w:right w:val="single" w:sz="8" w:space="0" w:color="FFFFFF"/>
            </w:tcBorders>
            <w:shd w:val="clear" w:color="auto" w:fill="ECF2F8"/>
            <w:tcMar>
              <w:top w:w="72" w:type="dxa"/>
              <w:left w:w="144" w:type="dxa"/>
              <w:bottom w:w="72" w:type="dxa"/>
              <w:right w:w="144" w:type="dxa"/>
            </w:tcMar>
          </w:tcPr>
          <w:p w14:paraId="65CD947D" w14:textId="77777777" w:rsidR="001D74CD" w:rsidRPr="007D073C" w:rsidRDefault="001D74CD" w:rsidP="00D51140">
            <w:pPr>
              <w:ind w:left="0"/>
              <w:rPr>
                <w:ins w:id="799" w:author="Samrat Guha Niyogi" w:date="2023-01-24T11:42:00Z"/>
                <w:sz w:val="18"/>
                <w:szCs w:val="18"/>
                <w:lang w:val="en-US"/>
              </w:rPr>
            </w:pPr>
            <w:ins w:id="800" w:author="Samrat Guha Niyogi" w:date="2023-01-24T11:42:00Z">
              <w:r>
                <w:rPr>
                  <w:sz w:val="18"/>
                  <w:szCs w:val="18"/>
                  <w:lang w:val="en-US"/>
                </w:rPr>
                <w:t>Reference</w:t>
              </w:r>
            </w:ins>
          </w:p>
        </w:tc>
      </w:tr>
    </w:tbl>
    <w:p w14:paraId="613D087B" w14:textId="77777777" w:rsidR="001D74CD" w:rsidRDefault="001D74CD">
      <w:pPr>
        <w:pStyle w:val="BodyText"/>
        <w:ind w:left="720"/>
        <w:jc w:val="both"/>
        <w:rPr>
          <w:ins w:id="801" w:author="Samrat Guha Niyogi" w:date="2023-01-24T11:42:00Z"/>
          <w:lang w:val="en-US"/>
        </w:rPr>
      </w:pPr>
    </w:p>
    <w:p w14:paraId="39ABA570" w14:textId="6052BD82" w:rsidR="00EC582B" w:rsidRDefault="00EC582B">
      <w:pPr>
        <w:pStyle w:val="BodyText"/>
        <w:ind w:left="720"/>
        <w:jc w:val="both"/>
        <w:rPr>
          <w:ins w:id="802" w:author="Samrat Guha Niyogi" w:date="2023-01-23T20:20:00Z"/>
          <w:iCs/>
          <w:sz w:val="20"/>
          <w:lang w:val="en-US"/>
        </w:rPr>
        <w:pPrChange w:id="803" w:author="Samrat Guha Niyogi" w:date="2023-01-23T20:21:00Z">
          <w:pPr>
            <w:pStyle w:val="BodyText"/>
            <w:ind w:left="0"/>
            <w:jc w:val="both"/>
          </w:pPr>
        </w:pPrChange>
      </w:pPr>
      <w:ins w:id="804" w:author="Samrat Guha Niyogi" w:date="2023-01-23T20:20:00Z">
        <w:r>
          <w:rPr>
            <w:lang w:val="en-US"/>
          </w:rPr>
          <w:t>RFE SW</w:t>
        </w:r>
        <w:r w:rsidRPr="00D94AE0">
          <w:rPr>
            <w:i/>
            <w:sz w:val="20"/>
            <w:lang w:val="en-US"/>
          </w:rPr>
          <w:t xml:space="preserve"> </w:t>
        </w:r>
        <w:r w:rsidRPr="00DF2B84">
          <w:rPr>
            <w:iCs/>
            <w:sz w:val="20"/>
            <w:lang w:val="en-US"/>
          </w:rPr>
          <w:t>package</w:t>
        </w:r>
        <w:r w:rsidRPr="005E4385">
          <w:rPr>
            <w:iCs/>
            <w:sz w:val="20"/>
            <w:lang w:val="en-US"/>
          </w:rPr>
          <w:t xml:space="preserve">; Quality package (for PRC and RFP); </w:t>
        </w:r>
        <w:r w:rsidRPr="00691C83">
          <w:rPr>
            <w:iCs/>
            <w:sz w:val="20"/>
            <w:lang w:val="en-US"/>
          </w:rPr>
          <w:t>Safety package (for PRC and RFP)</w:t>
        </w:r>
        <w:r w:rsidRPr="005E4385">
          <w:rPr>
            <w:iCs/>
            <w:sz w:val="20"/>
            <w:lang w:val="en-US"/>
          </w:rPr>
          <w:t>; documentation; all uploaded in Flexera</w:t>
        </w:r>
        <w:r w:rsidRPr="00D94AE0">
          <w:rPr>
            <w:i/>
            <w:sz w:val="20"/>
            <w:lang w:val="en-US"/>
          </w:rPr>
          <w:t>.</w:t>
        </w:r>
        <w:r>
          <w:rPr>
            <w:iCs/>
            <w:sz w:val="20"/>
            <w:lang w:val="en-US"/>
          </w:rPr>
          <w:t xml:space="preserve"> For details please see </w:t>
        </w:r>
        <w:r>
          <w:fldChar w:fldCharType="begin"/>
        </w:r>
        <w:r>
          <w:instrText xml:space="preserve"> HYPERLINK "https://bitbucket.sw.nxp.com/projects/STRX/repos/strx/browse/rfe/docs/Change_and_Configuration_Management/RFE_Configuration_Management_Plan.docx" </w:instrText>
        </w:r>
        <w:r>
          <w:fldChar w:fldCharType="separate"/>
        </w:r>
        <w:r w:rsidRPr="00185E33">
          <w:rPr>
            <w:rStyle w:val="Hyperlink"/>
            <w:iCs/>
            <w:sz w:val="20"/>
            <w:lang w:val="en-US"/>
          </w:rPr>
          <w:t>RFE SW SCMP</w:t>
        </w:r>
        <w:r>
          <w:rPr>
            <w:rStyle w:val="Hyperlink"/>
            <w:iCs/>
            <w:sz w:val="20"/>
            <w:lang w:val="en-US"/>
          </w:rPr>
          <w:fldChar w:fldCharType="end"/>
        </w:r>
        <w:r>
          <w:rPr>
            <w:iCs/>
            <w:sz w:val="20"/>
            <w:lang w:val="en-US"/>
          </w:rPr>
          <w:t xml:space="preserve"> document.</w:t>
        </w:r>
      </w:ins>
    </w:p>
    <w:p w14:paraId="08F689B7" w14:textId="77777777" w:rsidR="00EC582B" w:rsidRPr="00185E33" w:rsidRDefault="00EC582B">
      <w:pPr>
        <w:pStyle w:val="BodyText"/>
        <w:ind w:left="720"/>
        <w:jc w:val="both"/>
        <w:rPr>
          <w:ins w:id="805" w:author="Samrat Guha Niyogi" w:date="2023-01-23T20:20:00Z"/>
          <w:iCs/>
          <w:lang w:val="en-US"/>
        </w:rPr>
        <w:pPrChange w:id="806" w:author="Samrat Guha Niyogi" w:date="2023-01-23T20:21:00Z">
          <w:pPr>
            <w:pStyle w:val="BodyText"/>
            <w:ind w:left="0"/>
            <w:jc w:val="both"/>
          </w:pPr>
        </w:pPrChange>
      </w:pPr>
    </w:p>
    <w:p w14:paraId="750DE4A7" w14:textId="77777777" w:rsidR="00EC582B" w:rsidRDefault="00EC582B">
      <w:pPr>
        <w:pStyle w:val="BodyText"/>
        <w:ind w:left="720"/>
        <w:jc w:val="both"/>
        <w:rPr>
          <w:ins w:id="807" w:author="Samrat Guha Niyogi" w:date="2023-01-23T20:20:00Z"/>
          <w:lang w:val="en-US"/>
        </w:rPr>
        <w:pPrChange w:id="808" w:author="Samrat Guha Niyogi" w:date="2023-01-23T20:21:00Z">
          <w:pPr>
            <w:pStyle w:val="BodyText"/>
            <w:ind w:left="0"/>
            <w:jc w:val="both"/>
          </w:pPr>
        </w:pPrChange>
      </w:pPr>
      <w:ins w:id="809" w:author="Samrat Guha Niyogi" w:date="2023-01-23T20:20:00Z">
        <w:r w:rsidRPr="005D4184">
          <w:rPr>
            <w:lang w:val="en-US"/>
          </w:rPr>
          <w:t>Licenses in use per SW component:</w:t>
        </w:r>
        <w:r>
          <w:rPr>
            <w:lang w:val="en-US"/>
          </w:rPr>
          <w:t xml:space="preserve"> </w:t>
        </w:r>
        <w:r w:rsidRPr="00646100">
          <w:rPr>
            <w:lang w:val="en-US"/>
          </w:rPr>
          <w:t>Basic Proprietary Commercial License</w:t>
        </w:r>
      </w:ins>
    </w:p>
    <w:p w14:paraId="17A6B606" w14:textId="77777777" w:rsidR="00EC582B" w:rsidRPr="00EC582B" w:rsidRDefault="00EC582B">
      <w:pPr>
        <w:ind w:left="720" w:firstLine="720"/>
        <w:rPr>
          <w:lang w:val="en-US"/>
          <w:rPrChange w:id="810" w:author="Samrat Guha Niyogi" w:date="2023-01-23T20:20:00Z">
            <w:rPr/>
          </w:rPrChange>
        </w:rPr>
        <w:pPrChange w:id="811" w:author="Samrat Guha Niyogi" w:date="2023-01-23T20:19:00Z">
          <w:pPr>
            <w:ind w:left="0" w:firstLine="720"/>
          </w:pPr>
        </w:pPrChange>
      </w:pPr>
    </w:p>
    <w:p w14:paraId="24EC8D11" w14:textId="77777777" w:rsidR="008F3FF3" w:rsidRPr="008F3FF3" w:rsidRDefault="008F3FF3" w:rsidP="008F3FF3">
      <w:pPr>
        <w:ind w:left="0"/>
      </w:pPr>
    </w:p>
    <w:p w14:paraId="6B5F0CFC" w14:textId="77777777" w:rsidR="00847AD4" w:rsidRDefault="00847AD4" w:rsidP="0060000B">
      <w:pPr>
        <w:pStyle w:val="Heading2"/>
        <w:widowControl/>
        <w:tabs>
          <w:tab w:val="num" w:pos="-20"/>
        </w:tabs>
        <w:suppressAutoHyphens w:val="0"/>
        <w:spacing w:before="220" w:after="0" w:line="280" w:lineRule="exact"/>
        <w:ind w:left="-20" w:firstLine="871"/>
      </w:pPr>
      <w:bookmarkStart w:id="812" w:name="_Toc86315420"/>
      <w:r>
        <w:t>Functional Safety Deliverables (to the supplier)</w:t>
      </w:r>
      <w:bookmarkEnd w:id="812"/>
    </w:p>
    <w:p w14:paraId="3B980EBE" w14:textId="77777777" w:rsidR="008F3FF3" w:rsidRPr="008F3FF3" w:rsidRDefault="008F3FF3" w:rsidP="008F3FF3"/>
    <w:p w14:paraId="268625EA" w14:textId="7AF2D23C" w:rsidR="008F3FF3" w:rsidRDefault="008F3FF3" w:rsidP="001933B1">
      <w:pPr>
        <w:ind w:left="0" w:firstLine="720"/>
        <w:rPr>
          <w:ins w:id="813" w:author="Samrat Guha Niyogi" w:date="2023-01-24T11:44:00Z"/>
        </w:rPr>
      </w:pPr>
      <w:commentRangeStart w:id="814"/>
      <w:r>
        <w:t xml:space="preserve">As applicable, </w:t>
      </w:r>
      <w:r w:rsidR="00A21390">
        <w:t>NXP shall</w:t>
      </w:r>
      <w:r>
        <w:t xml:space="preserve"> provide the following functional safety deliverables to the supplier.</w:t>
      </w:r>
      <w:commentRangeEnd w:id="814"/>
      <w:r w:rsidR="00EA2269">
        <w:rPr>
          <w:rStyle w:val="CommentReference"/>
          <w:rFonts w:ascii="Times New Roman" w:hAnsi="Times New Roman"/>
          <w:lang w:val="en-US"/>
        </w:rPr>
        <w:commentReference w:id="814"/>
      </w:r>
    </w:p>
    <w:p w14:paraId="507842AE" w14:textId="6C9184FA" w:rsidR="001D74CD" w:rsidRDefault="001D74CD" w:rsidP="001933B1">
      <w:pPr>
        <w:ind w:left="0" w:firstLine="720"/>
        <w:rPr>
          <w:ins w:id="815" w:author="Samrat Guha Niyogi" w:date="2023-01-24T11:44:00Z"/>
        </w:rPr>
      </w:pPr>
      <w:ins w:id="816" w:author="Samrat Guha Niyogi" w:date="2023-01-24T11:45:00Z">
        <w:r>
          <w:t xml:space="preserve">Safety package already covered in Section 7.3. </w:t>
        </w:r>
      </w:ins>
    </w:p>
    <w:p w14:paraId="4E9C6534" w14:textId="77777777" w:rsidR="001D74CD" w:rsidRDefault="001D74CD" w:rsidP="001933B1">
      <w:pPr>
        <w:ind w:left="0" w:firstLine="720"/>
      </w:pPr>
    </w:p>
    <w:p w14:paraId="7CF4A7DA" w14:textId="77777777" w:rsidR="00847AD4" w:rsidRDefault="00847AD4" w:rsidP="008F3FF3">
      <w:pPr>
        <w:pStyle w:val="Body"/>
        <w:ind w:left="0"/>
      </w:pPr>
    </w:p>
    <w:p w14:paraId="50D84E88" w14:textId="2C0DEA48" w:rsidR="00847AD4" w:rsidRDefault="001933B1" w:rsidP="0060000B">
      <w:pPr>
        <w:pStyle w:val="Heading2"/>
        <w:widowControl/>
        <w:tabs>
          <w:tab w:val="num" w:pos="-20"/>
        </w:tabs>
        <w:suppressAutoHyphens w:val="0"/>
        <w:spacing w:before="220" w:after="0" w:line="280" w:lineRule="exact"/>
        <w:ind w:left="-20" w:firstLine="871"/>
      </w:pPr>
      <w:bookmarkStart w:id="817" w:name="_Toc132082617"/>
      <w:bookmarkStart w:id="818" w:name="_Toc147039020"/>
      <w:bookmarkStart w:id="819" w:name="_Toc190579976"/>
      <w:bookmarkStart w:id="820" w:name="_Toc86315421"/>
      <w:r>
        <w:lastRenderedPageBreak/>
        <w:t>Acceptance C</w:t>
      </w:r>
      <w:r w:rsidR="00847AD4">
        <w:t>riteria</w:t>
      </w:r>
      <w:bookmarkEnd w:id="817"/>
      <w:bookmarkEnd w:id="818"/>
      <w:bookmarkEnd w:id="819"/>
      <w:bookmarkEnd w:id="820"/>
    </w:p>
    <w:p w14:paraId="64B9A174" w14:textId="77777777" w:rsidR="001933B1" w:rsidRDefault="001933B1" w:rsidP="001933B1"/>
    <w:p w14:paraId="6174BE58" w14:textId="0D049D7F" w:rsidR="001933B1" w:rsidRDefault="001933B1" w:rsidP="001933B1">
      <w:pPr>
        <w:ind w:left="0" w:firstLine="720"/>
        <w:jc w:val="both"/>
      </w:pPr>
      <w:r>
        <w:t xml:space="preserve">This section contains a list of all the acceptance criteria for the required deliverables should be given here, including criteria for integration in the NXP Semiconductors environment or in </w:t>
      </w:r>
      <w:r w:rsidR="00A21390">
        <w:t>NXP</w:t>
      </w:r>
      <w:r>
        <w:t xml:space="preserve"> environment (if applicable). These criteria are to be stated in a quantified and/or measurable way.</w:t>
      </w:r>
    </w:p>
    <w:p w14:paraId="4073DE72" w14:textId="085EE0D0" w:rsidR="001933B1" w:rsidRDefault="001933B1" w:rsidP="001933B1">
      <w:pPr>
        <w:ind w:left="0" w:firstLine="720"/>
        <w:jc w:val="both"/>
      </w:pPr>
      <w:r>
        <w:t>Related to the acceptance criteria is the necessary definition of who will write the acceptance test specification for the product and who will conduct the acceptance test (approval of the results will be done by the prime contractor). Periods for response opportunities after transfer of deliverables and issuing of problem reports must be defined.</w:t>
      </w:r>
    </w:p>
    <w:p w14:paraId="3AE340D6" w14:textId="70879E78" w:rsidR="001933B1" w:rsidRDefault="001933B1" w:rsidP="001933B1">
      <w:pPr>
        <w:pStyle w:val="CommentText"/>
        <w:ind w:left="0"/>
        <w:rPr>
          <w:rFonts w:ascii="Arial" w:hAnsi="Arial"/>
          <w:lang w:val="en-GB"/>
        </w:rPr>
      </w:pPr>
      <w:r w:rsidRPr="001933B1">
        <w:rPr>
          <w:rFonts w:ascii="Arial" w:hAnsi="Arial"/>
          <w:lang w:val="en-GB"/>
        </w:rPr>
        <w:t>Key Milestone (or Phase) exit criteria should be defined and pre-approved Checklists should be included in this section. Checklists will be added in the Annexure as attachments.</w:t>
      </w:r>
    </w:p>
    <w:p w14:paraId="1DD76026" w14:textId="6A9063B3" w:rsidR="001D5220" w:rsidRDefault="001D5220" w:rsidP="001933B1">
      <w:pPr>
        <w:pStyle w:val="CommentText"/>
        <w:ind w:left="0"/>
        <w:rPr>
          <w:rFonts w:ascii="Arial" w:hAnsi="Arial"/>
          <w:lang w:val="en-GB"/>
        </w:rPr>
      </w:pPr>
    </w:p>
    <w:p w14:paraId="404DB852" w14:textId="5CD3D9C0" w:rsidR="001D5220" w:rsidRDefault="001D5220" w:rsidP="001933B1">
      <w:pPr>
        <w:pStyle w:val="CommentText"/>
        <w:ind w:left="0"/>
      </w:pPr>
      <w:r>
        <w:rPr>
          <w:rFonts w:ascii="Arial" w:hAnsi="Arial"/>
          <w:lang w:val="en-GB"/>
        </w:rPr>
        <w:t>See also NXP QMS for templates and checklist</w:t>
      </w:r>
      <w:r w:rsidR="00A968A8">
        <w:rPr>
          <w:rFonts w:ascii="Arial" w:hAnsi="Arial"/>
          <w:lang w:val="en-GB"/>
        </w:rPr>
        <w:t xml:space="preserve">- </w:t>
      </w:r>
      <w:hyperlink r:id="rId24" w:history="1">
        <w:r w:rsidR="00A968A8">
          <w:rPr>
            <w:rStyle w:val="Hyperlink"/>
          </w:rPr>
          <w:t>BL RF Processing R&amp;D - Product Creation Process (sharepoint.com)</w:t>
        </w:r>
      </w:hyperlink>
      <w:r w:rsidR="00A968A8">
        <w:t xml:space="preserve">. </w:t>
      </w:r>
    </w:p>
    <w:p w14:paraId="46557CAE" w14:textId="0ADF1859" w:rsidR="000B38D5" w:rsidRPr="001933B1" w:rsidRDefault="000B38D5" w:rsidP="001933B1">
      <w:pPr>
        <w:pStyle w:val="CommentText"/>
        <w:ind w:left="0"/>
        <w:rPr>
          <w:rFonts w:ascii="Arial" w:hAnsi="Arial"/>
          <w:lang w:val="en-GB"/>
        </w:rPr>
      </w:pPr>
      <w:r w:rsidRPr="00DE1897">
        <w:rPr>
          <w:rFonts w:ascii="Arial" w:hAnsi="Arial"/>
          <w:lang w:val="en-GB"/>
        </w:rPr>
        <w:t>See also</w:t>
      </w:r>
      <w:r w:rsidR="00DE152E">
        <w:rPr>
          <w:rFonts w:ascii="Arial" w:hAnsi="Arial"/>
          <w:lang w:val="en-GB"/>
        </w:rPr>
        <w:t xml:space="preserve"> chapter 6.2 with reference to </w:t>
      </w:r>
      <w:r w:rsidRPr="00DE1897">
        <w:rPr>
          <w:rFonts w:ascii="Arial" w:hAnsi="Arial"/>
          <w:lang w:val="en-GB"/>
        </w:rPr>
        <w:t xml:space="preserve">BL RFP SW Quality Policy for Gate and Milestone </w:t>
      </w:r>
      <w:r w:rsidR="00DE152E">
        <w:rPr>
          <w:rFonts w:ascii="Arial" w:hAnsi="Arial"/>
          <w:lang w:val="en-GB"/>
        </w:rPr>
        <w:t xml:space="preserve">KPIs </w:t>
      </w:r>
      <w:r w:rsidRPr="00DE1897">
        <w:rPr>
          <w:rFonts w:ascii="Arial" w:hAnsi="Arial"/>
          <w:lang w:val="en-GB"/>
        </w:rPr>
        <w:t xml:space="preserve">acceptance criteria </w:t>
      </w:r>
      <w:r>
        <w:t>[</w:t>
      </w:r>
      <w:hyperlink r:id="rId25" w:history="1">
        <w:r>
          <w:rPr>
            <w:rStyle w:val="Hyperlink"/>
            <w:rFonts w:ascii="Arial" w:hAnsi="Arial"/>
            <w:szCs w:val="22"/>
          </w:rPr>
          <w:t>Collabnet </w:t>
        </w:r>
        <w:r>
          <w:rPr>
            <w:rStyle w:val="Hyperlink"/>
            <w:rFonts w:ascii="Arial" w:hAnsi="Arial"/>
            <w:szCs w:val="22"/>
            <w:shd w:val="clear" w:color="auto" w:fill="F6F9FA"/>
          </w:rPr>
          <w:t>doc356947​​</w:t>
        </w:r>
        <w:r>
          <w:rPr>
            <w:rStyle w:val="Hyperlink"/>
            <w:rFonts w:ascii="Arial" w:hAnsi="Arial"/>
            <w:szCs w:val="22"/>
          </w:rPr>
          <w:t>​</w:t>
        </w:r>
      </w:hyperlink>
      <w:r>
        <w:t>]</w:t>
      </w:r>
      <w:r w:rsidR="00DE152E">
        <w:t xml:space="preserve"> </w:t>
      </w:r>
    </w:p>
    <w:p w14:paraId="0A162CA3" w14:textId="77777777" w:rsidR="00847AD4" w:rsidRDefault="00847AD4" w:rsidP="0060000B">
      <w:pPr>
        <w:pStyle w:val="Body"/>
        <w:ind w:left="0"/>
      </w:pPr>
    </w:p>
    <w:p w14:paraId="0FBB1700" w14:textId="77777777" w:rsidR="00847AD4" w:rsidRDefault="00847AD4" w:rsidP="0060000B">
      <w:pPr>
        <w:pStyle w:val="Heading2"/>
        <w:widowControl/>
        <w:tabs>
          <w:tab w:val="num" w:pos="-20"/>
        </w:tabs>
        <w:suppressAutoHyphens w:val="0"/>
        <w:spacing w:before="220" w:after="0" w:line="280" w:lineRule="exact"/>
        <w:ind w:left="-20" w:firstLine="871"/>
      </w:pPr>
      <w:bookmarkStart w:id="821" w:name="_Toc132082619"/>
      <w:bookmarkStart w:id="822" w:name="_Toc147039022"/>
      <w:bookmarkStart w:id="823" w:name="_Toc190579978"/>
      <w:bookmarkStart w:id="824" w:name="_Toc86315422"/>
      <w:r>
        <w:t>Warranty</w:t>
      </w:r>
      <w:bookmarkEnd w:id="821"/>
      <w:bookmarkEnd w:id="822"/>
      <w:bookmarkEnd w:id="823"/>
      <w:bookmarkEnd w:id="824"/>
    </w:p>
    <w:p w14:paraId="0837107D" w14:textId="77777777" w:rsidR="00823F30" w:rsidRDefault="00823F30" w:rsidP="00823F30"/>
    <w:p w14:paraId="6E736C32" w14:textId="77777777" w:rsidR="00823F30" w:rsidRDefault="00823F30" w:rsidP="00823F30">
      <w:r>
        <w:t>The supplier is required to provide a warranty of [number] [months / years] from the date of</w:t>
      </w:r>
    </w:p>
    <w:p w14:paraId="283EB00E" w14:textId="5D0AA190" w:rsidR="00823F30" w:rsidRDefault="00823F30" w:rsidP="00823F30">
      <w:pPr>
        <w:ind w:left="0"/>
      </w:pPr>
      <w:r>
        <w:t>acceptance of the product. All deviations from product requirements have to be corrected, and any resulting costs will be borne by the supplier. The project is deemed closed at the end of the warranty period.</w:t>
      </w:r>
    </w:p>
    <w:p w14:paraId="7BE504A0" w14:textId="77777777" w:rsidR="00823F30" w:rsidRPr="00823F30" w:rsidRDefault="00823F30" w:rsidP="00823F30">
      <w:pPr>
        <w:ind w:left="0"/>
      </w:pPr>
    </w:p>
    <w:p w14:paraId="4A7A43A6" w14:textId="77777777" w:rsidR="00847AD4" w:rsidRDefault="00847AD4" w:rsidP="008F3FF3">
      <w:pPr>
        <w:pStyle w:val="Heading1"/>
        <w:pBdr>
          <w:bottom w:val="single" w:sz="8" w:space="1" w:color="5E89C1"/>
        </w:pBdr>
        <w:tabs>
          <w:tab w:val="clear" w:pos="792"/>
          <w:tab w:val="left" w:pos="400"/>
          <w:tab w:val="num" w:pos="500"/>
        </w:tabs>
        <w:spacing w:before="220" w:after="80" w:line="340" w:lineRule="exact"/>
      </w:pPr>
      <w:bookmarkStart w:id="825" w:name="_Toc190579979"/>
      <w:bookmarkStart w:id="826" w:name="_Toc86315423"/>
      <w:r>
        <w:t>Acceptance Reviews and Approvals</w:t>
      </w:r>
      <w:bookmarkEnd w:id="825"/>
      <w:bookmarkEnd w:id="826"/>
    </w:p>
    <w:p w14:paraId="16E5C8B5" w14:textId="77777777" w:rsidR="00823F30" w:rsidRPr="00823F30" w:rsidRDefault="00823F30" w:rsidP="00E6005A">
      <w:pPr>
        <w:ind w:left="0"/>
      </w:pPr>
    </w:p>
    <w:p w14:paraId="4F820228" w14:textId="665EB357" w:rsidR="00847AD4" w:rsidRDefault="00847AD4" w:rsidP="00E6005A">
      <w:pPr>
        <w:pStyle w:val="Tabletitlewide"/>
        <w:numPr>
          <w:ilvl w:val="0"/>
          <w:numId w:val="0"/>
        </w:numPr>
        <w:ind w:left="800"/>
      </w:pPr>
    </w:p>
    <w:tbl>
      <w:tblPr>
        <w:tblStyle w:val="GridTable1Light"/>
        <w:tblW w:w="9913" w:type="dxa"/>
        <w:tblLayout w:type="fixed"/>
        <w:tblLook w:val="0000" w:firstRow="0" w:lastRow="0" w:firstColumn="0" w:lastColumn="0" w:noHBand="0" w:noVBand="0"/>
      </w:tblPr>
      <w:tblGrid>
        <w:gridCol w:w="3062"/>
        <w:gridCol w:w="2410"/>
        <w:gridCol w:w="2160"/>
        <w:gridCol w:w="2281"/>
      </w:tblGrid>
      <w:tr w:rsidR="00847AD4" w14:paraId="799EBAF8" w14:textId="77777777" w:rsidTr="00E6005A">
        <w:trPr>
          <w:trHeight w:val="426"/>
        </w:trPr>
        <w:tc>
          <w:tcPr>
            <w:tcW w:w="3062" w:type="dxa"/>
            <w:shd w:val="clear" w:color="auto" w:fill="AEAAAA" w:themeFill="background2" w:themeFillShade="BF"/>
          </w:tcPr>
          <w:p w14:paraId="4999A3FA" w14:textId="77777777" w:rsidR="00847AD4" w:rsidRDefault="00847AD4" w:rsidP="008F3FF3">
            <w:pPr>
              <w:pStyle w:val="Tablebody"/>
            </w:pPr>
            <w:r>
              <w:t>Name</w:t>
            </w:r>
          </w:p>
        </w:tc>
        <w:tc>
          <w:tcPr>
            <w:tcW w:w="2410" w:type="dxa"/>
            <w:shd w:val="clear" w:color="auto" w:fill="AEAAAA" w:themeFill="background2" w:themeFillShade="BF"/>
          </w:tcPr>
          <w:p w14:paraId="263499CB" w14:textId="77777777" w:rsidR="00847AD4" w:rsidRDefault="00847AD4" w:rsidP="008F3FF3">
            <w:pPr>
              <w:pStyle w:val="Tablebody"/>
            </w:pPr>
            <w:r>
              <w:t>Role</w:t>
            </w:r>
          </w:p>
        </w:tc>
        <w:tc>
          <w:tcPr>
            <w:tcW w:w="2160" w:type="dxa"/>
            <w:shd w:val="clear" w:color="auto" w:fill="AEAAAA" w:themeFill="background2" w:themeFillShade="BF"/>
          </w:tcPr>
          <w:p w14:paraId="4AFCD0C5" w14:textId="4A854386" w:rsidR="00847AD4" w:rsidRDefault="00823F30" w:rsidP="008F3FF3">
            <w:pPr>
              <w:pStyle w:val="Tablebody"/>
            </w:pPr>
            <w:r>
              <w:t>Milestone</w:t>
            </w:r>
          </w:p>
        </w:tc>
        <w:tc>
          <w:tcPr>
            <w:tcW w:w="2281" w:type="dxa"/>
            <w:shd w:val="clear" w:color="auto" w:fill="AEAAAA" w:themeFill="background2" w:themeFillShade="BF"/>
          </w:tcPr>
          <w:p w14:paraId="5FE1EF1B" w14:textId="77777777" w:rsidR="00847AD4" w:rsidRDefault="00847AD4" w:rsidP="008F3FF3">
            <w:pPr>
              <w:pStyle w:val="Tablebody"/>
            </w:pPr>
            <w:r>
              <w:t>Date</w:t>
            </w:r>
          </w:p>
        </w:tc>
      </w:tr>
      <w:tr w:rsidR="00847AD4" w14:paraId="736938FC" w14:textId="77777777" w:rsidTr="00E6005A">
        <w:tc>
          <w:tcPr>
            <w:tcW w:w="3062" w:type="dxa"/>
          </w:tcPr>
          <w:p w14:paraId="5977A5F7" w14:textId="77777777" w:rsidR="00847AD4" w:rsidRDefault="00847AD4" w:rsidP="008F3FF3">
            <w:pPr>
              <w:pStyle w:val="Tablebody"/>
            </w:pPr>
          </w:p>
        </w:tc>
        <w:tc>
          <w:tcPr>
            <w:tcW w:w="2410" w:type="dxa"/>
          </w:tcPr>
          <w:p w14:paraId="5E26E7E5" w14:textId="77777777" w:rsidR="00847AD4" w:rsidRDefault="00847AD4" w:rsidP="008F3FF3">
            <w:pPr>
              <w:pStyle w:val="Tablebody"/>
            </w:pPr>
          </w:p>
        </w:tc>
        <w:tc>
          <w:tcPr>
            <w:tcW w:w="2160" w:type="dxa"/>
          </w:tcPr>
          <w:p w14:paraId="159B1D00" w14:textId="77777777" w:rsidR="00847AD4" w:rsidRDefault="00847AD4" w:rsidP="008F3FF3">
            <w:pPr>
              <w:pStyle w:val="Tablebody"/>
            </w:pPr>
          </w:p>
        </w:tc>
        <w:tc>
          <w:tcPr>
            <w:tcW w:w="2281" w:type="dxa"/>
          </w:tcPr>
          <w:p w14:paraId="7AB4568C" w14:textId="77777777" w:rsidR="00847AD4" w:rsidRDefault="00847AD4" w:rsidP="008F3FF3">
            <w:pPr>
              <w:pStyle w:val="Tablebody"/>
            </w:pPr>
            <w:r>
              <w:t>&lt;YYYYMMDD&gt;</w:t>
            </w:r>
          </w:p>
        </w:tc>
      </w:tr>
      <w:tr w:rsidR="00847AD4" w14:paraId="1CB544EE" w14:textId="77777777" w:rsidTr="00E6005A">
        <w:tc>
          <w:tcPr>
            <w:tcW w:w="3062" w:type="dxa"/>
          </w:tcPr>
          <w:p w14:paraId="26BC0CC4" w14:textId="77777777" w:rsidR="00847AD4" w:rsidRDefault="00847AD4" w:rsidP="008F3FF3">
            <w:pPr>
              <w:pStyle w:val="Tablebody"/>
            </w:pPr>
          </w:p>
        </w:tc>
        <w:tc>
          <w:tcPr>
            <w:tcW w:w="2410" w:type="dxa"/>
          </w:tcPr>
          <w:p w14:paraId="1742805D" w14:textId="77777777" w:rsidR="00847AD4" w:rsidRDefault="00847AD4" w:rsidP="008F3FF3">
            <w:pPr>
              <w:pStyle w:val="Tablebody"/>
            </w:pPr>
          </w:p>
        </w:tc>
        <w:tc>
          <w:tcPr>
            <w:tcW w:w="2160" w:type="dxa"/>
          </w:tcPr>
          <w:p w14:paraId="6D433C5C" w14:textId="77777777" w:rsidR="00847AD4" w:rsidRDefault="00847AD4" w:rsidP="008F3FF3">
            <w:pPr>
              <w:pStyle w:val="Tablebody"/>
            </w:pPr>
          </w:p>
        </w:tc>
        <w:tc>
          <w:tcPr>
            <w:tcW w:w="2281" w:type="dxa"/>
          </w:tcPr>
          <w:p w14:paraId="476F87B0" w14:textId="77777777" w:rsidR="00847AD4" w:rsidRDefault="00847AD4" w:rsidP="008F3FF3">
            <w:pPr>
              <w:pStyle w:val="Tablebody"/>
            </w:pPr>
            <w:r>
              <w:t>&lt;YYYYMMDD&gt;</w:t>
            </w:r>
          </w:p>
        </w:tc>
      </w:tr>
    </w:tbl>
    <w:p w14:paraId="712217B4" w14:textId="5A12EEA4" w:rsidR="00847AD4" w:rsidRDefault="00847AD4" w:rsidP="00E6005A">
      <w:pPr>
        <w:pStyle w:val="Tabletitlewide"/>
        <w:numPr>
          <w:ilvl w:val="0"/>
          <w:numId w:val="0"/>
        </w:numPr>
        <w:ind w:left="800"/>
      </w:pPr>
    </w:p>
    <w:tbl>
      <w:tblPr>
        <w:tblStyle w:val="GridTable1Light"/>
        <w:tblW w:w="9925" w:type="dxa"/>
        <w:tblLayout w:type="fixed"/>
        <w:tblLook w:val="0000" w:firstRow="0" w:lastRow="0" w:firstColumn="0" w:lastColumn="0" w:noHBand="0" w:noVBand="0"/>
      </w:tblPr>
      <w:tblGrid>
        <w:gridCol w:w="2602"/>
        <w:gridCol w:w="1978"/>
        <w:gridCol w:w="1776"/>
        <w:gridCol w:w="1848"/>
        <w:gridCol w:w="1721"/>
      </w:tblGrid>
      <w:tr w:rsidR="00847AD4" w14:paraId="6961FC14" w14:textId="77777777" w:rsidTr="00E6005A">
        <w:trPr>
          <w:trHeight w:val="588"/>
        </w:trPr>
        <w:tc>
          <w:tcPr>
            <w:tcW w:w="2602" w:type="dxa"/>
            <w:shd w:val="clear" w:color="auto" w:fill="AEAAAA" w:themeFill="background2" w:themeFillShade="BF"/>
          </w:tcPr>
          <w:p w14:paraId="43F44BE7" w14:textId="77777777" w:rsidR="00847AD4" w:rsidRDefault="00847AD4" w:rsidP="008F3FF3">
            <w:pPr>
              <w:pStyle w:val="Tablebody"/>
            </w:pPr>
            <w:r>
              <w:t>Name</w:t>
            </w:r>
            <w:r>
              <w:tab/>
            </w:r>
          </w:p>
        </w:tc>
        <w:tc>
          <w:tcPr>
            <w:tcW w:w="1978" w:type="dxa"/>
            <w:shd w:val="clear" w:color="auto" w:fill="AEAAAA" w:themeFill="background2" w:themeFillShade="BF"/>
          </w:tcPr>
          <w:p w14:paraId="0E10ABF8" w14:textId="77777777" w:rsidR="00847AD4" w:rsidRDefault="00847AD4" w:rsidP="008F3FF3">
            <w:pPr>
              <w:pStyle w:val="Tablebody"/>
            </w:pPr>
            <w:r>
              <w:t>Role</w:t>
            </w:r>
          </w:p>
        </w:tc>
        <w:tc>
          <w:tcPr>
            <w:tcW w:w="1776" w:type="dxa"/>
            <w:shd w:val="clear" w:color="auto" w:fill="AEAAAA" w:themeFill="background2" w:themeFillShade="BF"/>
          </w:tcPr>
          <w:p w14:paraId="30A214C6" w14:textId="77777777" w:rsidR="00847AD4" w:rsidRDefault="00847AD4" w:rsidP="008F3FF3">
            <w:pPr>
              <w:pStyle w:val="Tablebody"/>
            </w:pPr>
            <w:r>
              <w:t>Location</w:t>
            </w:r>
          </w:p>
        </w:tc>
        <w:tc>
          <w:tcPr>
            <w:tcW w:w="1848" w:type="dxa"/>
            <w:shd w:val="clear" w:color="auto" w:fill="AEAAAA" w:themeFill="background2" w:themeFillShade="BF"/>
          </w:tcPr>
          <w:p w14:paraId="5503B4F0" w14:textId="77777777" w:rsidR="00847AD4" w:rsidRDefault="00847AD4" w:rsidP="008F3FF3">
            <w:pPr>
              <w:pStyle w:val="Tablebody"/>
            </w:pPr>
            <w:r>
              <w:t>Date</w:t>
            </w:r>
          </w:p>
        </w:tc>
        <w:tc>
          <w:tcPr>
            <w:tcW w:w="1721" w:type="dxa"/>
            <w:shd w:val="clear" w:color="auto" w:fill="AEAAAA" w:themeFill="background2" w:themeFillShade="BF"/>
          </w:tcPr>
          <w:p w14:paraId="0A414032" w14:textId="77777777" w:rsidR="00847AD4" w:rsidRDefault="00847AD4" w:rsidP="008F3FF3">
            <w:pPr>
              <w:pStyle w:val="Tablebody"/>
            </w:pPr>
            <w:r>
              <w:t xml:space="preserve">Signature </w:t>
            </w:r>
          </w:p>
          <w:p w14:paraId="04486BF3" w14:textId="77777777" w:rsidR="00847AD4" w:rsidRDefault="00847AD4" w:rsidP="008F3FF3">
            <w:pPr>
              <w:pStyle w:val="Tablebody"/>
            </w:pPr>
            <w:r>
              <w:t>(if required)</w:t>
            </w:r>
          </w:p>
        </w:tc>
      </w:tr>
      <w:tr w:rsidR="00847AD4" w14:paraId="5C4BC5C7" w14:textId="77777777" w:rsidTr="00E6005A">
        <w:tc>
          <w:tcPr>
            <w:tcW w:w="2602" w:type="dxa"/>
          </w:tcPr>
          <w:p w14:paraId="6F106AF2" w14:textId="77777777" w:rsidR="00847AD4" w:rsidRDefault="00847AD4" w:rsidP="008F3FF3">
            <w:pPr>
              <w:pStyle w:val="Tablebody"/>
            </w:pPr>
          </w:p>
        </w:tc>
        <w:tc>
          <w:tcPr>
            <w:tcW w:w="1978" w:type="dxa"/>
          </w:tcPr>
          <w:p w14:paraId="63E3C464" w14:textId="77777777" w:rsidR="00847AD4" w:rsidRDefault="00847AD4" w:rsidP="008F3FF3">
            <w:pPr>
              <w:pStyle w:val="Tablebody"/>
            </w:pPr>
          </w:p>
        </w:tc>
        <w:tc>
          <w:tcPr>
            <w:tcW w:w="1776" w:type="dxa"/>
          </w:tcPr>
          <w:p w14:paraId="33F2218C" w14:textId="77777777" w:rsidR="00847AD4" w:rsidRDefault="00847AD4" w:rsidP="008F3FF3">
            <w:pPr>
              <w:pStyle w:val="Tablebody"/>
            </w:pPr>
          </w:p>
        </w:tc>
        <w:tc>
          <w:tcPr>
            <w:tcW w:w="1848" w:type="dxa"/>
          </w:tcPr>
          <w:p w14:paraId="6AFDBCF1" w14:textId="77777777" w:rsidR="00847AD4" w:rsidRDefault="00847AD4" w:rsidP="008F3FF3">
            <w:pPr>
              <w:pStyle w:val="Tablebody"/>
            </w:pPr>
            <w:r>
              <w:t>&lt;YYYYMMDD&gt;</w:t>
            </w:r>
          </w:p>
        </w:tc>
        <w:tc>
          <w:tcPr>
            <w:tcW w:w="1721" w:type="dxa"/>
          </w:tcPr>
          <w:p w14:paraId="23465586" w14:textId="77777777" w:rsidR="00847AD4" w:rsidRDefault="00847AD4" w:rsidP="008F3FF3">
            <w:pPr>
              <w:pStyle w:val="Tablebody"/>
            </w:pPr>
          </w:p>
        </w:tc>
      </w:tr>
      <w:tr w:rsidR="00847AD4" w14:paraId="1368A807" w14:textId="77777777" w:rsidTr="00E6005A">
        <w:tc>
          <w:tcPr>
            <w:tcW w:w="2602" w:type="dxa"/>
          </w:tcPr>
          <w:p w14:paraId="61EF43CD" w14:textId="77777777" w:rsidR="00847AD4" w:rsidRDefault="00847AD4" w:rsidP="008F3FF3">
            <w:pPr>
              <w:pStyle w:val="Tablebody"/>
            </w:pPr>
          </w:p>
        </w:tc>
        <w:tc>
          <w:tcPr>
            <w:tcW w:w="1978" w:type="dxa"/>
          </w:tcPr>
          <w:p w14:paraId="3308E784" w14:textId="77777777" w:rsidR="00847AD4" w:rsidRDefault="00847AD4" w:rsidP="008F3FF3">
            <w:pPr>
              <w:pStyle w:val="Tablebody"/>
            </w:pPr>
          </w:p>
        </w:tc>
        <w:tc>
          <w:tcPr>
            <w:tcW w:w="1776" w:type="dxa"/>
          </w:tcPr>
          <w:p w14:paraId="77A676D6" w14:textId="77777777" w:rsidR="00847AD4" w:rsidRDefault="00847AD4" w:rsidP="008F3FF3">
            <w:pPr>
              <w:pStyle w:val="Tablebody"/>
            </w:pPr>
          </w:p>
        </w:tc>
        <w:tc>
          <w:tcPr>
            <w:tcW w:w="1848" w:type="dxa"/>
          </w:tcPr>
          <w:p w14:paraId="4829DF4F" w14:textId="77777777" w:rsidR="00847AD4" w:rsidRDefault="00847AD4" w:rsidP="008F3FF3">
            <w:pPr>
              <w:pStyle w:val="Tablebody"/>
            </w:pPr>
            <w:r>
              <w:t>&lt;YYYYMMDD&gt;</w:t>
            </w:r>
          </w:p>
        </w:tc>
        <w:tc>
          <w:tcPr>
            <w:tcW w:w="1721" w:type="dxa"/>
          </w:tcPr>
          <w:p w14:paraId="0968C560" w14:textId="77777777" w:rsidR="00847AD4" w:rsidRDefault="00847AD4" w:rsidP="008F3FF3">
            <w:pPr>
              <w:pStyle w:val="Tablebody"/>
            </w:pPr>
          </w:p>
        </w:tc>
      </w:tr>
    </w:tbl>
    <w:p w14:paraId="5A679240" w14:textId="77777777" w:rsidR="00A63055" w:rsidRDefault="00A63055" w:rsidP="00A63055">
      <w:pPr>
        <w:pStyle w:val="Body"/>
        <w:rPr>
          <w:iCs/>
        </w:rPr>
      </w:pPr>
    </w:p>
    <w:bookmarkEnd w:id="551"/>
    <w:p w14:paraId="526285CE" w14:textId="77777777" w:rsidR="00A63055" w:rsidRPr="00472ECE" w:rsidRDefault="00A63055" w:rsidP="00472ECE"/>
    <w:p w14:paraId="28B40089" w14:textId="77777777" w:rsidR="000B3916" w:rsidRDefault="000B3916" w:rsidP="000B3916">
      <w:pPr>
        <w:pStyle w:val="Heading1"/>
        <w:tabs>
          <w:tab w:val="clear" w:pos="792"/>
        </w:tabs>
        <w:spacing w:before="0" w:after="0"/>
        <w:ind w:left="720" w:hanging="720"/>
      </w:pPr>
      <w:bookmarkStart w:id="827" w:name="_Toc86315424"/>
      <w:r>
        <w:t>Annexes</w:t>
      </w:r>
      <w:bookmarkEnd w:id="827"/>
    </w:p>
    <w:p w14:paraId="1C85534D" w14:textId="77777777" w:rsidR="000B3916" w:rsidRDefault="000B3916" w:rsidP="000B3916">
      <w:pPr>
        <w:ind w:left="720"/>
        <w:jc w:val="both"/>
        <w:rPr>
          <w:highlight w:val="yellow"/>
        </w:rPr>
      </w:pPr>
    </w:p>
    <w:p w14:paraId="41D9680C" w14:textId="77777777" w:rsidR="000B3916" w:rsidRPr="00E622C1" w:rsidRDefault="000B3916" w:rsidP="000B3916">
      <w:pPr>
        <w:ind w:left="720"/>
        <w:jc w:val="both"/>
      </w:pPr>
      <w:r w:rsidRPr="00E622C1">
        <w:t xml:space="preserve">The annexes (if any) are placed </w:t>
      </w:r>
      <w:r w:rsidR="004F46C5" w:rsidRPr="00E622C1">
        <w:t xml:space="preserve">in this chapter </w:t>
      </w:r>
      <w:r w:rsidRPr="00E622C1">
        <w:t xml:space="preserve">(usually one per page). </w:t>
      </w:r>
    </w:p>
    <w:p w14:paraId="4C795B3E" w14:textId="77777777" w:rsidR="000B3916" w:rsidRPr="00E622C1" w:rsidRDefault="000B3916" w:rsidP="000B3916">
      <w:pPr>
        <w:ind w:left="720"/>
        <w:jc w:val="both"/>
      </w:pPr>
      <w:r w:rsidRPr="00E622C1">
        <w:t xml:space="preserve">The reason for having Annexes is that they: </w:t>
      </w:r>
    </w:p>
    <w:p w14:paraId="66AE2CEB" w14:textId="77777777" w:rsidR="000B3916" w:rsidRPr="00E622C1" w:rsidRDefault="000B3916" w:rsidP="00413F4A">
      <w:pPr>
        <w:numPr>
          <w:ilvl w:val="0"/>
          <w:numId w:val="12"/>
        </w:numPr>
        <w:ind w:left="1080"/>
        <w:jc w:val="both"/>
      </w:pPr>
      <w:r w:rsidRPr="00E622C1">
        <w:t xml:space="preserve">can be cited from other documents and </w:t>
      </w:r>
    </w:p>
    <w:p w14:paraId="42FE1394" w14:textId="77777777" w:rsidR="000B3916" w:rsidRPr="00E622C1" w:rsidRDefault="000B3916" w:rsidP="00413F4A">
      <w:pPr>
        <w:numPr>
          <w:ilvl w:val="0"/>
          <w:numId w:val="12"/>
        </w:numPr>
        <w:ind w:left="1080"/>
        <w:jc w:val="both"/>
      </w:pPr>
      <w:r w:rsidRPr="00E622C1">
        <w:lastRenderedPageBreak/>
        <w:t>can be updated with less fuss than changing the actual document (i.e. can be updated without necessarily re-circulating the whole document for re-approval).</w:t>
      </w:r>
    </w:p>
    <w:p w14:paraId="2841F74C" w14:textId="77777777" w:rsidR="000B3916" w:rsidRDefault="000B3916" w:rsidP="005260D6"/>
    <w:p w14:paraId="05B8F2FC" w14:textId="77777777" w:rsidR="000B3916" w:rsidRDefault="000B3916" w:rsidP="000B3916">
      <w:pPr>
        <w:ind w:left="0"/>
        <w:rPr>
          <w:b/>
          <w:bCs/>
        </w:rPr>
      </w:pPr>
      <w:r>
        <w:br w:type="page"/>
      </w:r>
    </w:p>
    <w:p w14:paraId="234E4EE4" w14:textId="77777777" w:rsidR="0046597F" w:rsidRDefault="008E465A" w:rsidP="000B3916">
      <w:pPr>
        <w:pStyle w:val="Heading1"/>
        <w:tabs>
          <w:tab w:val="clear" w:pos="792"/>
        </w:tabs>
        <w:spacing w:before="0" w:after="0"/>
        <w:ind w:left="720" w:hanging="720"/>
      </w:pPr>
      <w:bookmarkStart w:id="828" w:name="_Toc86315425"/>
      <w:r>
        <w:lastRenderedPageBreak/>
        <w:t>Document Information</w:t>
      </w:r>
      <w:bookmarkEnd w:id="828"/>
    </w:p>
    <w:p w14:paraId="0E355427" w14:textId="77777777" w:rsidR="0046597F" w:rsidRDefault="0046597F" w:rsidP="00A70DDC"/>
    <w:p w14:paraId="2EEA0F0C" w14:textId="77777777" w:rsidR="0046597F" w:rsidRDefault="0046597F" w:rsidP="00A70DDC">
      <w:pPr>
        <w:pStyle w:val="Heading2"/>
        <w:spacing w:before="0" w:after="0"/>
        <w:ind w:left="720" w:hanging="720"/>
        <w:rPr>
          <w:bCs/>
        </w:rPr>
      </w:pPr>
      <w:bookmarkStart w:id="829" w:name="_Toc86315426"/>
      <w:r>
        <w:rPr>
          <w:bCs/>
        </w:rPr>
        <w:t>Records</w:t>
      </w:r>
      <w:bookmarkEnd w:id="829"/>
    </w:p>
    <w:p w14:paraId="644FFFA5" w14:textId="77777777" w:rsidR="00ED00E6" w:rsidRDefault="00ED00E6" w:rsidP="00A70DDC">
      <w:pPr>
        <w:ind w:left="720"/>
        <w:jc w:val="both"/>
        <w:rPr>
          <w:highlight w:val="yellow"/>
        </w:rPr>
      </w:pPr>
    </w:p>
    <w:p w14:paraId="70720B0A" w14:textId="330013D4" w:rsidR="00370835" w:rsidRDefault="0046597F">
      <w:pPr>
        <w:ind w:left="720"/>
        <w:jc w:val="both"/>
        <w:rPr>
          <w:ins w:id="830" w:author="Samrat Guha Niyogi" w:date="2023-01-23T20:02:00Z"/>
        </w:rPr>
        <w:pPrChange w:id="831" w:author="Samrat Guha Niyogi" w:date="2023-01-23T20:02:00Z">
          <w:pPr>
            <w:ind w:left="0"/>
            <w:jc w:val="both"/>
          </w:pPr>
        </w:pPrChange>
      </w:pPr>
      <w:del w:id="832" w:author="Samrat Guha Niyogi" w:date="2023-01-23T20:03:00Z">
        <w:r w:rsidDel="00472EB9">
          <w:rPr>
            <w:highlight w:val="yellow"/>
          </w:rPr>
          <w:delText>Here you state the records that have to be kept as a result of operation of this procedure, from where they can be obtained and what job role / function is respo</w:delText>
        </w:r>
        <w:r w:rsidR="003C175F" w:rsidDel="00472EB9">
          <w:rPr>
            <w:highlight w:val="yellow"/>
          </w:rPr>
          <w:delText>ns</w:delText>
        </w:r>
        <w:r w:rsidDel="00472EB9">
          <w:rPr>
            <w:highlight w:val="yellow"/>
          </w:rPr>
          <w:delText xml:space="preserve">ible. Remember to mention any </w:delText>
        </w:r>
        <w:r w:rsidRPr="00915E2B" w:rsidDel="00472EB9">
          <w:rPr>
            <w:highlight w:val="yellow"/>
          </w:rPr>
          <w:delText>official</w:delText>
        </w:r>
        <w:r w:rsidDel="00472EB9">
          <w:rPr>
            <w:highlight w:val="yellow"/>
          </w:rPr>
          <w:delText xml:space="preserve"> records such as Government Communication or reports, if appropriate.</w:delText>
        </w:r>
      </w:del>
      <w:ins w:id="833" w:author="Samrat Guha Niyogi" w:date="2023-01-23T20:02:00Z">
        <w:r w:rsidR="00370835" w:rsidRPr="00D51140">
          <w:t xml:space="preserve">RFE OC team will follow same </w:t>
        </w:r>
        <w:r w:rsidR="00472EB9">
          <w:t>document</w:t>
        </w:r>
      </w:ins>
      <w:ins w:id="834" w:author="Samrat Guha Niyogi" w:date="2023-01-23T20:03:00Z">
        <w:r w:rsidR="00472EB9">
          <w:t>ation</w:t>
        </w:r>
      </w:ins>
      <w:ins w:id="835" w:author="Samrat Guha Niyogi" w:date="2023-01-23T20:02:00Z">
        <w:r w:rsidR="00370835" w:rsidRPr="00D51140">
          <w:t xml:space="preserve"> management for the OC and Remote both.</w:t>
        </w:r>
        <w:r w:rsidR="00370835">
          <w:t xml:space="preserve"> </w:t>
        </w:r>
      </w:ins>
    </w:p>
    <w:p w14:paraId="74FEDD05" w14:textId="77777777" w:rsidR="00370835" w:rsidRDefault="00370835" w:rsidP="00A70DDC">
      <w:pPr>
        <w:ind w:left="720"/>
        <w:jc w:val="both"/>
      </w:pPr>
    </w:p>
    <w:tbl>
      <w:tblPr>
        <w:tblW w:w="9450" w:type="dxa"/>
        <w:tblInd w:w="7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80"/>
        <w:gridCol w:w="3690"/>
        <w:gridCol w:w="2880"/>
      </w:tblGrid>
      <w:tr w:rsidR="0046597F" w:rsidRPr="000E2F51" w:rsidDel="00472EB9" w14:paraId="31779E20" w14:textId="5FA07AE1" w:rsidTr="00AA45C2">
        <w:trPr>
          <w:cantSplit/>
          <w:tblHeader/>
          <w:del w:id="836" w:author="Samrat Guha Niyogi" w:date="2023-01-23T20:06:00Z"/>
        </w:trPr>
        <w:tc>
          <w:tcPr>
            <w:tcW w:w="2880" w:type="dxa"/>
            <w:shd w:val="pct20" w:color="auto" w:fill="auto"/>
          </w:tcPr>
          <w:p w14:paraId="2394F034" w14:textId="3F96F6C3" w:rsidR="0046597F" w:rsidRPr="000C4409" w:rsidDel="00472EB9" w:rsidRDefault="0046597F" w:rsidP="00A70DDC">
            <w:pPr>
              <w:jc w:val="center"/>
              <w:rPr>
                <w:del w:id="837" w:author="Samrat Guha Niyogi" w:date="2023-01-23T20:06:00Z"/>
                <w:b/>
                <w:szCs w:val="22"/>
              </w:rPr>
            </w:pPr>
            <w:del w:id="838" w:author="Samrat Guha Niyogi" w:date="2023-01-23T20:06:00Z">
              <w:r w:rsidRPr="000C4409" w:rsidDel="00472EB9">
                <w:rPr>
                  <w:b/>
                  <w:szCs w:val="22"/>
                </w:rPr>
                <w:delText>Record Type</w:delText>
              </w:r>
            </w:del>
          </w:p>
        </w:tc>
        <w:tc>
          <w:tcPr>
            <w:tcW w:w="3690" w:type="dxa"/>
            <w:shd w:val="pct20" w:color="auto" w:fill="auto"/>
          </w:tcPr>
          <w:p w14:paraId="23CFBC74" w14:textId="219CE7C4" w:rsidR="0046597F" w:rsidRPr="001A48D5" w:rsidDel="00472EB9" w:rsidRDefault="0046597F" w:rsidP="00A70DDC">
            <w:pPr>
              <w:jc w:val="center"/>
              <w:rPr>
                <w:del w:id="839" w:author="Samrat Guha Niyogi" w:date="2023-01-23T20:06:00Z"/>
                <w:b/>
                <w:szCs w:val="22"/>
              </w:rPr>
            </w:pPr>
            <w:del w:id="840" w:author="Samrat Guha Niyogi" w:date="2023-01-23T20:06:00Z">
              <w:r w:rsidRPr="000C4409" w:rsidDel="00472EB9">
                <w:rPr>
                  <w:b/>
                  <w:szCs w:val="22"/>
                </w:rPr>
                <w:delText>Physical Location of Record</w:delText>
              </w:r>
            </w:del>
          </w:p>
        </w:tc>
        <w:tc>
          <w:tcPr>
            <w:tcW w:w="2880" w:type="dxa"/>
            <w:shd w:val="pct20" w:color="auto" w:fill="auto"/>
          </w:tcPr>
          <w:p w14:paraId="737D8581" w14:textId="4FB4A165" w:rsidR="0046597F" w:rsidRPr="00812EB9" w:rsidDel="00472EB9" w:rsidRDefault="0046597F" w:rsidP="00A70DDC">
            <w:pPr>
              <w:jc w:val="center"/>
              <w:rPr>
                <w:del w:id="841" w:author="Samrat Guha Niyogi" w:date="2023-01-23T20:06:00Z"/>
                <w:b/>
                <w:szCs w:val="22"/>
              </w:rPr>
            </w:pPr>
            <w:del w:id="842" w:author="Samrat Guha Niyogi" w:date="2023-01-23T20:06:00Z">
              <w:r w:rsidRPr="0006290D" w:rsidDel="00472EB9">
                <w:rPr>
                  <w:b/>
                  <w:szCs w:val="22"/>
                </w:rPr>
                <w:delText>Responsible Role</w:delText>
              </w:r>
            </w:del>
          </w:p>
        </w:tc>
      </w:tr>
      <w:tr w:rsidR="0046597F" w:rsidRPr="000E2F51" w:rsidDel="00472EB9" w14:paraId="4E26DCAA" w14:textId="002B66DF" w:rsidTr="00AA45C2">
        <w:trPr>
          <w:cantSplit/>
          <w:del w:id="843" w:author="Samrat Guha Niyogi" w:date="2023-01-23T20:06:00Z"/>
        </w:trPr>
        <w:tc>
          <w:tcPr>
            <w:tcW w:w="2880" w:type="dxa"/>
          </w:tcPr>
          <w:p w14:paraId="54F9F9A1" w14:textId="59B77EE8" w:rsidR="0046597F" w:rsidRPr="000C4409" w:rsidDel="00472EB9" w:rsidRDefault="0046597F" w:rsidP="00A70DDC">
            <w:pPr>
              <w:pStyle w:val="TableText"/>
              <w:rPr>
                <w:del w:id="844" w:author="Samrat Guha Niyogi" w:date="2023-01-23T20:06:00Z"/>
                <w:rFonts w:ascii="Arial" w:hAnsi="Arial" w:cs="Arial"/>
                <w:sz w:val="22"/>
                <w:szCs w:val="22"/>
              </w:rPr>
            </w:pPr>
            <w:del w:id="845" w:author="Samrat Guha Niyogi" w:date="2023-01-23T20:06:00Z">
              <w:r w:rsidRPr="000C4409" w:rsidDel="00472EB9">
                <w:rPr>
                  <w:rFonts w:ascii="Arial" w:hAnsi="Arial" w:cs="Arial"/>
                  <w:b/>
                  <w:sz w:val="22"/>
                  <w:szCs w:val="22"/>
                </w:rPr>
                <w:delText>Example:</w:delText>
              </w:r>
              <w:r w:rsidRPr="000C4409" w:rsidDel="00472EB9">
                <w:rPr>
                  <w:rFonts w:ascii="Arial" w:hAnsi="Arial" w:cs="Arial"/>
                  <w:sz w:val="22"/>
                  <w:szCs w:val="22"/>
                </w:rPr>
                <w:delText xml:space="preserve"> Minutes of PRB meeting</w:delText>
              </w:r>
            </w:del>
          </w:p>
        </w:tc>
        <w:tc>
          <w:tcPr>
            <w:tcW w:w="3690" w:type="dxa"/>
          </w:tcPr>
          <w:p w14:paraId="14EA84AF" w14:textId="6CE7BD3C" w:rsidR="0046597F" w:rsidRPr="000C4409" w:rsidDel="00472EB9" w:rsidRDefault="0046597F" w:rsidP="00A70DDC">
            <w:pPr>
              <w:pStyle w:val="TableText"/>
              <w:rPr>
                <w:del w:id="846" w:author="Samrat Guha Niyogi" w:date="2023-01-23T20:06:00Z"/>
                <w:rFonts w:ascii="Arial" w:hAnsi="Arial" w:cs="Arial"/>
                <w:sz w:val="22"/>
                <w:szCs w:val="22"/>
              </w:rPr>
            </w:pPr>
            <w:del w:id="847" w:author="Samrat Guha Niyogi" w:date="2023-01-23T20:06:00Z">
              <w:r w:rsidRPr="000C4409" w:rsidDel="00472EB9">
                <w:rPr>
                  <w:rFonts w:ascii="Arial" w:hAnsi="Arial" w:cs="Arial"/>
                  <w:b/>
                  <w:sz w:val="22"/>
                  <w:szCs w:val="22"/>
                </w:rPr>
                <w:delText>Example:</w:delText>
              </w:r>
              <w:r w:rsidRPr="000C4409" w:rsidDel="00472EB9">
                <w:rPr>
                  <w:rFonts w:ascii="Arial" w:hAnsi="Arial" w:cs="Arial"/>
                  <w:sz w:val="22"/>
                  <w:szCs w:val="22"/>
                </w:rPr>
                <w:delText xml:space="preserve"> Compass folder XYZ</w:delText>
              </w:r>
            </w:del>
          </w:p>
        </w:tc>
        <w:tc>
          <w:tcPr>
            <w:tcW w:w="2880" w:type="dxa"/>
          </w:tcPr>
          <w:p w14:paraId="03F0F655" w14:textId="599D3C9E" w:rsidR="0046597F" w:rsidRPr="000C4409" w:rsidDel="00472EB9" w:rsidRDefault="0046597F" w:rsidP="00A70DDC">
            <w:pPr>
              <w:pStyle w:val="TableText"/>
              <w:rPr>
                <w:del w:id="848" w:author="Samrat Guha Niyogi" w:date="2023-01-23T20:06:00Z"/>
                <w:rFonts w:ascii="Arial" w:hAnsi="Arial" w:cs="Arial"/>
                <w:sz w:val="22"/>
                <w:szCs w:val="22"/>
              </w:rPr>
            </w:pPr>
            <w:del w:id="849" w:author="Samrat Guha Niyogi" w:date="2023-01-23T20:06:00Z">
              <w:r w:rsidRPr="000C4409" w:rsidDel="00472EB9">
                <w:rPr>
                  <w:rFonts w:ascii="Arial" w:hAnsi="Arial" w:cs="Arial"/>
                  <w:b/>
                  <w:sz w:val="22"/>
                  <w:szCs w:val="22"/>
                </w:rPr>
                <w:delText>Example:</w:delText>
              </w:r>
              <w:r w:rsidRPr="000C4409" w:rsidDel="00472EB9">
                <w:rPr>
                  <w:rFonts w:ascii="Arial" w:hAnsi="Arial" w:cs="Arial"/>
                  <w:sz w:val="22"/>
                  <w:szCs w:val="22"/>
                </w:rPr>
                <w:delText xml:space="preserve"> CQE Manager</w:delText>
              </w:r>
            </w:del>
          </w:p>
        </w:tc>
      </w:tr>
    </w:tbl>
    <w:p w14:paraId="43EC5207" w14:textId="77777777" w:rsidR="0046597F" w:rsidRDefault="0046597F" w:rsidP="00A70DDC"/>
    <w:p w14:paraId="5C13C270" w14:textId="77777777" w:rsidR="0046597F" w:rsidRDefault="0046597F" w:rsidP="00A70DDC">
      <w:pPr>
        <w:pStyle w:val="Heading2"/>
        <w:spacing w:before="0" w:after="0"/>
        <w:ind w:left="720" w:hanging="720"/>
      </w:pPr>
      <w:bookmarkStart w:id="850" w:name="_Toc86315427"/>
      <w:r>
        <w:t>References</w:t>
      </w:r>
      <w:bookmarkEnd w:id="850"/>
    </w:p>
    <w:p w14:paraId="7D17321A" w14:textId="77777777" w:rsidR="00ED00E6" w:rsidRDefault="00ED00E6" w:rsidP="00A70DDC">
      <w:pPr>
        <w:ind w:left="720"/>
        <w:jc w:val="both"/>
        <w:rPr>
          <w:highlight w:val="yellow"/>
        </w:rPr>
      </w:pPr>
    </w:p>
    <w:p w14:paraId="7DEA1377" w14:textId="77777777" w:rsidR="003C175F" w:rsidRPr="00CC69D3" w:rsidRDefault="0046597F" w:rsidP="00A70DDC">
      <w:pPr>
        <w:ind w:left="720"/>
        <w:jc w:val="both"/>
        <w:rPr>
          <w:rPrChange w:id="851" w:author="Samrat Guha Niyogi" w:date="2023-01-23T19:36:00Z">
            <w:rPr>
              <w:highlight w:val="yellow"/>
            </w:rPr>
          </w:rPrChange>
        </w:rPr>
      </w:pPr>
      <w:r w:rsidRPr="00CC69D3">
        <w:rPr>
          <w:rPrChange w:id="852" w:author="Samrat Guha Niyogi" w:date="2023-01-23T19:36:00Z">
            <w:rPr>
              <w:highlight w:val="yellow"/>
            </w:rPr>
          </w:rPrChange>
        </w:rPr>
        <w:t xml:space="preserve">Any external documents that are used / referred-to by this procedure are mentioned here together with details of how to find them. Where a </w:t>
      </w:r>
      <w:r w:rsidRPr="00CC69D3">
        <w:rPr>
          <w:i/>
          <w:rPrChange w:id="853" w:author="Samrat Guha Niyogi" w:date="2023-01-23T19:36:00Z">
            <w:rPr>
              <w:i/>
              <w:highlight w:val="yellow"/>
            </w:rPr>
          </w:rPrChange>
        </w:rPr>
        <w:t>standard</w:t>
      </w:r>
      <w:r w:rsidRPr="00CC69D3">
        <w:rPr>
          <w:rPrChange w:id="854" w:author="Samrat Guha Niyogi" w:date="2023-01-23T19:36:00Z">
            <w:rPr>
              <w:highlight w:val="yellow"/>
            </w:rPr>
          </w:rPrChange>
        </w:rPr>
        <w:t xml:space="preserve"> is referenced (e.g. ISO9001) then there is no need to reference the version of the standard (e.g. ISO9001-2008) – the latest version is always assumed. </w:t>
      </w:r>
    </w:p>
    <w:p w14:paraId="17F9BE89" w14:textId="77777777" w:rsidR="0046597F" w:rsidRDefault="0046597F" w:rsidP="00A70DDC">
      <w:pPr>
        <w:ind w:left="720"/>
        <w:jc w:val="both"/>
      </w:pPr>
      <w:r w:rsidRPr="00CC69D3">
        <w:rPr>
          <w:b/>
          <w:rPrChange w:id="855" w:author="Samrat Guha Niyogi" w:date="2023-01-23T19:36:00Z">
            <w:rPr>
              <w:b/>
              <w:highlight w:val="yellow"/>
            </w:rPr>
          </w:rPrChange>
        </w:rPr>
        <w:t>Note:</w:t>
      </w:r>
      <w:r w:rsidRPr="00CC69D3">
        <w:rPr>
          <w:rPrChange w:id="856" w:author="Samrat Guha Niyogi" w:date="2023-01-23T19:36:00Z">
            <w:rPr>
              <w:highlight w:val="yellow"/>
            </w:rPr>
          </w:rPrChange>
        </w:rPr>
        <w:t xml:space="preserve"> this places an obligation on the procedure owner to ensure that revisions in these external documents are checked against this procedure for any impact.</w:t>
      </w:r>
    </w:p>
    <w:tbl>
      <w:tblPr>
        <w:tblW w:w="9360" w:type="dxa"/>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20"/>
        <w:gridCol w:w="6840"/>
      </w:tblGrid>
      <w:tr w:rsidR="0046597F" w:rsidRPr="000E2F51" w14:paraId="3760D156" w14:textId="77777777" w:rsidTr="00ED00E6">
        <w:trPr>
          <w:cantSplit/>
          <w:tblHeader/>
        </w:trPr>
        <w:tc>
          <w:tcPr>
            <w:tcW w:w="2520" w:type="dxa"/>
            <w:shd w:val="pct20" w:color="auto" w:fill="auto"/>
          </w:tcPr>
          <w:p w14:paraId="630F3C73" w14:textId="77777777" w:rsidR="0046597F" w:rsidRPr="000C4409" w:rsidRDefault="0046597F" w:rsidP="00A70DDC">
            <w:pPr>
              <w:jc w:val="center"/>
              <w:rPr>
                <w:b/>
                <w:szCs w:val="22"/>
              </w:rPr>
            </w:pPr>
            <w:r w:rsidRPr="000C4409">
              <w:rPr>
                <w:b/>
                <w:szCs w:val="22"/>
              </w:rPr>
              <w:t>Item</w:t>
            </w:r>
          </w:p>
        </w:tc>
        <w:tc>
          <w:tcPr>
            <w:tcW w:w="6840" w:type="dxa"/>
            <w:shd w:val="pct20" w:color="auto" w:fill="auto"/>
          </w:tcPr>
          <w:p w14:paraId="5A8EE7D6" w14:textId="77777777" w:rsidR="0046597F" w:rsidRPr="000C4409" w:rsidRDefault="0046597F" w:rsidP="00A70DDC">
            <w:pPr>
              <w:jc w:val="center"/>
              <w:rPr>
                <w:b/>
                <w:szCs w:val="22"/>
              </w:rPr>
            </w:pPr>
            <w:r w:rsidRPr="000C4409">
              <w:rPr>
                <w:b/>
                <w:szCs w:val="22"/>
              </w:rPr>
              <w:t>Description</w:t>
            </w:r>
          </w:p>
        </w:tc>
      </w:tr>
      <w:tr w:rsidR="0046597F" w:rsidRPr="000E2F51" w14:paraId="04A6E652" w14:textId="77777777" w:rsidTr="00ED00E6">
        <w:trPr>
          <w:cantSplit/>
        </w:trPr>
        <w:tc>
          <w:tcPr>
            <w:tcW w:w="2520" w:type="dxa"/>
          </w:tcPr>
          <w:p w14:paraId="184BACDB" w14:textId="33E8215D" w:rsidR="0046597F" w:rsidRPr="009C2BE8" w:rsidRDefault="0046597F">
            <w:pPr>
              <w:pStyle w:val="TableText"/>
              <w:jc w:val="center"/>
              <w:rPr>
                <w:rStyle w:val="Hyperlink"/>
                <w:rFonts w:ascii="Arial" w:hAnsi="Arial" w:cs="Arial"/>
                <w:sz w:val="22"/>
                <w:szCs w:val="22"/>
                <w:u w:val="none"/>
                <w:lang w:val="en-GB"/>
              </w:rPr>
              <w:pPrChange w:id="857" w:author="Samrat Guha Niyogi" w:date="2023-01-23T19:36:00Z">
                <w:pPr>
                  <w:pStyle w:val="TableText"/>
                </w:pPr>
              </w:pPrChange>
            </w:pPr>
            <w:del w:id="858" w:author="Samrat Guha Niyogi" w:date="2023-01-23T19:35:00Z">
              <w:r w:rsidRPr="009C2BE8" w:rsidDel="00CC69D3">
                <w:rPr>
                  <w:rStyle w:val="Hyperlink"/>
                  <w:rFonts w:ascii="Arial" w:hAnsi="Arial" w:cs="Arial"/>
                  <w:color w:val="auto"/>
                  <w:sz w:val="22"/>
                  <w:szCs w:val="22"/>
                  <w:u w:val="none"/>
                </w:rPr>
                <w:delText>Replace this text with the document number</w:delText>
              </w:r>
            </w:del>
            <w:ins w:id="859" w:author="Samrat Guha Niyogi" w:date="2023-01-23T19:35:00Z">
              <w:r w:rsidR="00CC69D3">
                <w:rPr>
                  <w:rStyle w:val="Hyperlink"/>
                  <w:rFonts w:ascii="Arial" w:hAnsi="Arial" w:cs="Arial"/>
                  <w:color w:val="auto"/>
                  <w:sz w:val="22"/>
                  <w:szCs w:val="22"/>
                  <w:u w:val="none"/>
                </w:rPr>
                <w:t>1</w:t>
              </w:r>
            </w:ins>
          </w:p>
        </w:tc>
        <w:tc>
          <w:tcPr>
            <w:tcW w:w="6840" w:type="dxa"/>
          </w:tcPr>
          <w:p w14:paraId="1F143232" w14:textId="4FB74F6C" w:rsidR="0046597F" w:rsidRDefault="0046597F" w:rsidP="00A70DDC">
            <w:pPr>
              <w:rPr>
                <w:ins w:id="860" w:author="Samrat Guha Niyogi" w:date="2023-01-23T19:36:00Z"/>
                <w:szCs w:val="22"/>
              </w:rPr>
            </w:pPr>
            <w:del w:id="861" w:author="Samrat Guha Niyogi" w:date="2023-01-23T19:36:00Z">
              <w:r w:rsidRPr="000C4409" w:rsidDel="00CC69D3">
                <w:rPr>
                  <w:szCs w:val="22"/>
                </w:rPr>
                <w:delText xml:space="preserve">Replace this text with the document title and location if located outside of </w:delText>
              </w:r>
              <w:r w:rsidR="009C2BE8" w:rsidDel="00CC69D3">
                <w:rPr>
                  <w:szCs w:val="22"/>
                </w:rPr>
                <w:delText>OMS</w:delText>
              </w:r>
              <w:r w:rsidR="009C2BE8" w:rsidRPr="000C4409" w:rsidDel="00CC69D3">
                <w:rPr>
                  <w:szCs w:val="22"/>
                </w:rPr>
                <w:delText xml:space="preserve"> </w:delText>
              </w:r>
              <w:r w:rsidRPr="000C4409" w:rsidDel="00CC69D3">
                <w:rPr>
                  <w:szCs w:val="22"/>
                </w:rPr>
                <w:delText>include URL, location, etc.</w:delText>
              </w:r>
            </w:del>
            <w:ins w:id="862" w:author="Samrat Guha Niyogi" w:date="2023-01-23T19:36:00Z">
              <w:r w:rsidR="00CC69D3">
                <w:rPr>
                  <w:szCs w:val="22"/>
                </w:rPr>
                <w:t>STRX OC product brief</w:t>
              </w:r>
            </w:ins>
            <w:ins w:id="863" w:author="Samrat Guha Niyogi" w:date="2023-01-23T20:27:00Z">
              <w:r w:rsidR="00A55DAE">
                <w:rPr>
                  <w:szCs w:val="22"/>
                </w:rPr>
                <w:t xml:space="preserve"> – </w:t>
              </w:r>
              <w:r w:rsidR="00A55DAE" w:rsidRPr="00A55DAE">
                <w:rPr>
                  <w:color w:val="FF0000"/>
                  <w:szCs w:val="22"/>
                  <w:rPrChange w:id="864" w:author="Samrat Guha Niyogi" w:date="2023-01-23T20:27:00Z">
                    <w:rPr>
                      <w:szCs w:val="22"/>
                    </w:rPr>
                  </w:rPrChange>
                </w:rPr>
                <w:t>to be updated in bitbucket</w:t>
              </w:r>
            </w:ins>
          </w:p>
          <w:p w14:paraId="2A331484" w14:textId="1BAE722D" w:rsidR="00CC69D3" w:rsidRPr="000C4409" w:rsidRDefault="00CC69D3" w:rsidP="00A70DDC">
            <w:pPr>
              <w:rPr>
                <w:szCs w:val="22"/>
              </w:rPr>
            </w:pPr>
            <w:ins w:id="865" w:author="Samrat Guha Niyogi" w:date="2023-01-23T19:36:00Z">
              <w:r>
                <w:fldChar w:fldCharType="begin"/>
              </w:r>
              <w:r>
                <w:instrText xml:space="preserve"> HYPERLINK "https://nxp1.sharepoint.com/:w:/r/teams/206_16/Shared%20Documents/STRX/STRX_Documents_baseline/STRX_TO1_Documents_baseline/RFE_SW/STRX%20RFE%20SW%20Software%20Product%20Brief.docx?d=w36fc5033dd12492fa4a1c316836ccb5b&amp;csf=1&amp;web=1&amp;e=uRUccC" </w:instrText>
              </w:r>
              <w:r>
                <w:fldChar w:fldCharType="separate"/>
              </w:r>
              <w:r>
                <w:rPr>
                  <w:rStyle w:val="Hyperlink"/>
                </w:rPr>
                <w:t>STRX RFE SW Software Product Brief.docx</w:t>
              </w:r>
              <w:r>
                <w:fldChar w:fldCharType="end"/>
              </w:r>
            </w:ins>
          </w:p>
        </w:tc>
      </w:tr>
      <w:tr w:rsidR="00472EB9" w:rsidRPr="000E2F51" w14:paraId="23E8C237" w14:textId="77777777" w:rsidTr="00ED00E6">
        <w:trPr>
          <w:cantSplit/>
          <w:ins w:id="866" w:author="Samrat Guha Niyogi" w:date="2023-01-23T20:04:00Z"/>
        </w:trPr>
        <w:tc>
          <w:tcPr>
            <w:tcW w:w="2520" w:type="dxa"/>
          </w:tcPr>
          <w:p w14:paraId="32D69993" w14:textId="336F8455" w:rsidR="00472EB9" w:rsidRPr="009C2BE8" w:rsidDel="00CC69D3" w:rsidRDefault="00472EB9" w:rsidP="00CC69D3">
            <w:pPr>
              <w:pStyle w:val="TableText"/>
              <w:jc w:val="center"/>
              <w:rPr>
                <w:ins w:id="867" w:author="Samrat Guha Niyogi" w:date="2023-01-23T20:04:00Z"/>
                <w:rStyle w:val="Hyperlink"/>
                <w:rFonts w:ascii="Arial" w:hAnsi="Arial" w:cs="Arial"/>
                <w:color w:val="auto"/>
                <w:sz w:val="22"/>
                <w:szCs w:val="22"/>
                <w:u w:val="none"/>
              </w:rPr>
            </w:pPr>
            <w:ins w:id="868" w:author="Samrat Guha Niyogi" w:date="2023-01-23T20:04:00Z">
              <w:r>
                <w:rPr>
                  <w:rStyle w:val="Hyperlink"/>
                  <w:rFonts w:ascii="Arial" w:hAnsi="Arial" w:cs="Arial"/>
                  <w:color w:val="auto"/>
                  <w:sz w:val="22"/>
                  <w:szCs w:val="22"/>
                  <w:u w:val="none"/>
                </w:rPr>
                <w:t>2</w:t>
              </w:r>
            </w:ins>
          </w:p>
        </w:tc>
        <w:tc>
          <w:tcPr>
            <w:tcW w:w="6840" w:type="dxa"/>
          </w:tcPr>
          <w:p w14:paraId="02B22B12" w14:textId="6F124B31" w:rsidR="00472EB9" w:rsidRDefault="00472EB9" w:rsidP="00A70DDC">
            <w:pPr>
              <w:rPr>
                <w:ins w:id="869" w:author="Samrat Guha Niyogi" w:date="2023-01-23T20:04:00Z"/>
              </w:rPr>
            </w:pPr>
            <w:ins w:id="870" w:author="Samrat Guha Niyogi" w:date="2023-01-23T20:04:00Z">
              <w:r>
                <w:t>C</w:t>
              </w:r>
            </w:ins>
            <w:ins w:id="871" w:author="Samrat Guha Niyogi" w:date="2023-01-23T20:05:00Z">
              <w:r>
                <w:t>onfiguration Management</w:t>
              </w:r>
            </w:ins>
          </w:p>
          <w:p w14:paraId="6DCE7198" w14:textId="256DDC89" w:rsidR="00472EB9" w:rsidRPr="000C4409" w:rsidDel="00CC69D3" w:rsidRDefault="00472EB9" w:rsidP="00A70DDC">
            <w:pPr>
              <w:rPr>
                <w:ins w:id="872" w:author="Samrat Guha Niyogi" w:date="2023-01-23T20:04:00Z"/>
                <w:szCs w:val="22"/>
              </w:rPr>
            </w:pPr>
            <w:ins w:id="873" w:author="Samrat Guha Niyogi" w:date="2023-01-23T20:04:00Z">
              <w:r>
                <w:fldChar w:fldCharType="begin"/>
              </w:r>
              <w:r>
                <w:instrText xml:space="preserve"> HYPERLINK "https://bitbucket.sw.nxp.com/projects/STRX/repos/rfe/browse/docs/Change_and_Configuration_Management/RFE_Configuration_Management_Plan.docx" </w:instrText>
              </w:r>
              <w:r>
                <w:fldChar w:fldCharType="separate"/>
              </w:r>
              <w:r>
                <w:rPr>
                  <w:rStyle w:val="Hyperlink"/>
                </w:rPr>
                <w:t xml:space="preserve">Source of RFE_Configuration_Management_Plan.docx - </w:t>
              </w:r>
              <w:proofErr w:type="spellStart"/>
              <w:r>
                <w:rPr>
                  <w:rStyle w:val="Hyperlink"/>
                </w:rPr>
                <w:t>rfe</w:t>
              </w:r>
              <w:proofErr w:type="spellEnd"/>
              <w:r>
                <w:rPr>
                  <w:rStyle w:val="Hyperlink"/>
                </w:rPr>
                <w:t xml:space="preserve"> - NXP Bitbucket</w:t>
              </w:r>
              <w:r>
                <w:fldChar w:fldCharType="end"/>
              </w:r>
            </w:ins>
          </w:p>
        </w:tc>
      </w:tr>
      <w:tr w:rsidR="00472EB9" w:rsidRPr="000E2F51" w14:paraId="4770A8FA" w14:textId="77777777" w:rsidTr="00ED00E6">
        <w:trPr>
          <w:cantSplit/>
          <w:ins w:id="874" w:author="Samrat Guha Niyogi" w:date="2023-01-23T20:05:00Z"/>
        </w:trPr>
        <w:tc>
          <w:tcPr>
            <w:tcW w:w="2520" w:type="dxa"/>
          </w:tcPr>
          <w:p w14:paraId="7780C92F" w14:textId="480F4973" w:rsidR="00472EB9" w:rsidRDefault="00472EB9" w:rsidP="00CC69D3">
            <w:pPr>
              <w:pStyle w:val="TableText"/>
              <w:jc w:val="center"/>
              <w:rPr>
                <w:ins w:id="875" w:author="Samrat Guha Niyogi" w:date="2023-01-23T20:05:00Z"/>
                <w:rStyle w:val="Hyperlink"/>
                <w:rFonts w:ascii="Arial" w:hAnsi="Arial" w:cs="Arial"/>
                <w:color w:val="auto"/>
                <w:sz w:val="22"/>
                <w:szCs w:val="22"/>
                <w:u w:val="none"/>
              </w:rPr>
            </w:pPr>
            <w:ins w:id="876" w:author="Samrat Guha Niyogi" w:date="2023-01-23T20:05:00Z">
              <w:r>
                <w:rPr>
                  <w:rStyle w:val="Hyperlink"/>
                  <w:rFonts w:ascii="Arial" w:hAnsi="Arial" w:cs="Arial"/>
                  <w:color w:val="auto"/>
                  <w:sz w:val="22"/>
                  <w:szCs w:val="22"/>
                  <w:u w:val="none"/>
                </w:rPr>
                <w:t>3</w:t>
              </w:r>
            </w:ins>
          </w:p>
        </w:tc>
        <w:tc>
          <w:tcPr>
            <w:tcW w:w="6840" w:type="dxa"/>
          </w:tcPr>
          <w:p w14:paraId="3C05608D" w14:textId="5C4A8981" w:rsidR="00472EB9" w:rsidRDefault="001D74CD" w:rsidP="00A70DDC">
            <w:pPr>
              <w:rPr>
                <w:ins w:id="877" w:author="Samrat Guha Niyogi" w:date="2023-01-23T20:18:00Z"/>
              </w:rPr>
            </w:pPr>
            <w:ins w:id="878" w:author="Samrat Guha Niyogi" w:date="2023-01-24T11:48:00Z">
              <w:r>
                <w:t xml:space="preserve">OC </w:t>
              </w:r>
            </w:ins>
            <w:ins w:id="879" w:author="Samrat Guha Niyogi" w:date="2023-01-23T20:18:00Z">
              <w:r w:rsidR="00EC582B">
                <w:t>PMP</w:t>
              </w:r>
            </w:ins>
          </w:p>
          <w:p w14:paraId="7B5F5B84" w14:textId="2CE88B56" w:rsidR="00EC582B" w:rsidRDefault="00EC582B" w:rsidP="00EC582B">
            <w:pPr>
              <w:rPr>
                <w:ins w:id="880" w:author="Samrat Guha Niyogi" w:date="2023-01-23T20:18:00Z"/>
              </w:rPr>
            </w:pPr>
            <w:ins w:id="881" w:author="Samrat Guha Niyogi" w:date="2023-01-23T20:18:00Z">
              <w:r>
                <w:fldChar w:fldCharType="begin"/>
              </w:r>
              <w:r>
                <w:instrText xml:space="preserve"> HYPERLINK "</w:instrText>
              </w:r>
              <w:r w:rsidRPr="00EC582B">
                <w:instrText>https://bitbucket.sw.nxp.com/projects/STRX/repos/rfe/browse/docs/Project_Management/RFE_SW_Project_Management_Plan_(Safety_Plan).docx</w:instrText>
              </w:r>
              <w:r>
                <w:instrText xml:space="preserve">" </w:instrText>
              </w:r>
              <w:r>
                <w:fldChar w:fldCharType="separate"/>
              </w:r>
              <w:r w:rsidRPr="00DB528C">
                <w:rPr>
                  <w:rStyle w:val="Hyperlink"/>
                </w:rPr>
                <w:t>https://bitbucket.sw.nxp.com/projects/STRX/repos/rfe/browse/docs/Project_Management/RFE_SW_Project_Management_Plan_(Safety_Plan).docx</w:t>
              </w:r>
              <w:r>
                <w:fldChar w:fldCharType="end"/>
              </w:r>
            </w:ins>
          </w:p>
          <w:p w14:paraId="22B2FBC0" w14:textId="3BC122C3" w:rsidR="00EC582B" w:rsidRDefault="00EC582B">
            <w:pPr>
              <w:rPr>
                <w:ins w:id="882" w:author="Samrat Guha Niyogi" w:date="2023-01-23T20:05:00Z"/>
              </w:rPr>
            </w:pPr>
          </w:p>
        </w:tc>
      </w:tr>
      <w:tr w:rsidR="00EC582B" w:rsidRPr="000E2F51" w14:paraId="7C7767B5" w14:textId="77777777" w:rsidTr="00ED00E6">
        <w:trPr>
          <w:cantSplit/>
          <w:ins w:id="883" w:author="Samrat Guha Niyogi" w:date="2023-01-23T20:18:00Z"/>
        </w:trPr>
        <w:tc>
          <w:tcPr>
            <w:tcW w:w="2520" w:type="dxa"/>
          </w:tcPr>
          <w:p w14:paraId="439C9FEC" w14:textId="0BD29274" w:rsidR="00EC582B" w:rsidRDefault="00EC582B" w:rsidP="00CC69D3">
            <w:pPr>
              <w:pStyle w:val="TableText"/>
              <w:jc w:val="center"/>
              <w:rPr>
                <w:ins w:id="884" w:author="Samrat Guha Niyogi" w:date="2023-01-23T20:18:00Z"/>
                <w:rStyle w:val="Hyperlink"/>
                <w:rFonts w:ascii="Arial" w:hAnsi="Arial" w:cs="Arial"/>
                <w:color w:val="auto"/>
                <w:sz w:val="22"/>
                <w:szCs w:val="22"/>
                <w:u w:val="none"/>
              </w:rPr>
            </w:pPr>
            <w:ins w:id="885" w:author="Samrat Guha Niyogi" w:date="2023-01-23T20:18:00Z">
              <w:r>
                <w:rPr>
                  <w:rStyle w:val="Hyperlink"/>
                  <w:rFonts w:ascii="Arial" w:hAnsi="Arial" w:cs="Arial"/>
                  <w:color w:val="auto"/>
                  <w:sz w:val="22"/>
                  <w:szCs w:val="22"/>
                  <w:u w:val="none"/>
                </w:rPr>
                <w:t>4</w:t>
              </w:r>
            </w:ins>
          </w:p>
        </w:tc>
        <w:tc>
          <w:tcPr>
            <w:tcW w:w="6840" w:type="dxa"/>
          </w:tcPr>
          <w:p w14:paraId="0DDE456B" w14:textId="77777777" w:rsidR="00EC582B" w:rsidRDefault="00EC582B" w:rsidP="00A70DDC">
            <w:pPr>
              <w:rPr>
                <w:ins w:id="886" w:author="Samrat Guha Niyogi" w:date="2023-01-23T20:18:00Z"/>
              </w:rPr>
            </w:pPr>
            <w:ins w:id="887" w:author="Samrat Guha Niyogi" w:date="2023-01-23T20:18:00Z">
              <w:r>
                <w:t>Quality Assurance</w:t>
              </w:r>
            </w:ins>
          </w:p>
          <w:p w14:paraId="7F58CB94" w14:textId="17EE4F64" w:rsidR="00EC582B" w:rsidRDefault="00EC582B" w:rsidP="00A70DDC">
            <w:pPr>
              <w:rPr>
                <w:ins w:id="888" w:author="Samrat Guha Niyogi" w:date="2023-01-23T20:18:00Z"/>
              </w:rPr>
            </w:pPr>
            <w:ins w:id="889" w:author="Samrat Guha Niyogi" w:date="2023-01-23T20:18:00Z">
              <w:r>
                <w:fldChar w:fldCharType="begin"/>
              </w:r>
              <w:r>
                <w:instrText xml:space="preserve"> HYPERLINK "</w:instrText>
              </w:r>
              <w:r w:rsidRPr="00EC582B">
                <w:instrText>https://bitbucket.sw.nxp.com/projects/STRX/repos/rfe/browse/docs/Quality_Assurance/RFE_FW_RFE_GUI_Quality_Assurance_Plan.docx</w:instrText>
              </w:r>
              <w:r>
                <w:instrText xml:space="preserve">" </w:instrText>
              </w:r>
              <w:r>
                <w:fldChar w:fldCharType="separate"/>
              </w:r>
              <w:r w:rsidRPr="00DB528C">
                <w:rPr>
                  <w:rStyle w:val="Hyperlink"/>
                </w:rPr>
                <w:t>https://bitbucket.sw.nxp.com/projects/STRX/repos/rfe/browse/docs/Quality_Assurance/RFE_FW_RFE_GUI_Quality_Assurance_Plan.docx</w:t>
              </w:r>
              <w:r>
                <w:fldChar w:fldCharType="end"/>
              </w:r>
            </w:ins>
          </w:p>
          <w:p w14:paraId="6AAFFC85" w14:textId="6CEA9B68" w:rsidR="00EC582B" w:rsidRDefault="00EC582B" w:rsidP="00A70DDC">
            <w:pPr>
              <w:rPr>
                <w:ins w:id="890" w:author="Samrat Guha Niyogi" w:date="2023-01-23T20:18:00Z"/>
              </w:rPr>
            </w:pPr>
          </w:p>
        </w:tc>
      </w:tr>
      <w:tr w:rsidR="001D74CD" w:rsidRPr="000E2F51" w14:paraId="7362F80C" w14:textId="77777777" w:rsidTr="00ED00E6">
        <w:trPr>
          <w:cantSplit/>
          <w:ins w:id="891" w:author="Samrat Guha Niyogi" w:date="2023-01-24T11:48:00Z"/>
        </w:trPr>
        <w:tc>
          <w:tcPr>
            <w:tcW w:w="2520" w:type="dxa"/>
          </w:tcPr>
          <w:p w14:paraId="435B856C" w14:textId="36D2C6F7" w:rsidR="001D74CD" w:rsidRDefault="001D74CD" w:rsidP="00CC69D3">
            <w:pPr>
              <w:pStyle w:val="TableText"/>
              <w:jc w:val="center"/>
              <w:rPr>
                <w:ins w:id="892" w:author="Samrat Guha Niyogi" w:date="2023-01-24T11:48:00Z"/>
                <w:rStyle w:val="Hyperlink"/>
                <w:rFonts w:ascii="Arial" w:hAnsi="Arial" w:cs="Arial"/>
                <w:color w:val="auto"/>
                <w:sz w:val="22"/>
                <w:szCs w:val="22"/>
                <w:u w:val="none"/>
              </w:rPr>
            </w:pPr>
            <w:ins w:id="893" w:author="Samrat Guha Niyogi" w:date="2023-01-24T11:48:00Z">
              <w:r>
                <w:rPr>
                  <w:rStyle w:val="Hyperlink"/>
                  <w:rFonts w:ascii="Arial" w:hAnsi="Arial" w:cs="Arial"/>
                  <w:color w:val="auto"/>
                  <w:sz w:val="22"/>
                  <w:szCs w:val="22"/>
                  <w:u w:val="none"/>
                </w:rPr>
                <w:t>5</w:t>
              </w:r>
            </w:ins>
          </w:p>
        </w:tc>
        <w:tc>
          <w:tcPr>
            <w:tcW w:w="6840" w:type="dxa"/>
          </w:tcPr>
          <w:p w14:paraId="7AFA5488" w14:textId="77777777" w:rsidR="001D74CD" w:rsidRDefault="001D74CD" w:rsidP="00A70DDC">
            <w:pPr>
              <w:rPr>
                <w:ins w:id="894" w:author="Samrat Guha Niyogi" w:date="2023-01-24T11:48:00Z"/>
              </w:rPr>
            </w:pPr>
            <w:ins w:id="895" w:author="Samrat Guha Niyogi" w:date="2023-01-24T11:48:00Z">
              <w:r>
                <w:t>Remote PMP</w:t>
              </w:r>
            </w:ins>
          </w:p>
          <w:p w14:paraId="2F90055D" w14:textId="25B5040C" w:rsidR="001D74CD" w:rsidRDefault="001D74CD" w:rsidP="00A70DDC">
            <w:pPr>
              <w:rPr>
                <w:ins w:id="896" w:author="Samrat Guha Niyogi" w:date="2023-01-24T11:48:00Z"/>
              </w:rPr>
            </w:pPr>
            <w:ins w:id="897" w:author="Samrat Guha Niyogi" w:date="2023-01-24T11:48:00Z">
              <w:r>
                <w:fldChar w:fldCharType="begin"/>
              </w:r>
              <w:r>
                <w:instrText xml:space="preserve"> HYPERLINK "</w:instrText>
              </w:r>
              <w:r w:rsidRPr="001D74CD">
                <w:instrText>https://bitbucket.sw.nxp.com/projects/STRX/repos/rfe/browse/docs/Project_Management/STRX_Remote_SW_RFE_SW_Project_Management_Plan_(Safety_Plan).docx</w:instrText>
              </w:r>
              <w:r>
                <w:instrText xml:space="preserve">" </w:instrText>
              </w:r>
              <w:r>
                <w:fldChar w:fldCharType="separate"/>
              </w:r>
              <w:r w:rsidRPr="00DB528C">
                <w:rPr>
                  <w:rStyle w:val="Hyperlink"/>
                </w:rPr>
                <w:t>https://bitbucket.sw.nxp.com/projects/STRX/repos/rfe/browse/docs/Project_Management/STRX_Remote_SW_RFE_SW_Project_Management_Plan_(Safety_Plan).docx</w:t>
              </w:r>
              <w:r>
                <w:fldChar w:fldCharType="end"/>
              </w:r>
            </w:ins>
          </w:p>
          <w:p w14:paraId="291A5CB3" w14:textId="1EFB73A3" w:rsidR="001D74CD" w:rsidRDefault="001D74CD" w:rsidP="00A70DDC">
            <w:pPr>
              <w:rPr>
                <w:ins w:id="898" w:author="Samrat Guha Niyogi" w:date="2023-01-24T11:48:00Z"/>
              </w:rPr>
            </w:pPr>
          </w:p>
        </w:tc>
      </w:tr>
    </w:tbl>
    <w:p w14:paraId="11DE8D84" w14:textId="77777777" w:rsidR="0046597F" w:rsidRDefault="0046597F" w:rsidP="00A70DDC">
      <w:pPr>
        <w:ind w:left="426"/>
      </w:pPr>
    </w:p>
    <w:p w14:paraId="21E7BD7F" w14:textId="77777777" w:rsidR="0046597F" w:rsidRDefault="0046597F" w:rsidP="00A70DDC">
      <w:pPr>
        <w:pStyle w:val="Heading2"/>
        <w:spacing w:before="0" w:after="0"/>
        <w:ind w:left="720" w:hanging="720"/>
      </w:pPr>
      <w:bookmarkStart w:id="899" w:name="_Toc86315428"/>
      <w:r>
        <w:t>Terms/Acronyms and Definitions</w:t>
      </w:r>
      <w:bookmarkEnd w:id="899"/>
    </w:p>
    <w:p w14:paraId="525D81FC" w14:textId="77777777" w:rsidR="00ED00E6" w:rsidRDefault="00ED00E6" w:rsidP="00A70DDC">
      <w:pPr>
        <w:ind w:left="720"/>
        <w:rPr>
          <w:highlight w:val="yellow"/>
        </w:rPr>
      </w:pPr>
    </w:p>
    <w:p w14:paraId="68507A02" w14:textId="77777777" w:rsidR="0046597F" w:rsidRPr="008631A9" w:rsidRDefault="0046597F" w:rsidP="00A70DDC">
      <w:pPr>
        <w:ind w:left="720"/>
        <w:rPr>
          <w:rPrChange w:id="900" w:author="Samrat Guha Niyogi" w:date="2023-01-23T19:48:00Z">
            <w:rPr>
              <w:highlight w:val="yellow"/>
            </w:rPr>
          </w:rPrChange>
        </w:rPr>
      </w:pPr>
      <w:r w:rsidRPr="008631A9">
        <w:rPr>
          <w:rPrChange w:id="901" w:author="Samrat Guha Niyogi" w:date="2023-01-23T19:48:00Z">
            <w:rPr>
              <w:highlight w:val="yellow"/>
            </w:rPr>
          </w:rPrChange>
        </w:rPr>
        <w:t>Def</w:t>
      </w:r>
      <w:r w:rsidRPr="008631A9">
        <w:rPr>
          <w:rPrChange w:id="902" w:author="Samrat Guha Niyogi" w:date="2023-01-23T19:48:00Z">
            <w:rPr>
              <w:highlight w:val="yellow"/>
            </w:rPr>
          </w:rPrChange>
        </w:rPr>
        <w:tab/>
        <w:t>-</w:t>
      </w:r>
      <w:r w:rsidRPr="008631A9">
        <w:rPr>
          <w:rPrChange w:id="903" w:author="Samrat Guha Niyogi" w:date="2023-01-23T19:48:00Z">
            <w:rPr>
              <w:highlight w:val="yellow"/>
            </w:rPr>
          </w:rPrChange>
        </w:rPr>
        <w:tab/>
        <w:t>Any special terms that are used are defined here and any abbreviations are expanded here.</w:t>
      </w:r>
    </w:p>
    <w:tbl>
      <w:tblPr>
        <w:tblW w:w="0" w:type="auto"/>
        <w:tblInd w:w="8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80"/>
        <w:gridCol w:w="6480"/>
      </w:tblGrid>
      <w:tr w:rsidR="0046597F" w:rsidRPr="000E2F51" w14:paraId="32786685" w14:textId="77777777" w:rsidTr="00AA45C2">
        <w:trPr>
          <w:cantSplit/>
          <w:tblHeader/>
        </w:trPr>
        <w:tc>
          <w:tcPr>
            <w:tcW w:w="2880" w:type="dxa"/>
            <w:shd w:val="pct20" w:color="auto" w:fill="auto"/>
          </w:tcPr>
          <w:p w14:paraId="72659A48" w14:textId="77777777" w:rsidR="0046597F" w:rsidRPr="001A48D5" w:rsidRDefault="0046597F" w:rsidP="00A70DDC">
            <w:pPr>
              <w:jc w:val="center"/>
              <w:rPr>
                <w:b/>
                <w:szCs w:val="22"/>
              </w:rPr>
            </w:pPr>
            <w:r w:rsidRPr="001A48D5">
              <w:rPr>
                <w:b/>
                <w:szCs w:val="22"/>
              </w:rPr>
              <w:t>Acronym / Terms</w:t>
            </w:r>
          </w:p>
        </w:tc>
        <w:tc>
          <w:tcPr>
            <w:tcW w:w="6480" w:type="dxa"/>
            <w:shd w:val="pct20" w:color="auto" w:fill="auto"/>
          </w:tcPr>
          <w:p w14:paraId="3EDCAA27" w14:textId="77777777" w:rsidR="0046597F" w:rsidRPr="0006290D" w:rsidRDefault="0046597F" w:rsidP="00A70DDC">
            <w:pPr>
              <w:jc w:val="center"/>
              <w:rPr>
                <w:b/>
                <w:szCs w:val="22"/>
              </w:rPr>
            </w:pPr>
            <w:r w:rsidRPr="0006290D">
              <w:rPr>
                <w:b/>
                <w:szCs w:val="22"/>
              </w:rPr>
              <w:t>Definition</w:t>
            </w:r>
          </w:p>
        </w:tc>
      </w:tr>
      <w:tr w:rsidR="0046597F" w:rsidRPr="000E2F51" w14:paraId="5126AB24" w14:textId="77777777" w:rsidTr="00AA45C2">
        <w:trPr>
          <w:cantSplit/>
        </w:trPr>
        <w:tc>
          <w:tcPr>
            <w:tcW w:w="2880" w:type="dxa"/>
          </w:tcPr>
          <w:p w14:paraId="5001D9AD" w14:textId="77777777" w:rsidR="0046597F" w:rsidRPr="001A48D5" w:rsidRDefault="0046597F" w:rsidP="00A70DDC">
            <w:pPr>
              <w:pStyle w:val="TableText"/>
              <w:rPr>
                <w:rFonts w:ascii="Arial" w:hAnsi="Arial" w:cs="Arial"/>
                <w:sz w:val="22"/>
                <w:szCs w:val="22"/>
              </w:rPr>
            </w:pPr>
            <w:r w:rsidRPr="001A48D5">
              <w:rPr>
                <w:rFonts w:ascii="Arial" w:hAnsi="Arial" w:cs="Arial"/>
                <w:b/>
                <w:sz w:val="22"/>
                <w:szCs w:val="22"/>
              </w:rPr>
              <w:t>Example Acronym:</w:t>
            </w:r>
            <w:r w:rsidRPr="001A48D5">
              <w:rPr>
                <w:rFonts w:ascii="Arial" w:hAnsi="Arial" w:cs="Arial"/>
                <w:sz w:val="22"/>
                <w:szCs w:val="22"/>
              </w:rPr>
              <w:t xml:space="preserve"> DMS</w:t>
            </w:r>
          </w:p>
        </w:tc>
        <w:tc>
          <w:tcPr>
            <w:tcW w:w="6480" w:type="dxa"/>
          </w:tcPr>
          <w:p w14:paraId="7208A81F" w14:textId="77777777" w:rsidR="0046597F" w:rsidRPr="001A48D5" w:rsidRDefault="0046597F" w:rsidP="00A70DDC">
            <w:pPr>
              <w:pStyle w:val="TableText"/>
              <w:rPr>
                <w:rFonts w:ascii="Arial" w:hAnsi="Arial" w:cs="Arial"/>
                <w:sz w:val="22"/>
                <w:szCs w:val="22"/>
              </w:rPr>
            </w:pPr>
            <w:r w:rsidRPr="001A48D5">
              <w:rPr>
                <w:rFonts w:ascii="Arial" w:hAnsi="Arial" w:cs="Arial"/>
                <w:b/>
                <w:sz w:val="22"/>
                <w:szCs w:val="22"/>
              </w:rPr>
              <w:t>Example definition of acronym:</w:t>
            </w:r>
            <w:r w:rsidRPr="001A48D5">
              <w:rPr>
                <w:rFonts w:ascii="Arial" w:hAnsi="Arial" w:cs="Arial"/>
                <w:sz w:val="22"/>
                <w:szCs w:val="22"/>
              </w:rPr>
              <w:t xml:space="preserve"> Document Management System</w:t>
            </w:r>
          </w:p>
        </w:tc>
      </w:tr>
      <w:tr w:rsidR="0046597F" w:rsidRPr="000E2F51" w14:paraId="4A4AE0A3" w14:textId="77777777" w:rsidTr="00AA45C2">
        <w:trPr>
          <w:cantSplit/>
        </w:trPr>
        <w:tc>
          <w:tcPr>
            <w:tcW w:w="2880" w:type="dxa"/>
          </w:tcPr>
          <w:p w14:paraId="538063E9" w14:textId="77777777" w:rsidR="0046597F" w:rsidRPr="001A48D5" w:rsidRDefault="0046597F" w:rsidP="00A70DDC">
            <w:pPr>
              <w:pStyle w:val="TableText"/>
              <w:rPr>
                <w:rFonts w:ascii="Arial" w:hAnsi="Arial" w:cs="Arial"/>
                <w:sz w:val="22"/>
                <w:szCs w:val="22"/>
              </w:rPr>
            </w:pPr>
            <w:r w:rsidRPr="001A48D5">
              <w:rPr>
                <w:rFonts w:ascii="Arial" w:hAnsi="Arial" w:cs="Arial"/>
                <w:b/>
                <w:sz w:val="22"/>
                <w:szCs w:val="22"/>
              </w:rPr>
              <w:t>Example Term:</w:t>
            </w:r>
            <w:r w:rsidRPr="001A48D5">
              <w:rPr>
                <w:rFonts w:ascii="Arial" w:hAnsi="Arial" w:cs="Arial"/>
                <w:sz w:val="22"/>
                <w:szCs w:val="22"/>
              </w:rPr>
              <w:t xml:space="preserve"> Document Management System</w:t>
            </w:r>
          </w:p>
        </w:tc>
        <w:tc>
          <w:tcPr>
            <w:tcW w:w="6480" w:type="dxa"/>
          </w:tcPr>
          <w:p w14:paraId="7F85C7B1" w14:textId="5F140C38" w:rsidR="0046597F" w:rsidRPr="001A48D5" w:rsidRDefault="0046597F" w:rsidP="00A70DDC">
            <w:pPr>
              <w:pStyle w:val="TableText"/>
              <w:rPr>
                <w:rFonts w:ascii="Arial" w:hAnsi="Arial" w:cs="Arial"/>
                <w:sz w:val="22"/>
                <w:szCs w:val="22"/>
              </w:rPr>
            </w:pPr>
            <w:r w:rsidRPr="001A48D5">
              <w:rPr>
                <w:rFonts w:ascii="Arial" w:hAnsi="Arial" w:cs="Arial"/>
                <w:b/>
                <w:sz w:val="22"/>
                <w:szCs w:val="22"/>
              </w:rPr>
              <w:t>Example definition term:</w:t>
            </w:r>
            <w:r w:rsidRPr="001A48D5">
              <w:rPr>
                <w:rFonts w:ascii="Arial" w:hAnsi="Arial" w:cs="Arial"/>
                <w:sz w:val="22"/>
                <w:szCs w:val="22"/>
              </w:rPr>
              <w:t xml:space="preserve"> </w:t>
            </w:r>
            <w:r w:rsidR="00FD7272">
              <w:rPr>
                <w:rFonts w:ascii="Arial" w:hAnsi="Arial" w:cs="Arial"/>
                <w:sz w:val="22"/>
                <w:szCs w:val="22"/>
              </w:rPr>
              <w:t>Company</w:t>
            </w:r>
            <w:r w:rsidR="00FD7272" w:rsidRPr="001A48D5">
              <w:rPr>
                <w:rFonts w:ascii="Arial" w:hAnsi="Arial" w:cs="Arial"/>
                <w:sz w:val="22"/>
                <w:szCs w:val="22"/>
              </w:rPr>
              <w:t xml:space="preserve"> </w:t>
            </w:r>
            <w:r w:rsidRPr="001A48D5">
              <w:rPr>
                <w:rFonts w:ascii="Arial" w:hAnsi="Arial" w:cs="Arial"/>
                <w:sz w:val="22"/>
                <w:szCs w:val="22"/>
              </w:rPr>
              <w:t xml:space="preserve">supported document management system at </w:t>
            </w:r>
            <w:del w:id="904" w:author="Samrat Guha Niyogi" w:date="2023-01-23T20:27:00Z">
              <w:r w:rsidR="00FD7272" w:rsidDel="00A55DAE">
                <w:rPr>
                  <w:rFonts w:ascii="Arial" w:hAnsi="Arial" w:cs="Arial"/>
                  <w:sz w:val="22"/>
                  <w:szCs w:val="22"/>
                </w:rPr>
                <w:delText>&lt;</w:delText>
              </w:r>
              <w:r w:rsidR="00FD7272" w:rsidRPr="00FD7272" w:rsidDel="00A55DAE">
                <w:rPr>
                  <w:rFonts w:ascii="Arial" w:hAnsi="Arial" w:cs="Arial"/>
                  <w:sz w:val="22"/>
                  <w:szCs w:val="22"/>
                  <w:highlight w:val="yellow"/>
                </w:rPr>
                <w:delText>insert link here</w:delText>
              </w:r>
              <w:r w:rsidR="00FD7272" w:rsidDel="00A55DAE">
                <w:rPr>
                  <w:rFonts w:ascii="Arial" w:hAnsi="Arial" w:cs="Arial"/>
                  <w:sz w:val="22"/>
                  <w:szCs w:val="22"/>
                </w:rPr>
                <w:delText>&gt;</w:delText>
              </w:r>
            </w:del>
            <w:r w:rsidR="00F62836">
              <w:fldChar w:fldCharType="begin"/>
            </w:r>
            <w:r w:rsidR="00F62836">
              <w:instrText xml:space="preserve"> HYPERLINK </w:instrText>
            </w:r>
            <w:r w:rsidR="00F62836">
              <w:fldChar w:fldCharType="separate"/>
            </w:r>
            <w:r w:rsidR="00F62836">
              <w:rPr>
                <w:b/>
                <w:bCs/>
              </w:rPr>
              <w:t>Error! Hyperlink reference not valid.</w:t>
            </w:r>
            <w:r w:rsidR="00F62836">
              <w:fldChar w:fldCharType="end"/>
            </w:r>
          </w:p>
        </w:tc>
      </w:tr>
    </w:tbl>
    <w:p w14:paraId="3598B97D" w14:textId="77777777" w:rsidR="00A70DDC" w:rsidRDefault="00A70DDC" w:rsidP="005260D6"/>
    <w:p w14:paraId="3F10B5F2" w14:textId="77777777" w:rsidR="00E36372" w:rsidRDefault="00E36372" w:rsidP="000B3916">
      <w:pPr>
        <w:pStyle w:val="Heading2"/>
        <w:spacing w:before="0" w:after="0"/>
        <w:ind w:left="720" w:hanging="720"/>
      </w:pPr>
      <w:bookmarkStart w:id="905" w:name="_Toc86315429"/>
      <w:r>
        <w:lastRenderedPageBreak/>
        <w:t>Revision History</w:t>
      </w:r>
      <w:bookmarkEnd w:id="905"/>
    </w:p>
    <w:p w14:paraId="7F20CDF7" w14:textId="77777777" w:rsidR="00A70DDC" w:rsidRDefault="00A70DDC" w:rsidP="00613E45">
      <w:pPr>
        <w:keepNext/>
        <w:ind w:left="720"/>
        <w:rPr>
          <w:highlight w:val="yellow"/>
        </w:rPr>
      </w:pPr>
    </w:p>
    <w:p w14:paraId="288A80C2" w14:textId="51DA8823" w:rsidR="00992F31" w:rsidRDefault="00D14F2F" w:rsidP="00613E45">
      <w:pPr>
        <w:keepNext/>
        <w:ind w:left="720"/>
      </w:pPr>
      <w:del w:id="906" w:author="Samrat Guha Niyogi" w:date="2023-01-23T19:35:00Z">
        <w:r w:rsidRPr="00D14F2F" w:rsidDel="00CC69D3">
          <w:rPr>
            <w:highlight w:val="yellow"/>
          </w:rPr>
          <w:delText xml:space="preserve">Complete the next line of the table </w:delText>
        </w:r>
        <w:r w:rsidR="008B2067" w:rsidDel="00CC69D3">
          <w:rPr>
            <w:highlight w:val="yellow"/>
          </w:rPr>
          <w:delText xml:space="preserve">with </w:delText>
        </w:r>
        <w:r w:rsidRPr="00D14F2F" w:rsidDel="00CC69D3">
          <w:rPr>
            <w:highlight w:val="yellow"/>
          </w:rPr>
          <w:delText>the description of chang</w:delText>
        </w:r>
        <w:r w:rsidR="00664BA2" w:rsidDel="00CC69D3">
          <w:rPr>
            <w:highlight w:val="yellow"/>
          </w:rPr>
          <w:delText>e.</w:delText>
        </w:r>
        <w:r w:rsidR="008B2067" w:rsidDel="00CC69D3">
          <w:rPr>
            <w:highlight w:val="yellow"/>
          </w:rPr>
          <w:delText xml:space="preserve"> Remove text highlighted in yellow.</w:delText>
        </w:r>
        <w:r w:rsidR="00664BA2" w:rsidDel="00CC69D3">
          <w:rPr>
            <w:highlight w:val="yellow"/>
          </w:rPr>
          <w:delText xml:space="preserve"> </w:delText>
        </w:r>
      </w:del>
    </w:p>
    <w:tbl>
      <w:tblPr>
        <w:tblW w:w="10606" w:type="dxa"/>
        <w:tblInd w:w="-5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1559"/>
        <w:gridCol w:w="5387"/>
        <w:gridCol w:w="1817"/>
      </w:tblGrid>
      <w:tr w:rsidR="00E36372" w:rsidRPr="00D14F2F" w14:paraId="2C64253C" w14:textId="77777777" w:rsidTr="00C02615">
        <w:trPr>
          <w:trHeight w:val="363"/>
          <w:tblHeader/>
        </w:trPr>
        <w:tc>
          <w:tcPr>
            <w:tcW w:w="1843" w:type="dxa"/>
          </w:tcPr>
          <w:p w14:paraId="647A480C" w14:textId="77777777" w:rsidR="00E36372" w:rsidRPr="00D14F2F" w:rsidRDefault="00E36372" w:rsidP="00613E45">
            <w:pPr>
              <w:keepNext/>
              <w:ind w:left="0"/>
              <w:jc w:val="center"/>
              <w:rPr>
                <w:b/>
              </w:rPr>
            </w:pPr>
            <w:r w:rsidRPr="00D14F2F">
              <w:rPr>
                <w:b/>
              </w:rPr>
              <w:t>Document Author</w:t>
            </w:r>
          </w:p>
        </w:tc>
        <w:tc>
          <w:tcPr>
            <w:tcW w:w="1559" w:type="dxa"/>
            <w:vAlign w:val="center"/>
          </w:tcPr>
          <w:p w14:paraId="422AEFB1" w14:textId="77777777" w:rsidR="00E36372" w:rsidRPr="00D14F2F" w:rsidRDefault="00E36372" w:rsidP="00613E45">
            <w:pPr>
              <w:keepNext/>
              <w:ind w:left="0"/>
              <w:jc w:val="center"/>
              <w:rPr>
                <w:b/>
              </w:rPr>
            </w:pPr>
            <w:r w:rsidRPr="00D14F2F">
              <w:rPr>
                <w:b/>
              </w:rPr>
              <w:t>Date</w:t>
            </w:r>
          </w:p>
        </w:tc>
        <w:tc>
          <w:tcPr>
            <w:tcW w:w="5387" w:type="dxa"/>
            <w:vAlign w:val="center"/>
          </w:tcPr>
          <w:p w14:paraId="043A3265" w14:textId="77777777" w:rsidR="00E36372" w:rsidRPr="00D14F2F" w:rsidRDefault="00E36372" w:rsidP="00613E45">
            <w:pPr>
              <w:keepNext/>
              <w:ind w:left="0"/>
              <w:jc w:val="center"/>
              <w:rPr>
                <w:b/>
              </w:rPr>
            </w:pPr>
            <w:r w:rsidRPr="00D14F2F">
              <w:rPr>
                <w:b/>
              </w:rPr>
              <w:t>Description of Change</w:t>
            </w:r>
          </w:p>
        </w:tc>
        <w:tc>
          <w:tcPr>
            <w:tcW w:w="1817" w:type="dxa"/>
            <w:vAlign w:val="center"/>
          </w:tcPr>
          <w:p w14:paraId="47ABFF0B" w14:textId="77777777" w:rsidR="00E36372" w:rsidRPr="00D14F2F" w:rsidRDefault="00E36372" w:rsidP="00613E45">
            <w:pPr>
              <w:keepNext/>
              <w:ind w:left="0"/>
              <w:jc w:val="center"/>
              <w:rPr>
                <w:b/>
              </w:rPr>
            </w:pPr>
            <w:r w:rsidRPr="00D14F2F">
              <w:rPr>
                <w:b/>
              </w:rPr>
              <w:t>Document Owner</w:t>
            </w:r>
          </w:p>
        </w:tc>
      </w:tr>
      <w:tr w:rsidR="00440B0A" w14:paraId="2354019D" w14:textId="77777777" w:rsidTr="00C02615">
        <w:trPr>
          <w:ins w:id="907" w:author="Samrat Guha Niyogi" w:date="2023-01-24T12:37:00Z"/>
        </w:trPr>
        <w:tc>
          <w:tcPr>
            <w:tcW w:w="1843" w:type="dxa"/>
          </w:tcPr>
          <w:p w14:paraId="5CA9360B" w14:textId="3BA8DB72" w:rsidR="00440B0A" w:rsidRPr="00CC69D3" w:rsidDel="00CC69D3" w:rsidRDefault="00440B0A" w:rsidP="00E1441C">
            <w:pPr>
              <w:keepNext/>
              <w:ind w:left="-18"/>
              <w:jc w:val="center"/>
              <w:rPr>
                <w:ins w:id="908" w:author="Samrat Guha Niyogi" w:date="2023-01-24T12:37:00Z"/>
                <w:iCs/>
                <w:rPrChange w:id="909" w:author="Samrat Guha Niyogi" w:date="2023-01-23T19:35:00Z">
                  <w:rPr>
                    <w:ins w:id="910" w:author="Samrat Guha Niyogi" w:date="2023-01-24T12:37:00Z"/>
                    <w:iCs/>
                  </w:rPr>
                </w:rPrChange>
              </w:rPr>
            </w:pPr>
            <w:ins w:id="911" w:author="Samrat Guha Niyogi" w:date="2023-01-24T12:37:00Z">
              <w:r w:rsidRPr="00D51140">
                <w:rPr>
                  <w:iCs/>
                </w:rPr>
                <w:t>Samrat Guha Niyogi</w:t>
              </w:r>
            </w:ins>
          </w:p>
        </w:tc>
        <w:customXmlInsRangeStart w:id="912" w:author="Samrat Guha Niyogi" w:date="2023-01-24T12:37:00Z"/>
        <w:sdt>
          <w:sdtPr>
            <w:alias w:val="Published Date (MM/DD/YYYY)"/>
            <w:tag w:val="ReleaseDate"/>
            <w:id w:val="-1343318417"/>
            <w:placeholder>
              <w:docPart w:val="EB0CD8A99E36472B8878188A0A2267B3"/>
            </w:placeholder>
            <w:dataBinding w:prefixMappings="xmlns:ns0='http://schemas.microsoft.com/office/2006/metadata/properties' xmlns:ns1='http://www.w3.org/2001/XMLSchema-instance' xmlns:ns2='http://schemas.microsoft.com/office/infopath/2007/PartnerControls' xmlns:ns3='c4672b8b-43e2-4139-8cd1-27ad03f081e7' xmlns:ns4='http://schemas.microsoft.com/sharepoint/v3/fields' xmlns:ns5='http://schemas.microsoft.com/sharepoint/v3' xmlns:ns6='c44512be-6d9e-4581-9cba-a1411e31d4a0' " w:xpath="/ns0:properties[1]/documentManagement[1]/ns3:ReleaseDate[1]" w:storeItemID="{3E5DF1D6-54AE-45D7-B791-21B41EB11505}"/>
            <w:date w:fullDate="2023-01-23T00:00:00Z">
              <w:dateFormat w:val="M/d/yyyy"/>
              <w:lid w:val="fr-FR"/>
              <w:storeMappedDataAs w:val="dateTime"/>
              <w:calendar w:val="gregorian"/>
            </w:date>
          </w:sdtPr>
          <w:sdtContent>
            <w:customXmlInsRangeEnd w:id="912"/>
            <w:tc>
              <w:tcPr>
                <w:tcW w:w="1559" w:type="dxa"/>
              </w:tcPr>
              <w:p w14:paraId="628B240D" w14:textId="3A8D1158" w:rsidR="00440B0A" w:rsidRDefault="00440B0A" w:rsidP="00613E45">
                <w:pPr>
                  <w:keepNext/>
                  <w:tabs>
                    <w:tab w:val="left" w:pos="567"/>
                  </w:tabs>
                  <w:ind w:left="-92"/>
                  <w:jc w:val="center"/>
                  <w:rPr>
                    <w:ins w:id="913" w:author="Samrat Guha Niyogi" w:date="2023-01-24T12:37:00Z"/>
                  </w:rPr>
                </w:pPr>
                <w:ins w:id="914" w:author="Samrat Guha Niyogi" w:date="2023-01-24T12:37:00Z">
                  <w:r>
                    <w:rPr>
                      <w:lang w:val="fr-FR"/>
                    </w:rPr>
                    <w:t>1/23/2023</w:t>
                  </w:r>
                </w:ins>
              </w:p>
            </w:tc>
            <w:customXmlInsRangeStart w:id="915" w:author="Samrat Guha Niyogi" w:date="2023-01-24T12:37:00Z"/>
          </w:sdtContent>
        </w:sdt>
        <w:customXmlInsRangeEnd w:id="915"/>
        <w:tc>
          <w:tcPr>
            <w:tcW w:w="5387" w:type="dxa"/>
          </w:tcPr>
          <w:p w14:paraId="0EF301AF" w14:textId="46EA85FD" w:rsidR="00440B0A" w:rsidRDefault="00440B0A" w:rsidP="00613E45">
            <w:pPr>
              <w:keepNext/>
              <w:ind w:left="0"/>
              <w:rPr>
                <w:ins w:id="916" w:author="Samrat Guha Niyogi" w:date="2023-01-24T12:37:00Z"/>
              </w:rPr>
            </w:pPr>
            <w:ins w:id="917" w:author="Samrat Guha Niyogi" w:date="2023-01-24T12:37:00Z">
              <w:r>
                <w:t>Initial draft</w:t>
              </w:r>
            </w:ins>
          </w:p>
        </w:tc>
        <w:sdt>
          <w:sdtPr>
            <w:alias w:val="Owner"/>
            <w:tag w:val="ReportOwner"/>
            <w:id w:val="1548036663"/>
            <w:lock w:val="contentLocked"/>
            <w:placeholder>
              <w:docPart w:val="02A922A7E28E474985112A99FEFEB65F"/>
            </w:placeholder>
            <w:showingPlcHdr/>
            <w:dataBinding w:prefixMappings="xmlns:ns0='http://schemas.microsoft.com/office/2006/metadata/properties' xmlns:ns1='http://www.w3.org/2001/XMLSchema-instance' xmlns:ns2='http://schemas.microsoft.com/office/infopath/2007/PartnerControls' xmlns:ns3='c4672b8b-43e2-4139-8cd1-27ad03f081e7' xmlns:ns4='http://schemas.microsoft.com/sharepoint/v3/fields' xmlns:ns5='http://schemas.microsoft.com/sharepoint/v3' xmlns:ns6='c44512be-6d9e-4581-9cba-a1411e31d4a0' " w:xpath="/ns0:properties[1]/documentManagement[1]/ns5:ReportOwner[1]/ns5:UserInfo[1]/ns5:DisplayName[1]" w:storeItemID="{3E5DF1D6-54AE-45D7-B791-21B41EB11505}"/>
            <w:text/>
          </w:sdtPr>
          <w:sdtContent>
            <w:tc>
              <w:tcPr>
                <w:tcW w:w="1817" w:type="dxa"/>
              </w:tcPr>
              <w:p w14:paraId="1B944CD3" w14:textId="69ADE7DD" w:rsidR="00440B0A" w:rsidRDefault="00440B0A" w:rsidP="00613E45">
                <w:pPr>
                  <w:keepNext/>
                  <w:tabs>
                    <w:tab w:val="left" w:pos="567"/>
                  </w:tabs>
                  <w:ind w:left="0"/>
                  <w:jc w:val="center"/>
                  <w:rPr>
                    <w:ins w:id="918" w:author="Samrat Guha Niyogi" w:date="2023-01-24T12:37:00Z"/>
                  </w:rPr>
                </w:pPr>
                <w:r w:rsidRPr="00765EE2">
                  <w:rPr>
                    <w:rStyle w:val="PlaceholderText"/>
                  </w:rPr>
                  <w:t>[Owner]</w:t>
                </w:r>
              </w:p>
            </w:tc>
          </w:sdtContent>
        </w:sdt>
      </w:tr>
      <w:tr w:rsidR="00440B0A" w14:paraId="0FE1BA22" w14:textId="77777777" w:rsidTr="00C02615">
        <w:tc>
          <w:tcPr>
            <w:tcW w:w="1843" w:type="dxa"/>
          </w:tcPr>
          <w:p w14:paraId="18F53947" w14:textId="7C3EBF0E" w:rsidR="00440B0A" w:rsidRDefault="00440B0A" w:rsidP="00E1441C">
            <w:pPr>
              <w:keepNext/>
              <w:ind w:left="-18"/>
              <w:jc w:val="center"/>
              <w:rPr>
                <w:highlight w:val="yellow"/>
              </w:rPr>
            </w:pPr>
            <w:del w:id="919" w:author="Samrat Guha Niyogi" w:date="2023-01-23T19:29:00Z">
              <w:r w:rsidRPr="00CC69D3" w:rsidDel="00CC69D3">
                <w:rPr>
                  <w:iCs/>
                  <w:rPrChange w:id="920" w:author="Samrat Guha Niyogi" w:date="2023-01-23T19:35:00Z">
                    <w:rPr>
                      <w:iCs/>
                      <w:highlight w:val="yellow"/>
                    </w:rPr>
                  </w:rPrChange>
                </w:rPr>
                <w:delText>&lt;insert author’s name&gt;</w:delText>
              </w:r>
            </w:del>
            <w:ins w:id="921" w:author="Samrat Guha Niyogi" w:date="2023-01-23T19:29:00Z">
              <w:r w:rsidRPr="00CC69D3">
                <w:rPr>
                  <w:iCs/>
                  <w:rPrChange w:id="922" w:author="Samrat Guha Niyogi" w:date="2023-01-23T19:35:00Z">
                    <w:rPr>
                      <w:iCs/>
                      <w:highlight w:val="yellow"/>
                    </w:rPr>
                  </w:rPrChange>
                </w:rPr>
                <w:t>Samrat Guha Niyogi</w:t>
              </w:r>
            </w:ins>
          </w:p>
        </w:tc>
        <w:sdt>
          <w:sdtPr>
            <w:alias w:val="Published Date (MM/DD/YYYY)"/>
            <w:tag w:val="ReleaseDate"/>
            <w:id w:val="2105141060"/>
            <w:placeholder>
              <w:docPart w:val="904572529AEC42EF974BD4EB1B30FD00"/>
            </w:placeholder>
            <w:dataBinding w:prefixMappings="xmlns:ns0='http://schemas.microsoft.com/office/2006/metadata/properties' xmlns:ns1='http://www.w3.org/2001/XMLSchema-instance' xmlns:ns2='http://schemas.microsoft.com/office/infopath/2007/PartnerControls' xmlns:ns3='c4672b8b-43e2-4139-8cd1-27ad03f081e7' xmlns:ns4='http://schemas.microsoft.com/sharepoint/v3/fields' xmlns:ns5='http://schemas.microsoft.com/sharepoint/v3' xmlns:ns6='c44512be-6d9e-4581-9cba-a1411e31d4a0' " w:xpath="/ns0:properties[1]/documentManagement[1]/ns3:ReleaseDate[1]" w:storeItemID="{3E5DF1D6-54AE-45D7-B791-21B41EB11505}"/>
            <w:date w:fullDate="2023-01-24T00:00:00Z">
              <w:dateFormat w:val="M/d/yyyy"/>
              <w:lid w:val="fr-FR"/>
              <w:storeMappedDataAs w:val="dateTime"/>
              <w:calendar w:val="gregorian"/>
            </w:date>
          </w:sdtPr>
          <w:sdtContent>
            <w:tc>
              <w:tcPr>
                <w:tcW w:w="1559" w:type="dxa"/>
              </w:tcPr>
              <w:p w14:paraId="12A32167" w14:textId="0CDA44BC" w:rsidR="00440B0A" w:rsidRPr="00E1441C" w:rsidRDefault="00440B0A" w:rsidP="00613E45">
                <w:pPr>
                  <w:keepNext/>
                  <w:tabs>
                    <w:tab w:val="left" w:pos="567"/>
                  </w:tabs>
                  <w:ind w:left="-92"/>
                  <w:jc w:val="center"/>
                </w:pPr>
                <w:ins w:id="923" w:author="Samrat Guha Niyogi" w:date="2023-01-23T19:29:00Z">
                  <w:r>
                    <w:rPr>
                      <w:lang w:val="fr-FR"/>
                    </w:rPr>
                    <w:t>1/2</w:t>
                  </w:r>
                </w:ins>
                <w:ins w:id="924" w:author="Samrat Guha Niyogi" w:date="2023-01-24T12:37:00Z">
                  <w:r>
                    <w:rPr>
                      <w:lang w:val="fr-FR"/>
                    </w:rPr>
                    <w:t>4</w:t>
                  </w:r>
                </w:ins>
                <w:ins w:id="925" w:author="Samrat Guha Niyogi" w:date="2023-01-23T19:29:00Z">
                  <w:r>
                    <w:rPr>
                      <w:lang w:val="fr-FR"/>
                    </w:rPr>
                    <w:t>/2023</w:t>
                  </w:r>
                </w:ins>
              </w:p>
            </w:tc>
          </w:sdtContent>
        </w:sdt>
        <w:tc>
          <w:tcPr>
            <w:tcW w:w="5387" w:type="dxa"/>
          </w:tcPr>
          <w:p w14:paraId="17452045" w14:textId="6A1AB379" w:rsidR="00440B0A" w:rsidRPr="00E1441C" w:rsidRDefault="00440B0A" w:rsidP="00613E45">
            <w:pPr>
              <w:keepNext/>
              <w:ind w:left="0"/>
            </w:pPr>
            <w:ins w:id="926" w:author="Samrat Guha Niyogi" w:date="2023-01-24T12:37:00Z">
              <w:r>
                <w:t>Reviewed version with QA</w:t>
              </w:r>
            </w:ins>
          </w:p>
        </w:tc>
        <w:sdt>
          <w:sdtPr>
            <w:alias w:val="Owner"/>
            <w:tag w:val="ReportOwner"/>
            <w:id w:val="-1263913392"/>
            <w:lock w:val="contentLocked"/>
            <w:placeholder>
              <w:docPart w:val="64A51FF3B6784006BEF0D57D5D86941F"/>
            </w:placeholder>
            <w:showingPlcHdr/>
            <w:dataBinding w:prefixMappings="xmlns:ns0='http://schemas.microsoft.com/office/2006/metadata/properties' xmlns:ns1='http://www.w3.org/2001/XMLSchema-instance' xmlns:ns2='http://schemas.microsoft.com/office/infopath/2007/PartnerControls' xmlns:ns3='c4672b8b-43e2-4139-8cd1-27ad03f081e7' xmlns:ns4='http://schemas.microsoft.com/sharepoint/v3/fields' xmlns:ns5='http://schemas.microsoft.com/sharepoint/v3' xmlns:ns6='c44512be-6d9e-4581-9cba-a1411e31d4a0' " w:xpath="/ns0:properties[1]/documentManagement[1]/ns5:ReportOwner[1]/ns5:UserInfo[1]/ns5:DisplayName[1]" w:storeItemID="{3E5DF1D6-54AE-45D7-B791-21B41EB11505}"/>
            <w:text/>
          </w:sdtPr>
          <w:sdtContent>
            <w:tc>
              <w:tcPr>
                <w:tcW w:w="1817" w:type="dxa"/>
              </w:tcPr>
              <w:p w14:paraId="51F3C537" w14:textId="77777777" w:rsidR="00440B0A" w:rsidRPr="00E1441C" w:rsidRDefault="00440B0A" w:rsidP="00613E45">
                <w:pPr>
                  <w:keepNext/>
                  <w:tabs>
                    <w:tab w:val="left" w:pos="567"/>
                  </w:tabs>
                  <w:ind w:left="0"/>
                  <w:jc w:val="center"/>
                </w:pPr>
                <w:r w:rsidRPr="00765EE2">
                  <w:rPr>
                    <w:rStyle w:val="PlaceholderText"/>
                  </w:rPr>
                  <w:t>[Owner]</w:t>
                </w:r>
              </w:p>
            </w:tc>
          </w:sdtContent>
        </w:sdt>
      </w:tr>
      <w:tr w:rsidR="00440B0A" w14:paraId="77DCB07F" w14:textId="77777777" w:rsidTr="006B0D08">
        <w:trPr>
          <w:cantSplit/>
        </w:trPr>
        <w:tc>
          <w:tcPr>
            <w:tcW w:w="10606" w:type="dxa"/>
            <w:gridSpan w:val="4"/>
          </w:tcPr>
          <w:p w14:paraId="61AE5416" w14:textId="77777777" w:rsidR="00440B0A" w:rsidRDefault="00440B0A" w:rsidP="00613E45">
            <w:pPr>
              <w:keepNext/>
              <w:tabs>
                <w:tab w:val="left" w:pos="567"/>
              </w:tabs>
              <w:ind w:left="0"/>
              <w:jc w:val="center"/>
            </w:pPr>
            <w:r w:rsidRPr="00E8205A">
              <w:t>In case of questions or change proposals please contac</w:t>
            </w:r>
            <w:r>
              <w:t>t the latest document author or</w:t>
            </w:r>
            <w:r w:rsidRPr="00E8205A">
              <w:t xml:space="preserve"> owner.</w:t>
            </w:r>
          </w:p>
        </w:tc>
      </w:tr>
    </w:tbl>
    <w:p w14:paraId="686BF68A" w14:textId="77777777" w:rsidR="00812EB9" w:rsidRPr="00812EB9" w:rsidRDefault="00812EB9" w:rsidP="00376B9E"/>
    <w:bookmarkEnd w:id="101"/>
    <w:p w14:paraId="10DDF676" w14:textId="77777777" w:rsidR="00E36372" w:rsidRDefault="00E36372">
      <w:pPr>
        <w:spacing w:after="120"/>
        <w:ind w:left="0"/>
      </w:pPr>
    </w:p>
    <w:sectPr w:rsidR="00E36372" w:rsidSect="00933A07">
      <w:headerReference w:type="default" r:id="rId26"/>
      <w:footerReference w:type="default" r:id="rId27"/>
      <w:headerReference w:type="first" r:id="rId28"/>
      <w:footerReference w:type="first" r:id="rId29"/>
      <w:pgSz w:w="11907" w:h="16840" w:code="9"/>
      <w:pgMar w:top="1814" w:right="709" w:bottom="567" w:left="1247" w:header="737" w:footer="641" w:gutter="0"/>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4" w:author="Varsha T C" w:date="2023-01-24T10:45:00Z" w:initials="VTC">
    <w:p w14:paraId="316FC1E6" w14:textId="3382D220" w:rsidR="004E703B" w:rsidRDefault="004E703B">
      <w:pPr>
        <w:pStyle w:val="CommentText"/>
      </w:pPr>
      <w:r>
        <w:rPr>
          <w:rStyle w:val="CommentReference"/>
        </w:rPr>
        <w:annotationRef/>
      </w:r>
      <w:r>
        <w:t>Please add details of the steering team</w:t>
      </w:r>
    </w:p>
  </w:comment>
  <w:comment w:id="175" w:author="Varsha T C" w:date="2023-01-24T10:45:00Z" w:initials="VTC">
    <w:p w14:paraId="3E76D215" w14:textId="48D4BF64" w:rsidR="004E703B" w:rsidRDefault="004E703B">
      <w:pPr>
        <w:pStyle w:val="CommentText"/>
      </w:pPr>
      <w:r>
        <w:rPr>
          <w:rStyle w:val="CommentReference"/>
        </w:rPr>
        <w:annotationRef/>
      </w:r>
      <w:r>
        <w:t>Add project team details or provide link to org chart</w:t>
      </w:r>
    </w:p>
  </w:comment>
  <w:comment w:id="209" w:author="Varsha T C" w:date="2023-01-24T10:46:00Z" w:initials="VTC">
    <w:p w14:paraId="7EEFF23A" w14:textId="1570F92B" w:rsidR="004E703B" w:rsidRDefault="004E703B">
      <w:pPr>
        <w:pStyle w:val="CommentText"/>
      </w:pPr>
      <w:r>
        <w:rPr>
          <w:rStyle w:val="CommentReference"/>
        </w:rPr>
        <w:annotationRef/>
      </w:r>
      <w:r>
        <w:t>Add details her or Remove table and add link to communication section in PMP</w:t>
      </w:r>
    </w:p>
  </w:comment>
  <w:comment w:id="270" w:author="Varsha T C" w:date="2023-01-24T10:47:00Z" w:initials="VTC">
    <w:p w14:paraId="1B3AC45E" w14:textId="77777777" w:rsidR="004E703B" w:rsidRDefault="004E703B">
      <w:pPr>
        <w:pStyle w:val="CommentText"/>
      </w:pPr>
      <w:r>
        <w:rPr>
          <w:rStyle w:val="CommentReference"/>
        </w:rPr>
        <w:annotationRef/>
      </w:r>
      <w:r>
        <w:t xml:space="preserve">Add link to slides presented in core team meeting/SOS. </w:t>
      </w:r>
    </w:p>
    <w:p w14:paraId="4AD51EA0" w14:textId="77777777" w:rsidR="004E703B" w:rsidRDefault="004E703B">
      <w:pPr>
        <w:pStyle w:val="CommentText"/>
      </w:pPr>
      <w:r>
        <w:t xml:space="preserve">Add details of acceptance test done by Radar FW, </w:t>
      </w:r>
      <w:proofErr w:type="spellStart"/>
      <w:r>
        <w:t>xplorer</w:t>
      </w:r>
      <w:proofErr w:type="spellEnd"/>
      <w:r>
        <w:t xml:space="preserve"> or I and V team </w:t>
      </w:r>
    </w:p>
    <w:p w14:paraId="167CF2C7" w14:textId="6BFC5851" w:rsidR="004E703B" w:rsidRDefault="004E703B">
      <w:pPr>
        <w:pStyle w:val="CommentText"/>
      </w:pPr>
      <w:r>
        <w:t>Below table can be removed</w:t>
      </w:r>
    </w:p>
  </w:comment>
  <w:comment w:id="327" w:author="Varsha T C" w:date="2023-01-24T10:49:00Z" w:initials="VTC">
    <w:p w14:paraId="271A008D" w14:textId="06F96734" w:rsidR="004E703B" w:rsidRDefault="004E703B">
      <w:pPr>
        <w:pStyle w:val="CommentText"/>
      </w:pPr>
      <w:r>
        <w:rPr>
          <w:rStyle w:val="CommentReference"/>
        </w:rPr>
        <w:annotationRef/>
      </w:r>
      <w:r>
        <w:t xml:space="preserve">Remove the bulleted </w:t>
      </w:r>
      <w:proofErr w:type="spellStart"/>
      <w:r>
        <w:t>oints</w:t>
      </w:r>
      <w:proofErr w:type="spellEnd"/>
      <w:r>
        <w:t xml:space="preserve"> and add that project follows BL-AP sw development processes and necessary releases are planned as required by BCAM. Process requirements are in QAP .Add  Link to QAP</w:t>
      </w:r>
    </w:p>
  </w:comment>
  <w:comment w:id="366" w:author="Varsha T C" w:date="2023-01-24T10:51:00Z" w:initials="VTC">
    <w:p w14:paraId="6638A9D9" w14:textId="49D0A0F7" w:rsidR="004E703B" w:rsidRDefault="004E703B">
      <w:pPr>
        <w:pStyle w:val="CommentText"/>
      </w:pPr>
      <w:r>
        <w:rPr>
          <w:rStyle w:val="CommentReference"/>
        </w:rPr>
        <w:annotationRef/>
      </w:r>
      <w:r>
        <w:t>Remove table and add link to RFE planning and schedule docs</w:t>
      </w:r>
    </w:p>
  </w:comment>
  <w:comment w:id="404" w:author="Varsha T C" w:date="2023-01-24T10:51:00Z" w:initials="VTC">
    <w:p w14:paraId="617F606D" w14:textId="246217D0" w:rsidR="004E703B" w:rsidRPr="004E703B" w:rsidRDefault="004E703B">
      <w:pPr>
        <w:pStyle w:val="CommentText"/>
      </w:pPr>
      <w:r>
        <w:rPr>
          <w:rStyle w:val="CommentReference"/>
        </w:rPr>
        <w:annotationRef/>
      </w:r>
      <w:r w:rsidRPr="004E703B">
        <w:t>Mention relevant technical documentation like user manual and o</w:t>
      </w:r>
      <w:r>
        <w:t>ther customer documentation. Remove the example data from the table</w:t>
      </w:r>
    </w:p>
  </w:comment>
  <w:comment w:id="452" w:author="Varsha T C" w:date="2023-01-24T10:54:00Z" w:initials="VTC">
    <w:p w14:paraId="6AE210D2" w14:textId="43D0AD81" w:rsidR="004E703B" w:rsidRDefault="004E703B">
      <w:pPr>
        <w:pStyle w:val="CommentText"/>
      </w:pPr>
      <w:r>
        <w:rPr>
          <w:rStyle w:val="CommentReference"/>
        </w:rPr>
        <w:annotationRef/>
      </w:r>
      <w:r>
        <w:t>Add link to QA plan in this section</w:t>
      </w:r>
    </w:p>
  </w:comment>
  <w:comment w:id="559" w:author="Varsha T C" w:date="2023-01-24T10:56:00Z" w:initials="VTC">
    <w:p w14:paraId="13C5E816" w14:textId="477C0D32" w:rsidR="00341418" w:rsidRDefault="00341418">
      <w:pPr>
        <w:pStyle w:val="CommentText"/>
      </w:pPr>
      <w:r>
        <w:rPr>
          <w:rStyle w:val="CommentReference"/>
        </w:rPr>
        <w:annotationRef/>
      </w:r>
      <w:r>
        <w:t>This table can be removed. Update table below for SW metrics</w:t>
      </w:r>
    </w:p>
  </w:comment>
  <w:comment w:id="618" w:author="Varsha T C" w:date="2023-01-24T10:57:00Z" w:initials="VTC">
    <w:p w14:paraId="12781B4D" w14:textId="79A53978" w:rsidR="00341418" w:rsidRDefault="00341418">
      <w:pPr>
        <w:pStyle w:val="CommentText"/>
      </w:pPr>
      <w:r>
        <w:rPr>
          <w:rStyle w:val="CommentReference"/>
        </w:rPr>
        <w:annotationRef/>
      </w:r>
      <w:r>
        <w:t>Add RFE requirement baseline information from DNG here</w:t>
      </w:r>
    </w:p>
  </w:comment>
  <w:comment w:id="635" w:author="Varsha T C" w:date="2023-01-24T10:58:00Z" w:initials="VTC">
    <w:p w14:paraId="6E528258" w14:textId="02DD979C" w:rsidR="00341418" w:rsidRDefault="00341418">
      <w:pPr>
        <w:pStyle w:val="CommentText"/>
      </w:pPr>
      <w:r>
        <w:rPr>
          <w:rStyle w:val="CommentReference"/>
        </w:rPr>
        <w:annotationRef/>
      </w:r>
      <w:r>
        <w:t xml:space="preserve">Add </w:t>
      </w:r>
      <w:proofErr w:type="spellStart"/>
      <w:r>
        <w:t>Fusa</w:t>
      </w:r>
      <w:proofErr w:type="spellEnd"/>
      <w:r>
        <w:t xml:space="preserve"> requirements here</w:t>
      </w:r>
    </w:p>
  </w:comment>
  <w:comment w:id="814" w:author="Varsha T C" w:date="2023-01-24T11:06:00Z" w:initials="VTC">
    <w:p w14:paraId="3D5B0B14" w14:textId="390E09C1" w:rsidR="00EA2269" w:rsidRDefault="00EA2269">
      <w:pPr>
        <w:pStyle w:val="CommentText"/>
      </w:pPr>
      <w:r>
        <w:rPr>
          <w:rStyle w:val="CommentReference"/>
        </w:rPr>
        <w:annotationRef/>
      </w:r>
      <w:r>
        <w:t xml:space="preserve">Please add </w:t>
      </w:r>
      <w:proofErr w:type="spellStart"/>
      <w:r>
        <w:t>Fusa</w:t>
      </w:r>
      <w:proofErr w:type="spellEnd"/>
      <w:r>
        <w:t xml:space="preserve"> deliverables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6FC1E6" w15:done="0"/>
  <w15:commentEx w15:paraId="3E76D215" w15:done="0"/>
  <w15:commentEx w15:paraId="7EEFF23A" w15:done="0"/>
  <w15:commentEx w15:paraId="167CF2C7" w15:done="1"/>
  <w15:commentEx w15:paraId="271A008D" w15:done="1"/>
  <w15:commentEx w15:paraId="6638A9D9" w15:done="0"/>
  <w15:commentEx w15:paraId="617F606D" w15:done="1"/>
  <w15:commentEx w15:paraId="6AE210D2" w15:done="1"/>
  <w15:commentEx w15:paraId="13C5E816" w15:done="0"/>
  <w15:commentEx w15:paraId="12781B4D" w15:done="1"/>
  <w15:commentEx w15:paraId="6E528258" w15:done="0"/>
  <w15:commentEx w15:paraId="3D5B0B1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353B" w16cex:dateUtc="2023-01-24T05:15:00Z"/>
  <w16cex:commentExtensible w16cex:durableId="277A3551" w16cex:dateUtc="2023-01-24T05:15:00Z"/>
  <w16cex:commentExtensible w16cex:durableId="277A3574" w16cex:dateUtc="2023-01-24T05:16:00Z"/>
  <w16cex:commentExtensible w16cex:durableId="277A35A7" w16cex:dateUtc="2023-01-24T05:17:00Z"/>
  <w16cex:commentExtensible w16cex:durableId="277A362B" w16cex:dateUtc="2023-01-24T05:19:00Z"/>
  <w16cex:commentExtensible w16cex:durableId="277A36A4" w16cex:dateUtc="2023-01-24T05:21:00Z"/>
  <w16cex:commentExtensible w16cex:durableId="277A36BF" w16cex:dateUtc="2023-01-24T05:21:00Z"/>
  <w16cex:commentExtensible w16cex:durableId="277A374C" w16cex:dateUtc="2023-01-24T05:24:00Z"/>
  <w16cex:commentExtensible w16cex:durableId="277A37EA" w16cex:dateUtc="2023-01-24T05:26:00Z"/>
  <w16cex:commentExtensible w16cex:durableId="277A380D" w16cex:dateUtc="2023-01-24T05:27:00Z"/>
  <w16cex:commentExtensible w16cex:durableId="277A3845" w16cex:dateUtc="2023-01-24T05:28:00Z"/>
  <w16cex:commentExtensible w16cex:durableId="277A3A1A" w16cex:dateUtc="2023-01-24T0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6FC1E6" w16cid:durableId="277A353B"/>
  <w16cid:commentId w16cid:paraId="3E76D215" w16cid:durableId="277A3551"/>
  <w16cid:commentId w16cid:paraId="7EEFF23A" w16cid:durableId="277A3574"/>
  <w16cid:commentId w16cid:paraId="167CF2C7" w16cid:durableId="277A35A7"/>
  <w16cid:commentId w16cid:paraId="271A008D" w16cid:durableId="277A362B"/>
  <w16cid:commentId w16cid:paraId="6638A9D9" w16cid:durableId="277A36A4"/>
  <w16cid:commentId w16cid:paraId="617F606D" w16cid:durableId="277A36BF"/>
  <w16cid:commentId w16cid:paraId="6AE210D2" w16cid:durableId="277A374C"/>
  <w16cid:commentId w16cid:paraId="13C5E816" w16cid:durableId="277A37EA"/>
  <w16cid:commentId w16cid:paraId="12781B4D" w16cid:durableId="277A380D"/>
  <w16cid:commentId w16cid:paraId="6E528258" w16cid:durableId="277A3845"/>
  <w16cid:commentId w16cid:paraId="3D5B0B14" w16cid:durableId="277A3A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DD76B" w14:textId="77777777" w:rsidR="00617D81" w:rsidRDefault="00617D81">
      <w:r>
        <w:separator/>
      </w:r>
    </w:p>
  </w:endnote>
  <w:endnote w:type="continuationSeparator" w:id="0">
    <w:p w14:paraId="63FF2608" w14:textId="77777777" w:rsidR="00617D81" w:rsidRDefault="00617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3290"/>
      <w:gridCol w:w="3305"/>
      <w:gridCol w:w="3356"/>
    </w:tblGrid>
    <w:tr w:rsidR="00B65361" w14:paraId="694C76B1" w14:textId="77777777" w:rsidTr="00C02E0F">
      <w:tc>
        <w:tcPr>
          <w:tcW w:w="3290" w:type="dxa"/>
          <w:vAlign w:val="center"/>
        </w:tcPr>
        <w:p w14:paraId="05554639" w14:textId="77777777" w:rsidR="00B65361" w:rsidRDefault="00B65361" w:rsidP="00956C3E">
          <w:pPr>
            <w:pStyle w:val="Footer"/>
            <w:ind w:left="0"/>
            <w:rPr>
              <w:iCs/>
              <w:highlight w:val="yellow"/>
            </w:rPr>
          </w:pPr>
          <w:r w:rsidRPr="002C33EA">
            <w:rPr>
              <w:iCs/>
            </w:rPr>
            <w:t xml:space="preserve">Owner: </w:t>
          </w:r>
          <w:sdt>
            <w:sdtPr>
              <w:rPr>
                <w:iCs/>
              </w:rPr>
              <w:alias w:val="Owner"/>
              <w:tag w:val="ReportOwner"/>
              <w:id w:val="1127664161"/>
              <w:lock w:val="contentLocked"/>
              <w:showingPlcHdr/>
              <w:dataBinding w:prefixMappings="xmlns:ns0='http://schemas.microsoft.com/office/2006/metadata/properties' xmlns:ns1='http://www.w3.org/2001/XMLSchema-instance' xmlns:ns2='http://schemas.microsoft.com/office/infopath/2007/PartnerControls' xmlns:ns3='c4672b8b-43e2-4139-8cd1-27ad03f081e7' xmlns:ns4='98d01281-cf12-4730-84e4-f3bcb6dd5bb9' xmlns:ns5='http://schemas.microsoft.com/sharepoint/v3/fields' xmlns:ns6='http://schemas.microsoft.com/sharepoint/v4' xmlns:ns7='http://schemas.microsoft.com/sharepoint/v3' " w:xpath="/ns0:properties[1]/documentManagement[1]/ns7:ReportOwner[1]/ns7:UserInfo[1]/ns7:DisplayName[1]" w:storeItemID="{3E5DF1D6-54AE-45D7-B791-21B41EB11505}"/>
              <w:text/>
            </w:sdtPr>
            <w:sdtEndPr/>
            <w:sdtContent>
              <w:r w:rsidRPr="00DD39D8">
                <w:rPr>
                  <w:rStyle w:val="PlaceholderText"/>
                </w:rPr>
                <w:t>[Owner]</w:t>
              </w:r>
            </w:sdtContent>
          </w:sdt>
        </w:p>
        <w:p w14:paraId="3373BA92" w14:textId="6899EA36" w:rsidR="00B65361" w:rsidRPr="00821E2C" w:rsidRDefault="00B65361" w:rsidP="002C33EA">
          <w:pPr>
            <w:pStyle w:val="Footer"/>
            <w:ind w:left="0"/>
            <w:rPr>
              <w:iCs/>
              <w:lang w:val="en-US"/>
            </w:rPr>
          </w:pPr>
          <w:r w:rsidRPr="002C33EA">
            <w:rPr>
              <w:iCs/>
            </w:rPr>
            <w:t xml:space="preserve">Author: </w:t>
          </w:r>
          <w:del w:id="932" w:author="Samrat Guha Niyogi" w:date="2023-01-23T19:28:00Z">
            <w:r w:rsidRPr="00C86153" w:rsidDel="00CC69D3">
              <w:rPr>
                <w:iCs/>
                <w:highlight w:val="yellow"/>
              </w:rPr>
              <w:delText>&lt;Author’s name&gt;</w:delText>
            </w:r>
          </w:del>
          <w:ins w:id="933" w:author="Samrat Guha Niyogi" w:date="2023-01-23T19:28:00Z">
            <w:r w:rsidR="00CC69D3">
              <w:rPr>
                <w:iCs/>
              </w:rPr>
              <w:t>Samrat Guha Niyogi</w:t>
            </w:r>
          </w:ins>
        </w:p>
        <w:p w14:paraId="79C93FEA" w14:textId="77777777" w:rsidR="00B65361" w:rsidRDefault="00B65361" w:rsidP="002C33EA">
          <w:pPr>
            <w:pStyle w:val="Footer"/>
            <w:ind w:left="0"/>
            <w:rPr>
              <w:iCs/>
            </w:rPr>
          </w:pPr>
        </w:p>
      </w:tc>
      <w:tc>
        <w:tcPr>
          <w:tcW w:w="3305" w:type="dxa"/>
          <w:vAlign w:val="center"/>
        </w:tcPr>
        <w:p w14:paraId="38A5DBC9" w14:textId="77777777" w:rsidR="00B65361" w:rsidRDefault="00B65361" w:rsidP="00956C3E">
          <w:pPr>
            <w:pStyle w:val="Footer"/>
            <w:ind w:left="0"/>
            <w:jc w:val="center"/>
            <w:rPr>
              <w:iCs/>
              <w:sz w:val="20"/>
            </w:rPr>
          </w:pPr>
          <w:r w:rsidRPr="002C33EA">
            <w:rPr>
              <w:iCs/>
              <w:sz w:val="20"/>
            </w:rPr>
            <w:t xml:space="preserve"> </w:t>
          </w:r>
          <w:sdt>
            <w:sdtPr>
              <w:rPr>
                <w:iCs/>
                <w:sz w:val="20"/>
              </w:rPr>
              <w:alias w:val="Security"/>
              <w:tag w:val="dd399bed73eb4e21ba4b4b5eeb50a8b4"/>
              <w:id w:val="231587835"/>
              <w:lock w:val="contentLocked"/>
              <w:dataBinding w:prefixMappings="xmlns:ns0='http://schemas.microsoft.com/office/2006/metadata/properties' xmlns:ns1='http://www.w3.org/2001/XMLSchema-instance' xmlns:ns2='http://schemas.microsoft.com/office/infopath/2007/PartnerControls' xmlns:ns3='c4672b8b-43e2-4139-8cd1-27ad03f081e7' xmlns:ns4='98d01281-cf12-4730-84e4-f3bcb6dd5bb9' xmlns:ns5='http://schemas.microsoft.com/sharepoint/v3/fields' xmlns:ns6='http://schemas.microsoft.com/sharepoint/v4' xmlns:ns7='http://schemas.microsoft.com/sharepoint/v3' " w:xpath="/ns0:properties[1]/documentManagement[1]/ns3:dd399bed73eb4e21ba4b4b5eeb50a8b4[1]/ns2:Terms[1]" w:storeItemID="{3E5DF1D6-54AE-45D7-B791-21B41EB11505}"/>
              <w:text w:multiLine="1"/>
            </w:sdtPr>
            <w:sdtEndPr/>
            <w:sdtContent>
              <w:r>
                <w:rPr>
                  <w:iCs/>
                  <w:sz w:val="20"/>
                  <w:lang w:val="fr-FR"/>
                </w:rPr>
                <w:t>COMPANY INTERNAL</w:t>
              </w:r>
            </w:sdtContent>
          </w:sdt>
        </w:p>
        <w:p w14:paraId="4DED7786" w14:textId="77777777" w:rsidR="00B65361" w:rsidRDefault="00B65361" w:rsidP="00956C3E">
          <w:pPr>
            <w:pStyle w:val="Footer"/>
            <w:ind w:left="0"/>
            <w:jc w:val="center"/>
            <w:rPr>
              <w:iCs/>
              <w:sz w:val="16"/>
              <w:szCs w:val="16"/>
            </w:rPr>
          </w:pPr>
          <w:r>
            <w:rPr>
              <w:iCs/>
              <w:sz w:val="16"/>
              <w:szCs w:val="16"/>
            </w:rPr>
            <w:t>© NXP Semiconductors N.V.</w:t>
          </w:r>
        </w:p>
        <w:p w14:paraId="2A0F30CA" w14:textId="77777777" w:rsidR="00B65361" w:rsidRDefault="00B65361" w:rsidP="00956C3E">
          <w:pPr>
            <w:pStyle w:val="Footer"/>
            <w:ind w:left="0"/>
            <w:jc w:val="center"/>
            <w:rPr>
              <w:iCs/>
            </w:rPr>
          </w:pPr>
          <w:r>
            <w:rPr>
              <w:sz w:val="16"/>
              <w:szCs w:val="16"/>
            </w:rPr>
            <w:t>Uncontrolled copy if printed</w:t>
          </w:r>
        </w:p>
      </w:tc>
      <w:tc>
        <w:tcPr>
          <w:tcW w:w="3356" w:type="dxa"/>
        </w:tcPr>
        <w:p w14:paraId="23CF7872" w14:textId="77777777" w:rsidR="00B65361" w:rsidRDefault="00B65361">
          <w:pPr>
            <w:pStyle w:val="Footer"/>
            <w:ind w:left="0"/>
            <w:jc w:val="right"/>
            <w:rPr>
              <w:iCs/>
            </w:rPr>
          </w:pPr>
          <w:r>
            <w:rPr>
              <w:iCs/>
              <w:noProof/>
              <w:lang w:val="en-US"/>
            </w:rPr>
            <w:drawing>
              <wp:inline distT="0" distB="0" distL="0" distR="0" wp14:anchorId="0EA45453" wp14:editId="5143B14B">
                <wp:extent cx="1504950" cy="581025"/>
                <wp:effectExtent l="0" t="0" r="0" b="9525"/>
                <wp:docPr id="5" name="Picture 5" descr="NX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X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581025"/>
                        </a:xfrm>
                        <a:prstGeom prst="rect">
                          <a:avLst/>
                        </a:prstGeom>
                        <a:noFill/>
                        <a:ln>
                          <a:noFill/>
                        </a:ln>
                      </pic:spPr>
                    </pic:pic>
                  </a:graphicData>
                </a:graphic>
              </wp:inline>
            </w:drawing>
          </w:r>
        </w:p>
      </w:tc>
    </w:tr>
  </w:tbl>
  <w:p w14:paraId="357256DE" w14:textId="77777777" w:rsidR="00B65361" w:rsidRPr="00956C3E" w:rsidRDefault="00B65361" w:rsidP="00C02E0F">
    <w:pPr>
      <w:pStyle w:val="Footer"/>
      <w:ind w:left="0"/>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3290"/>
      <w:gridCol w:w="3305"/>
      <w:gridCol w:w="3356"/>
    </w:tblGrid>
    <w:tr w:rsidR="00B65361" w14:paraId="34946B3A" w14:textId="77777777">
      <w:tc>
        <w:tcPr>
          <w:tcW w:w="3389" w:type="dxa"/>
        </w:tcPr>
        <w:p w14:paraId="20E9C2EA" w14:textId="77777777" w:rsidR="00B65361" w:rsidRDefault="00B65361" w:rsidP="00A33F3C">
          <w:pPr>
            <w:pStyle w:val="Footer"/>
            <w:ind w:left="0"/>
            <w:rPr>
              <w:iCs/>
              <w:highlight w:val="yellow"/>
            </w:rPr>
          </w:pPr>
          <w:r w:rsidRPr="00F6643C">
            <w:rPr>
              <w:iCs/>
              <w:highlight w:val="yellow"/>
            </w:rPr>
            <w:t>O</w:t>
          </w:r>
          <w:r w:rsidRPr="00A33F3C">
            <w:rPr>
              <w:iCs/>
              <w:highlight w:val="yellow"/>
            </w:rPr>
            <w:t xml:space="preserve">wner: &lt;use </w:t>
          </w:r>
          <w:r w:rsidRPr="00A33F3C">
            <w:rPr>
              <w:iCs/>
              <w:highlight w:val="yellow"/>
              <w:u w:val="single"/>
            </w:rPr>
            <w:t>one</w:t>
          </w:r>
          <w:r w:rsidRPr="00A33F3C">
            <w:rPr>
              <w:iCs/>
              <w:highlight w:val="yellow"/>
            </w:rPr>
            <w:t xml:space="preserve"> full name&gt;</w:t>
          </w:r>
        </w:p>
        <w:p w14:paraId="42E75E2E" w14:textId="77777777" w:rsidR="00B65361" w:rsidRDefault="00B65361" w:rsidP="00A33F3C">
          <w:pPr>
            <w:pStyle w:val="Footer"/>
            <w:ind w:left="0"/>
            <w:rPr>
              <w:iCs/>
            </w:rPr>
          </w:pPr>
          <w:r>
            <w:rPr>
              <w:iCs/>
              <w:highlight w:val="yellow"/>
            </w:rPr>
            <w:t>Author: &lt;use full names&gt;</w:t>
          </w:r>
        </w:p>
      </w:tc>
      <w:tc>
        <w:tcPr>
          <w:tcW w:w="3389" w:type="dxa"/>
        </w:tcPr>
        <w:p w14:paraId="4114D604" w14:textId="77777777" w:rsidR="00B65361" w:rsidRDefault="00B65361">
          <w:pPr>
            <w:pStyle w:val="Footer"/>
            <w:ind w:left="0"/>
            <w:jc w:val="center"/>
            <w:rPr>
              <w:iCs/>
              <w:sz w:val="20"/>
            </w:rPr>
          </w:pPr>
          <w:r w:rsidRPr="00161E68">
            <w:rPr>
              <w:iCs/>
              <w:sz w:val="20"/>
              <w:highlight w:val="yellow"/>
            </w:rPr>
            <w:t>COMPANY INTERNAL</w:t>
          </w:r>
        </w:p>
        <w:p w14:paraId="57631FFC" w14:textId="77777777" w:rsidR="00B65361" w:rsidRDefault="00B65361">
          <w:pPr>
            <w:pStyle w:val="Footer"/>
            <w:ind w:left="0"/>
            <w:jc w:val="center"/>
            <w:rPr>
              <w:iCs/>
              <w:sz w:val="16"/>
              <w:szCs w:val="16"/>
            </w:rPr>
          </w:pPr>
          <w:r>
            <w:rPr>
              <w:iCs/>
              <w:sz w:val="16"/>
              <w:szCs w:val="16"/>
            </w:rPr>
            <w:t>© NXP Semiconductors B.V.</w:t>
          </w:r>
        </w:p>
        <w:p w14:paraId="10CED9CC" w14:textId="77777777" w:rsidR="00B65361" w:rsidRDefault="00B65361">
          <w:pPr>
            <w:pStyle w:val="Footer"/>
            <w:ind w:left="0"/>
            <w:jc w:val="center"/>
            <w:rPr>
              <w:iCs/>
            </w:rPr>
          </w:pPr>
          <w:r>
            <w:rPr>
              <w:sz w:val="16"/>
              <w:szCs w:val="16"/>
            </w:rPr>
            <w:t>Uncontrolled copy if printed</w:t>
          </w:r>
        </w:p>
      </w:tc>
      <w:tc>
        <w:tcPr>
          <w:tcW w:w="3389" w:type="dxa"/>
        </w:tcPr>
        <w:p w14:paraId="6A861304" w14:textId="77777777" w:rsidR="00B65361" w:rsidRDefault="00B65361">
          <w:pPr>
            <w:pStyle w:val="Footer"/>
            <w:ind w:left="0"/>
            <w:jc w:val="right"/>
            <w:rPr>
              <w:iCs/>
            </w:rPr>
          </w:pPr>
          <w:r>
            <w:rPr>
              <w:iCs/>
              <w:noProof/>
              <w:lang w:val="en-US"/>
            </w:rPr>
            <w:drawing>
              <wp:inline distT="0" distB="0" distL="0" distR="0" wp14:anchorId="2CF56C7B" wp14:editId="5E4F632E">
                <wp:extent cx="1504950" cy="581025"/>
                <wp:effectExtent l="0" t="0" r="0" b="9525"/>
                <wp:docPr id="6" name="Picture 6" descr="NX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X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581025"/>
                        </a:xfrm>
                        <a:prstGeom prst="rect">
                          <a:avLst/>
                        </a:prstGeom>
                        <a:noFill/>
                        <a:ln>
                          <a:noFill/>
                        </a:ln>
                      </pic:spPr>
                    </pic:pic>
                  </a:graphicData>
                </a:graphic>
              </wp:inline>
            </w:drawing>
          </w:r>
        </w:p>
      </w:tc>
    </w:tr>
  </w:tbl>
  <w:p w14:paraId="3CE263B1" w14:textId="77777777" w:rsidR="00B65361" w:rsidRDefault="00B653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93863" w14:textId="77777777" w:rsidR="00617D81" w:rsidRDefault="00617D81">
      <w:r>
        <w:separator/>
      </w:r>
    </w:p>
  </w:footnote>
  <w:footnote w:type="continuationSeparator" w:id="0">
    <w:p w14:paraId="2BA1E146" w14:textId="77777777" w:rsidR="00617D81" w:rsidRDefault="00617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6A1A8" w14:textId="77777777" w:rsidR="00B65361" w:rsidRPr="00250FD4" w:rsidRDefault="00B65361" w:rsidP="00250FD4">
    <w:pPr>
      <w:tabs>
        <w:tab w:val="left" w:pos="3402"/>
        <w:tab w:val="right" w:pos="9923"/>
      </w:tabs>
      <w:ind w:left="0" w:right="28"/>
      <w:jc w:val="right"/>
      <w:rPr>
        <w:b/>
        <w:color w:val="FF0000"/>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2967"/>
      <w:gridCol w:w="2693"/>
      <w:gridCol w:w="1843"/>
      <w:gridCol w:w="2428"/>
    </w:tblGrid>
    <w:tr w:rsidR="00B65361" w14:paraId="5DD8CE37" w14:textId="77777777" w:rsidTr="00B93C15">
      <w:trPr>
        <w:cantSplit/>
        <w:trHeight w:val="264"/>
        <w:tblHeader/>
      </w:trPr>
      <w:tc>
        <w:tcPr>
          <w:tcW w:w="2967" w:type="dxa"/>
          <w:tcBorders>
            <w:top w:val="single" w:sz="8" w:space="0" w:color="auto"/>
            <w:left w:val="single" w:sz="8" w:space="0" w:color="auto"/>
            <w:bottom w:val="single" w:sz="8" w:space="0" w:color="auto"/>
            <w:right w:val="single" w:sz="4" w:space="0" w:color="auto"/>
          </w:tcBorders>
        </w:tcPr>
        <w:p w14:paraId="2FA47ABB" w14:textId="77777777" w:rsidR="00B65361" w:rsidRDefault="00B65361" w:rsidP="00D03CC5">
          <w:pPr>
            <w:tabs>
              <w:tab w:val="left" w:pos="3402"/>
              <w:tab w:val="right" w:pos="9923"/>
            </w:tabs>
            <w:ind w:left="0" w:right="-828"/>
            <w:rPr>
              <w:sz w:val="16"/>
            </w:rPr>
          </w:pPr>
          <w:r>
            <w:t>NXP Semiconductors</w:t>
          </w:r>
        </w:p>
      </w:tc>
      <w:tc>
        <w:tcPr>
          <w:tcW w:w="4536" w:type="dxa"/>
          <w:gridSpan w:val="2"/>
          <w:vMerge w:val="restart"/>
          <w:tcBorders>
            <w:top w:val="single" w:sz="4" w:space="0" w:color="auto"/>
            <w:left w:val="single" w:sz="4" w:space="0" w:color="auto"/>
            <w:bottom w:val="single" w:sz="4" w:space="0" w:color="auto"/>
            <w:right w:val="single" w:sz="4" w:space="0" w:color="auto"/>
          </w:tcBorders>
          <w:vAlign w:val="center"/>
        </w:tcPr>
        <w:p w14:paraId="54052376" w14:textId="7362F3DD" w:rsidR="00B65361" w:rsidRDefault="00B65361" w:rsidP="00B93C15">
          <w:pPr>
            <w:tabs>
              <w:tab w:val="left" w:pos="3402"/>
              <w:tab w:val="right" w:pos="9923"/>
            </w:tabs>
            <w:ind w:left="0" w:right="-828"/>
            <w:jc w:val="center"/>
            <w:rPr>
              <w:sz w:val="16"/>
            </w:rPr>
          </w:pPr>
        </w:p>
      </w:tc>
      <w:tc>
        <w:tcPr>
          <w:tcW w:w="2428" w:type="dxa"/>
          <w:tcBorders>
            <w:top w:val="single" w:sz="8" w:space="0" w:color="auto"/>
            <w:left w:val="single" w:sz="4" w:space="0" w:color="auto"/>
            <w:bottom w:val="single" w:sz="8" w:space="0" w:color="auto"/>
            <w:right w:val="single" w:sz="8" w:space="0" w:color="auto"/>
          </w:tcBorders>
        </w:tcPr>
        <w:p w14:paraId="642E434D" w14:textId="6CEA643E" w:rsidR="00B65361" w:rsidRPr="001A5555" w:rsidRDefault="00B65361" w:rsidP="007647ED">
          <w:pPr>
            <w:ind w:left="0"/>
            <w:jc w:val="right"/>
            <w:rPr>
              <w:sz w:val="16"/>
            </w:rPr>
          </w:pPr>
          <w:r>
            <w:t>Draft</w:t>
          </w:r>
          <w:r w:rsidRPr="001A5555">
            <w:rPr>
              <w:sz w:val="16"/>
            </w:rPr>
            <w:t xml:space="preserve"> </w:t>
          </w:r>
        </w:p>
      </w:tc>
    </w:tr>
    <w:tr w:rsidR="00B65361" w14:paraId="68286714" w14:textId="77777777" w:rsidTr="00B93C15">
      <w:trPr>
        <w:trHeight w:val="254"/>
      </w:trPr>
      <w:tc>
        <w:tcPr>
          <w:tcW w:w="2967" w:type="dxa"/>
          <w:tcBorders>
            <w:top w:val="single" w:sz="8" w:space="0" w:color="auto"/>
            <w:left w:val="single" w:sz="8" w:space="0" w:color="auto"/>
            <w:bottom w:val="single" w:sz="8" w:space="0" w:color="auto"/>
            <w:right w:val="single" w:sz="4" w:space="0" w:color="auto"/>
          </w:tcBorders>
        </w:tcPr>
        <w:p w14:paraId="616C0DBD" w14:textId="5CA950AC" w:rsidR="00B65361" w:rsidRPr="00F820B3" w:rsidRDefault="00B65361" w:rsidP="00D03CC5">
          <w:pPr>
            <w:tabs>
              <w:tab w:val="left" w:pos="3402"/>
              <w:tab w:val="right" w:pos="9923"/>
            </w:tabs>
            <w:ind w:left="0" w:right="-828"/>
            <w:rPr>
              <w:szCs w:val="22"/>
            </w:rPr>
          </w:pPr>
          <w:r>
            <w:rPr>
              <w:szCs w:val="22"/>
              <w:lang w:val="en-US"/>
            </w:rPr>
            <w:t>Product Creation</w:t>
          </w:r>
        </w:p>
      </w:tc>
      <w:tc>
        <w:tcPr>
          <w:tcW w:w="4536" w:type="dxa"/>
          <w:gridSpan w:val="2"/>
          <w:vMerge/>
          <w:tcBorders>
            <w:top w:val="single" w:sz="4" w:space="0" w:color="auto"/>
            <w:left w:val="single" w:sz="4" w:space="0" w:color="auto"/>
            <w:bottom w:val="single" w:sz="4" w:space="0" w:color="auto"/>
            <w:right w:val="single" w:sz="4" w:space="0" w:color="auto"/>
          </w:tcBorders>
        </w:tcPr>
        <w:p w14:paraId="0957EBDF" w14:textId="77777777" w:rsidR="00B65361" w:rsidRDefault="00B65361" w:rsidP="00D03CC5">
          <w:pPr>
            <w:tabs>
              <w:tab w:val="left" w:pos="3402"/>
              <w:tab w:val="right" w:pos="9923"/>
            </w:tabs>
            <w:ind w:left="0" w:right="-828"/>
            <w:rPr>
              <w:sz w:val="16"/>
            </w:rPr>
          </w:pPr>
        </w:p>
      </w:tc>
      <w:tc>
        <w:tcPr>
          <w:tcW w:w="2428" w:type="dxa"/>
          <w:tcBorders>
            <w:top w:val="single" w:sz="8" w:space="0" w:color="auto"/>
            <w:left w:val="single" w:sz="4" w:space="0" w:color="auto"/>
            <w:bottom w:val="single" w:sz="8" w:space="0" w:color="auto"/>
            <w:right w:val="single" w:sz="8" w:space="0" w:color="auto"/>
          </w:tcBorders>
        </w:tcPr>
        <w:p w14:paraId="0D00862F" w14:textId="0F529CA5" w:rsidR="00B65361" w:rsidRDefault="00A55DAE">
          <w:pPr>
            <w:tabs>
              <w:tab w:val="left" w:pos="3402"/>
              <w:tab w:val="right" w:pos="9923"/>
            </w:tabs>
            <w:ind w:left="0" w:right="-718"/>
            <w:jc w:val="right"/>
            <w:rPr>
              <w:sz w:val="16"/>
            </w:rPr>
            <w:pPrChange w:id="927" w:author="Samrat Guha Niyogi" w:date="2023-01-23T20:26:00Z">
              <w:pPr>
                <w:framePr w:hSpace="180" w:wrap="around" w:vAnchor="text" w:hAnchor="text" w:y="1"/>
                <w:tabs>
                  <w:tab w:val="left" w:pos="3402"/>
                  <w:tab w:val="right" w:pos="9923"/>
                </w:tabs>
                <w:ind w:left="0" w:right="-828"/>
                <w:suppressOverlap/>
                <w:jc w:val="right"/>
              </w:pPr>
            </w:pPrChange>
          </w:pPr>
          <w:ins w:id="928" w:author="Samrat Guha Niyogi" w:date="2023-01-23T20:26:00Z">
            <w:r>
              <w:rPr>
                <w:lang w:val="fr-FR"/>
              </w:rPr>
              <w:t>0.</w:t>
            </w:r>
          </w:ins>
          <w:ins w:id="929" w:author="Samrat Guha Niyogi" w:date="2023-01-24T12:36:00Z">
            <w:r w:rsidR="00440B0A">
              <w:rPr>
                <w:lang w:val="fr-FR"/>
              </w:rPr>
              <w:t>2</w:t>
            </w:r>
          </w:ins>
          <w:del w:id="930" w:author="Samrat Guha Niyogi" w:date="2023-01-23T20:26:00Z">
            <w:r w:rsidR="00B65361" w:rsidDel="00A55DAE">
              <w:rPr>
                <w:lang w:val="fr-FR"/>
              </w:rPr>
              <w:delText>2.</w:delText>
            </w:r>
            <w:r w:rsidR="007E7CF7" w:rsidDel="00A55DAE">
              <w:rPr>
                <w:lang w:val="fr-FR"/>
              </w:rPr>
              <w:delText>4</w:delText>
            </w:r>
            <w:r w:rsidR="00B65361" w:rsidDel="00A55DAE">
              <w:rPr>
                <w:lang w:val="fr-FR"/>
              </w:rPr>
              <w:delText>26</w:delText>
            </w:r>
          </w:del>
          <w:ins w:id="931" w:author="Samrat Guha Niyogi" w:date="2023-01-23T20:26:00Z">
            <w:r>
              <w:rPr>
                <w:lang w:val="fr-FR"/>
              </w:rPr>
              <w:t>0.</w:t>
            </w:r>
          </w:ins>
          <w:r w:rsidR="00B65361">
            <w:rPr>
              <w:lang w:val="fr-FR"/>
            </w:rPr>
            <w:t>/2016</w:t>
          </w:r>
        </w:p>
      </w:tc>
    </w:tr>
    <w:tr w:rsidR="00B65361" w14:paraId="19443EE1" w14:textId="77777777" w:rsidTr="0043290D">
      <w:trPr>
        <w:trHeight w:val="131"/>
      </w:trPr>
      <w:tc>
        <w:tcPr>
          <w:tcW w:w="2967" w:type="dxa"/>
          <w:tcBorders>
            <w:top w:val="single" w:sz="8" w:space="0" w:color="auto"/>
            <w:left w:val="single" w:sz="8" w:space="0" w:color="auto"/>
            <w:bottom w:val="single" w:sz="8" w:space="0" w:color="auto"/>
            <w:right w:val="single" w:sz="4" w:space="0" w:color="auto"/>
          </w:tcBorders>
        </w:tcPr>
        <w:p w14:paraId="71075855" w14:textId="3ABACBC7" w:rsidR="00B65361" w:rsidRDefault="00B65361" w:rsidP="00D03CC5">
          <w:pPr>
            <w:tabs>
              <w:tab w:val="left" w:pos="3402"/>
              <w:tab w:val="right" w:pos="9923"/>
            </w:tabs>
            <w:ind w:left="0" w:right="-828"/>
            <w:rPr>
              <w:sz w:val="16"/>
            </w:rPr>
          </w:pPr>
          <w:r>
            <w:t>BL RFP</w:t>
          </w:r>
        </w:p>
      </w:tc>
      <w:tc>
        <w:tcPr>
          <w:tcW w:w="4536" w:type="dxa"/>
          <w:gridSpan w:val="2"/>
          <w:vMerge/>
          <w:tcBorders>
            <w:top w:val="single" w:sz="4" w:space="0" w:color="auto"/>
            <w:left w:val="single" w:sz="4" w:space="0" w:color="auto"/>
            <w:bottom w:val="single" w:sz="4" w:space="0" w:color="auto"/>
            <w:right w:val="single" w:sz="4" w:space="0" w:color="auto"/>
          </w:tcBorders>
        </w:tcPr>
        <w:p w14:paraId="41D4AE90" w14:textId="77777777" w:rsidR="00B65361" w:rsidRDefault="00B65361" w:rsidP="00D03CC5">
          <w:pPr>
            <w:tabs>
              <w:tab w:val="left" w:pos="3402"/>
              <w:tab w:val="right" w:pos="9923"/>
            </w:tabs>
            <w:ind w:left="0" w:right="-828"/>
            <w:rPr>
              <w:sz w:val="16"/>
            </w:rPr>
          </w:pPr>
        </w:p>
      </w:tc>
      <w:tc>
        <w:tcPr>
          <w:tcW w:w="2428" w:type="dxa"/>
          <w:tcBorders>
            <w:top w:val="single" w:sz="8" w:space="0" w:color="auto"/>
            <w:left w:val="single" w:sz="4" w:space="0" w:color="auto"/>
            <w:bottom w:val="single" w:sz="8" w:space="0" w:color="auto"/>
            <w:right w:val="single" w:sz="8" w:space="0" w:color="auto"/>
          </w:tcBorders>
        </w:tcPr>
        <w:p w14:paraId="1739A38E" w14:textId="681EB393" w:rsidR="00B65361" w:rsidRDefault="00B65361" w:rsidP="00D03CC5">
          <w:pPr>
            <w:tabs>
              <w:tab w:val="left" w:pos="3402"/>
              <w:tab w:val="right" w:pos="9923"/>
            </w:tabs>
            <w:ind w:left="0" w:right="-828"/>
            <w:jc w:val="center"/>
            <w:rPr>
              <w:sz w:val="16"/>
            </w:rPr>
          </w:pPr>
          <w:r>
            <w:t xml:space="preserve">Page </w:t>
          </w:r>
          <w:r>
            <w:rPr>
              <w:rStyle w:val="PageNumber"/>
              <w:spacing w:val="-24"/>
            </w:rPr>
            <w:fldChar w:fldCharType="begin"/>
          </w:r>
          <w:r>
            <w:rPr>
              <w:rStyle w:val="PageNumber"/>
              <w:spacing w:val="-24"/>
            </w:rPr>
            <w:instrText xml:space="preserve"> PAGE </w:instrText>
          </w:r>
          <w:r>
            <w:rPr>
              <w:rStyle w:val="PageNumber"/>
              <w:spacing w:val="-24"/>
            </w:rPr>
            <w:fldChar w:fldCharType="separate"/>
          </w:r>
          <w:r>
            <w:rPr>
              <w:rStyle w:val="PageNumber"/>
              <w:noProof/>
              <w:spacing w:val="-24"/>
            </w:rPr>
            <w:t>1</w:t>
          </w:r>
          <w:r>
            <w:rPr>
              <w:rStyle w:val="PageNumber"/>
              <w:spacing w:val="-24"/>
            </w:rPr>
            <w:fldChar w:fldCharType="end"/>
          </w:r>
          <w:r>
            <w:t xml:space="preserve"> of </w:t>
          </w:r>
          <w:r>
            <w:rPr>
              <w:rStyle w:val="PageNumber"/>
              <w:spacing w:val="-24"/>
            </w:rPr>
            <w:fldChar w:fldCharType="begin"/>
          </w:r>
          <w:r>
            <w:rPr>
              <w:rStyle w:val="PageNumber"/>
              <w:spacing w:val="-24"/>
            </w:rPr>
            <w:instrText xml:space="preserve"> NUMPAGES </w:instrText>
          </w:r>
          <w:r>
            <w:rPr>
              <w:rStyle w:val="PageNumber"/>
              <w:spacing w:val="-24"/>
            </w:rPr>
            <w:fldChar w:fldCharType="separate"/>
          </w:r>
          <w:r>
            <w:rPr>
              <w:rStyle w:val="PageNumber"/>
              <w:noProof/>
              <w:spacing w:val="-24"/>
            </w:rPr>
            <w:t>14</w:t>
          </w:r>
          <w:r>
            <w:rPr>
              <w:rStyle w:val="PageNumber"/>
              <w:spacing w:val="-24"/>
            </w:rPr>
            <w:fldChar w:fldCharType="end"/>
          </w:r>
        </w:p>
      </w:tc>
    </w:tr>
    <w:tr w:rsidR="00B65361" w14:paraId="52C84896" w14:textId="77777777" w:rsidTr="00C26D43">
      <w:trPr>
        <w:trHeight w:val="406"/>
      </w:trPr>
      <w:tc>
        <w:tcPr>
          <w:tcW w:w="5660" w:type="dxa"/>
          <w:gridSpan w:val="2"/>
          <w:tcBorders>
            <w:top w:val="single" w:sz="4" w:space="0" w:color="auto"/>
            <w:left w:val="single" w:sz="4" w:space="0" w:color="auto"/>
            <w:bottom w:val="single" w:sz="4" w:space="0" w:color="auto"/>
            <w:right w:val="single" w:sz="4" w:space="0" w:color="auto"/>
          </w:tcBorders>
        </w:tcPr>
        <w:p w14:paraId="6A2CEB5E" w14:textId="60855890" w:rsidR="00B65361" w:rsidRPr="00607045" w:rsidRDefault="00B65361" w:rsidP="00607045">
          <w:pPr>
            <w:pStyle w:val="Footer"/>
            <w:ind w:left="0"/>
            <w:rPr>
              <w:sz w:val="18"/>
              <w:szCs w:val="18"/>
              <w:lang w:val="en-US"/>
            </w:rPr>
          </w:pPr>
          <w:r w:rsidRPr="00087A1F">
            <w:rPr>
              <w:sz w:val="20"/>
            </w:rPr>
            <w:t>Doc. Identifier</w:t>
          </w:r>
          <w:r>
            <w:rPr>
              <w:sz w:val="18"/>
              <w:szCs w:val="18"/>
            </w:rPr>
            <w:t xml:space="preserve">: </w:t>
          </w:r>
          <w:r w:rsidRPr="002D05AB">
            <w:rPr>
              <w:sz w:val="20"/>
              <w:szCs w:val="18"/>
            </w:rPr>
            <w:t>doc419065</w:t>
          </w:r>
        </w:p>
      </w:tc>
      <w:tc>
        <w:tcPr>
          <w:tcW w:w="4271" w:type="dxa"/>
          <w:gridSpan w:val="2"/>
          <w:tcBorders>
            <w:top w:val="single" w:sz="4" w:space="0" w:color="auto"/>
            <w:left w:val="single" w:sz="4" w:space="0" w:color="auto"/>
            <w:bottom w:val="single" w:sz="4" w:space="0" w:color="auto"/>
            <w:right w:val="single" w:sz="4" w:space="0" w:color="auto"/>
          </w:tcBorders>
        </w:tcPr>
        <w:p w14:paraId="584E66BD" w14:textId="57EDABE9" w:rsidR="00B65361" w:rsidRDefault="00B65361" w:rsidP="00F820B3">
          <w:pPr>
            <w:tabs>
              <w:tab w:val="left" w:pos="1980"/>
            </w:tabs>
            <w:ind w:left="0" w:right="-828"/>
            <w:rPr>
              <w:sz w:val="16"/>
            </w:rPr>
          </w:pPr>
          <w:r w:rsidRPr="00087A1F">
            <w:rPr>
              <w:sz w:val="20"/>
            </w:rPr>
            <w:t>Old System Identifier</w:t>
          </w:r>
          <w:r>
            <w:rPr>
              <w:sz w:val="16"/>
            </w:rPr>
            <w:t xml:space="preserve">: </w:t>
          </w:r>
          <w:r>
            <w:rPr>
              <w:sz w:val="16"/>
            </w:rPr>
            <w:tab/>
          </w:r>
        </w:p>
      </w:tc>
    </w:tr>
  </w:tbl>
  <w:p w14:paraId="689579DB" w14:textId="77777777" w:rsidR="00B65361" w:rsidRPr="00A02928" w:rsidRDefault="00B65361" w:rsidP="00A02928">
    <w:pPr>
      <w:tabs>
        <w:tab w:val="left" w:pos="3402"/>
        <w:tab w:val="right" w:pos="9923"/>
      </w:tabs>
      <w:ind w:left="0" w:right="-828"/>
      <w:rPr>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6B0F" w14:textId="77777777" w:rsidR="00B65361" w:rsidRPr="00785CBD" w:rsidRDefault="00B65361" w:rsidP="00785CBD">
    <w:pPr>
      <w:ind w:left="-142"/>
      <w:jc w:val="right"/>
      <w:rPr>
        <w:color w:val="FF0000"/>
      </w:rPr>
    </w:pPr>
    <w:r w:rsidRPr="00785CBD">
      <w:rPr>
        <w:color w:val="FF0000"/>
      </w:rPr>
      <w:t>DRAFT</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3827"/>
      <w:gridCol w:w="3119"/>
    </w:tblGrid>
    <w:tr w:rsidR="00B65361" w14:paraId="5B385D02" w14:textId="77777777">
      <w:trPr>
        <w:cantSplit/>
        <w:trHeight w:val="280"/>
      </w:trPr>
      <w:tc>
        <w:tcPr>
          <w:tcW w:w="3085" w:type="dxa"/>
        </w:tcPr>
        <w:p w14:paraId="49FFF54A" w14:textId="77777777" w:rsidR="00B65361" w:rsidRDefault="00B65361">
          <w:pPr>
            <w:tabs>
              <w:tab w:val="right" w:pos="9923"/>
            </w:tabs>
            <w:ind w:left="0"/>
          </w:pPr>
          <w:r>
            <w:t xml:space="preserve">NXP Semiconductors  </w:t>
          </w:r>
        </w:p>
      </w:tc>
      <w:tc>
        <w:tcPr>
          <w:tcW w:w="3827" w:type="dxa"/>
          <w:vMerge w:val="restart"/>
          <w:vAlign w:val="center"/>
        </w:tcPr>
        <w:p w14:paraId="7B7205B9" w14:textId="77777777" w:rsidR="00B65361" w:rsidRDefault="00B65361">
          <w:pPr>
            <w:tabs>
              <w:tab w:val="right" w:pos="9923"/>
            </w:tabs>
            <w:ind w:left="34"/>
            <w:jc w:val="center"/>
          </w:pPr>
          <w:r>
            <w:rPr>
              <w:b/>
              <w:bCs/>
              <w:highlight w:val="yellow"/>
            </w:rPr>
            <w:t>Subject</w:t>
          </w:r>
          <w:r w:rsidRPr="00853218">
            <w:rPr>
              <w:b/>
              <w:bCs/>
              <w:highlight w:val="yellow"/>
            </w:rPr>
            <w:t>*</w:t>
          </w:r>
          <w:r w:rsidRPr="00853218">
            <w:rPr>
              <w:b/>
              <w:bCs/>
              <w:highlight w:val="yellow"/>
            </w:rPr>
            <w:br/>
          </w:r>
          <w:r w:rsidRPr="00853218">
            <w:rPr>
              <w:bCs/>
              <w:sz w:val="16"/>
              <w:szCs w:val="16"/>
              <w:highlight w:val="yellow"/>
            </w:rPr>
            <w:t xml:space="preserve">Include type of document if </w:t>
          </w:r>
          <w:r>
            <w:rPr>
              <w:bCs/>
              <w:sz w:val="16"/>
              <w:szCs w:val="16"/>
              <w:highlight w:val="yellow"/>
            </w:rPr>
            <w:t xml:space="preserve">it is </w:t>
          </w:r>
          <w:r w:rsidRPr="00853218">
            <w:rPr>
              <w:bCs/>
              <w:sz w:val="16"/>
              <w:szCs w:val="16"/>
              <w:highlight w:val="yellow"/>
            </w:rPr>
            <w:t>not a procedure e.g. Manual, Policy, or Work Instruction</w:t>
          </w:r>
        </w:p>
      </w:tc>
      <w:tc>
        <w:tcPr>
          <w:tcW w:w="3119" w:type="dxa"/>
        </w:tcPr>
        <w:p w14:paraId="60529559" w14:textId="77777777" w:rsidR="00B65361" w:rsidRDefault="00B65361">
          <w:pPr>
            <w:tabs>
              <w:tab w:val="right" w:pos="2903"/>
              <w:tab w:val="right" w:pos="9923"/>
            </w:tabs>
            <w:ind w:left="0"/>
          </w:pPr>
          <w:r>
            <w:tab/>
          </w:r>
          <w:proofErr w:type="spellStart"/>
          <w:r>
            <w:rPr>
              <w:highlight w:val="yellow"/>
            </w:rPr>
            <w:t>NXn-xxxxx</w:t>
          </w:r>
          <w:proofErr w:type="spellEnd"/>
        </w:p>
      </w:tc>
    </w:tr>
    <w:tr w:rsidR="00B65361" w14:paraId="34BC33EC" w14:textId="77777777">
      <w:trPr>
        <w:cantSplit/>
        <w:trHeight w:val="270"/>
      </w:trPr>
      <w:tc>
        <w:tcPr>
          <w:tcW w:w="3085" w:type="dxa"/>
        </w:tcPr>
        <w:p w14:paraId="1C55023A" w14:textId="77777777" w:rsidR="00B65361" w:rsidRDefault="00B65361">
          <w:pPr>
            <w:tabs>
              <w:tab w:val="right" w:pos="9923"/>
            </w:tabs>
            <w:ind w:left="0"/>
          </w:pPr>
          <w:r>
            <w:rPr>
              <w:highlight w:val="yellow"/>
            </w:rPr>
            <w:t>Business Process</w:t>
          </w:r>
          <w:r>
            <w:t xml:space="preserve"> </w:t>
          </w:r>
        </w:p>
      </w:tc>
      <w:tc>
        <w:tcPr>
          <w:tcW w:w="3827" w:type="dxa"/>
          <w:vMerge/>
        </w:tcPr>
        <w:p w14:paraId="04431F26" w14:textId="77777777" w:rsidR="00B65361" w:rsidRDefault="00B65361">
          <w:pPr>
            <w:tabs>
              <w:tab w:val="right" w:pos="9923"/>
            </w:tabs>
          </w:pPr>
        </w:p>
      </w:tc>
      <w:tc>
        <w:tcPr>
          <w:tcW w:w="3119" w:type="dxa"/>
        </w:tcPr>
        <w:p w14:paraId="1E0EB180" w14:textId="77777777" w:rsidR="00B65361" w:rsidRDefault="00B65361">
          <w:pPr>
            <w:tabs>
              <w:tab w:val="right" w:pos="2903"/>
              <w:tab w:val="right" w:pos="9923"/>
            </w:tabs>
            <w:ind w:left="0"/>
          </w:pPr>
          <w:r>
            <w:tab/>
          </w:r>
          <w:r>
            <w:rPr>
              <w:highlight w:val="yellow"/>
            </w:rPr>
            <w:t>Date of Issue</w:t>
          </w:r>
        </w:p>
      </w:tc>
    </w:tr>
    <w:tr w:rsidR="00B65361" w14:paraId="6694C527" w14:textId="77777777">
      <w:trPr>
        <w:cantSplit/>
        <w:trHeight w:val="274"/>
      </w:trPr>
      <w:tc>
        <w:tcPr>
          <w:tcW w:w="3085" w:type="dxa"/>
        </w:tcPr>
        <w:p w14:paraId="3320B5F5" w14:textId="77777777" w:rsidR="00B65361" w:rsidRDefault="00B65361" w:rsidP="00853218">
          <w:pPr>
            <w:tabs>
              <w:tab w:val="right" w:pos="9923"/>
            </w:tabs>
            <w:ind w:left="0"/>
          </w:pPr>
          <w:r>
            <w:rPr>
              <w:bCs/>
              <w:highlight w:val="yellow"/>
            </w:rPr>
            <w:t>Functional Organisation</w:t>
          </w:r>
        </w:p>
      </w:tc>
      <w:tc>
        <w:tcPr>
          <w:tcW w:w="3827" w:type="dxa"/>
          <w:vMerge/>
        </w:tcPr>
        <w:p w14:paraId="08F14DF3" w14:textId="77777777" w:rsidR="00B65361" w:rsidRDefault="00B65361">
          <w:pPr>
            <w:tabs>
              <w:tab w:val="right" w:pos="9923"/>
            </w:tabs>
          </w:pPr>
        </w:p>
      </w:tc>
      <w:tc>
        <w:tcPr>
          <w:tcW w:w="3119" w:type="dxa"/>
        </w:tcPr>
        <w:p w14:paraId="2C4823DE" w14:textId="77777777" w:rsidR="00B65361" w:rsidRDefault="00B65361">
          <w:pPr>
            <w:tabs>
              <w:tab w:val="right" w:pos="2903"/>
              <w:tab w:val="right" w:pos="9923"/>
            </w:tabs>
            <w:ind w:left="0"/>
          </w:pPr>
          <w:r>
            <w:tab/>
            <w:t xml:space="preserve">Sheet </w:t>
          </w:r>
          <w:r>
            <w:rPr>
              <w:rStyle w:val="PageNumber"/>
              <w:spacing w:val="-24"/>
            </w:rPr>
            <w:fldChar w:fldCharType="begin"/>
          </w:r>
          <w:r>
            <w:rPr>
              <w:rStyle w:val="PageNumber"/>
              <w:spacing w:val="-24"/>
            </w:rPr>
            <w:instrText xml:space="preserve"> PAGE </w:instrText>
          </w:r>
          <w:r>
            <w:rPr>
              <w:rStyle w:val="PageNumber"/>
              <w:spacing w:val="-24"/>
            </w:rPr>
            <w:fldChar w:fldCharType="separate"/>
          </w:r>
          <w:r>
            <w:rPr>
              <w:rStyle w:val="PageNumber"/>
              <w:noProof/>
              <w:spacing w:val="-24"/>
            </w:rPr>
            <w:t>0</w:t>
          </w:r>
          <w:r>
            <w:rPr>
              <w:rStyle w:val="PageNumber"/>
              <w:spacing w:val="-24"/>
            </w:rPr>
            <w:fldChar w:fldCharType="end"/>
          </w:r>
          <w:r>
            <w:t xml:space="preserve"> of </w:t>
          </w:r>
          <w:r>
            <w:rPr>
              <w:rStyle w:val="PageNumber"/>
              <w:spacing w:val="-24"/>
            </w:rPr>
            <w:fldChar w:fldCharType="begin"/>
          </w:r>
          <w:r>
            <w:rPr>
              <w:rStyle w:val="PageNumber"/>
              <w:spacing w:val="-24"/>
            </w:rPr>
            <w:instrText xml:space="preserve"> NUMPAGES </w:instrText>
          </w:r>
          <w:r>
            <w:rPr>
              <w:rStyle w:val="PageNumber"/>
              <w:spacing w:val="-24"/>
            </w:rPr>
            <w:fldChar w:fldCharType="separate"/>
          </w:r>
          <w:r>
            <w:rPr>
              <w:rStyle w:val="PageNumber"/>
              <w:noProof/>
              <w:spacing w:val="-24"/>
            </w:rPr>
            <w:t>4</w:t>
          </w:r>
          <w:r>
            <w:rPr>
              <w:rStyle w:val="PageNumber"/>
              <w:spacing w:val="-24"/>
            </w:rPr>
            <w:fldChar w:fldCharType="end"/>
          </w:r>
        </w:p>
      </w:tc>
    </w:tr>
  </w:tbl>
  <w:p w14:paraId="745C4A46" w14:textId="77777777" w:rsidR="00B65361" w:rsidRPr="00933A07" w:rsidRDefault="00B65361" w:rsidP="00933A07">
    <w:pPr>
      <w:tabs>
        <w:tab w:val="right" w:pos="9923"/>
      </w:tabs>
      <w:ind w:left="0"/>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C618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6FC4A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1E0662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D545EF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400828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5E15B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9DC1D1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44F0D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9687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8BC14C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3530F"/>
    <w:multiLevelType w:val="hybridMultilevel"/>
    <w:tmpl w:val="784A3364"/>
    <w:lvl w:ilvl="0" w:tplc="F764574A">
      <w:start w:val="1"/>
      <w:numFmt w:val="decimal"/>
      <w:pStyle w:val="Tabletitle"/>
      <w:lvlText w:val="Table %1:"/>
      <w:lvlJc w:val="left"/>
      <w:pPr>
        <w:tabs>
          <w:tab w:val="num" w:pos="1080"/>
        </w:tabs>
        <w:ind w:left="960" w:hanging="9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C500305"/>
    <w:multiLevelType w:val="hybridMultilevel"/>
    <w:tmpl w:val="2BE0B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A130348"/>
    <w:multiLevelType w:val="hybridMultilevel"/>
    <w:tmpl w:val="85601C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FA7793C"/>
    <w:multiLevelType w:val="hybridMultilevel"/>
    <w:tmpl w:val="9E6C2A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96706EC"/>
    <w:multiLevelType w:val="hybridMultilevel"/>
    <w:tmpl w:val="D3701832"/>
    <w:lvl w:ilvl="0" w:tplc="ACAAA3D0">
      <w:start w:val="1"/>
      <w:numFmt w:val="decimal"/>
      <w:pStyle w:val="Figuretitle"/>
      <w:lvlText w:val="Fig %1."/>
      <w:lvlJc w:val="left"/>
      <w:pPr>
        <w:tabs>
          <w:tab w:val="num" w:pos="1080"/>
        </w:tabs>
        <w:ind w:left="640" w:hanging="6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0DD542D"/>
    <w:multiLevelType w:val="hybridMultilevel"/>
    <w:tmpl w:val="113232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4CD4E44"/>
    <w:multiLevelType w:val="hybridMultilevel"/>
    <w:tmpl w:val="B2E0B3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D9A72C5"/>
    <w:multiLevelType w:val="hybridMultilevel"/>
    <w:tmpl w:val="A3405DA2"/>
    <w:lvl w:ilvl="0" w:tplc="87BE03A6">
      <w:start w:val="1"/>
      <w:numFmt w:val="decimal"/>
      <w:pStyle w:val="Referencelist"/>
      <w:lvlText w:val="[%1]"/>
      <w:lvlJc w:val="left"/>
      <w:pPr>
        <w:tabs>
          <w:tab w:val="num" w:pos="500"/>
        </w:tabs>
        <w:ind w:left="500" w:hanging="5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4844565"/>
    <w:multiLevelType w:val="multilevel"/>
    <w:tmpl w:val="B99AD810"/>
    <w:lvl w:ilvl="0">
      <w:start w:val="1"/>
      <w:numFmt w:val="decimal"/>
      <w:pStyle w:val="Heading1"/>
      <w:lvlText w:val="%1.0"/>
      <w:lvlJc w:val="left"/>
      <w:pPr>
        <w:tabs>
          <w:tab w:val="num" w:pos="932"/>
        </w:tabs>
        <w:ind w:left="932" w:hanging="432"/>
      </w:pPr>
      <w:rPr>
        <w:rFonts w:hint="default"/>
      </w:rPr>
    </w:lvl>
    <w:lvl w:ilvl="1">
      <w:start w:val="1"/>
      <w:numFmt w:val="decimal"/>
      <w:pStyle w:val="Heading2"/>
      <w:lvlText w:val="%1.%2"/>
      <w:lvlJc w:val="left"/>
      <w:pPr>
        <w:tabs>
          <w:tab w:val="num" w:pos="2336"/>
        </w:tabs>
        <w:ind w:left="2336" w:hanging="576"/>
      </w:pPr>
      <w:rPr>
        <w:rFonts w:hint="default"/>
        <w:b/>
        <w:sz w:val="22"/>
        <w:szCs w:val="22"/>
      </w:rPr>
    </w:lvl>
    <w:lvl w:ilvl="2">
      <w:start w:val="1"/>
      <w:numFmt w:val="decimal"/>
      <w:pStyle w:val="Heading3"/>
      <w:lvlText w:val="%1.%2.%3"/>
      <w:lvlJc w:val="left"/>
      <w:pPr>
        <w:tabs>
          <w:tab w:val="num" w:pos="1220"/>
        </w:tabs>
        <w:ind w:left="1220" w:hanging="720"/>
      </w:pPr>
      <w:rPr>
        <w:rFonts w:hint="default"/>
      </w:rPr>
    </w:lvl>
    <w:lvl w:ilvl="3">
      <w:start w:val="1"/>
      <w:numFmt w:val="decimal"/>
      <w:pStyle w:val="Heading4"/>
      <w:lvlText w:val="%1.%2.%3.%4"/>
      <w:lvlJc w:val="left"/>
      <w:pPr>
        <w:tabs>
          <w:tab w:val="num" w:pos="1364"/>
        </w:tabs>
        <w:ind w:left="1364" w:hanging="864"/>
      </w:pPr>
      <w:rPr>
        <w:rFonts w:hint="default"/>
      </w:rPr>
    </w:lvl>
    <w:lvl w:ilvl="4">
      <w:start w:val="1"/>
      <w:numFmt w:val="decimal"/>
      <w:pStyle w:val="Heading5"/>
      <w:lvlText w:val="%1.%2.%3.%4.%5"/>
      <w:lvlJc w:val="left"/>
      <w:pPr>
        <w:tabs>
          <w:tab w:val="num" w:pos="1508"/>
        </w:tabs>
        <w:ind w:left="1508" w:hanging="1008"/>
      </w:pPr>
      <w:rPr>
        <w:rFonts w:hint="default"/>
      </w:rPr>
    </w:lvl>
    <w:lvl w:ilvl="5">
      <w:start w:val="1"/>
      <w:numFmt w:val="decimal"/>
      <w:pStyle w:val="Heading6"/>
      <w:lvlText w:val="%1.%2.%3.%4.%5.%6"/>
      <w:lvlJc w:val="left"/>
      <w:pPr>
        <w:tabs>
          <w:tab w:val="num" w:pos="1652"/>
        </w:tabs>
        <w:ind w:left="1652" w:hanging="1152"/>
      </w:pPr>
      <w:rPr>
        <w:rFonts w:hint="default"/>
      </w:rPr>
    </w:lvl>
    <w:lvl w:ilvl="6">
      <w:start w:val="1"/>
      <w:numFmt w:val="decimal"/>
      <w:pStyle w:val="Heading7"/>
      <w:lvlText w:val="%1.%2.%3.%4.%5.%6.%7"/>
      <w:lvlJc w:val="left"/>
      <w:pPr>
        <w:tabs>
          <w:tab w:val="num" w:pos="1796"/>
        </w:tabs>
        <w:ind w:left="1796" w:hanging="1296"/>
      </w:pPr>
      <w:rPr>
        <w:rFonts w:hint="default"/>
      </w:rPr>
    </w:lvl>
    <w:lvl w:ilvl="7">
      <w:start w:val="1"/>
      <w:numFmt w:val="decimal"/>
      <w:pStyle w:val="Heading8"/>
      <w:lvlText w:val="%1.%2.%3.%4.%5.%6.%7.%8"/>
      <w:lvlJc w:val="left"/>
      <w:pPr>
        <w:tabs>
          <w:tab w:val="num" w:pos="1940"/>
        </w:tabs>
        <w:ind w:left="1940" w:hanging="1440"/>
      </w:pPr>
      <w:rPr>
        <w:rFonts w:hint="default"/>
      </w:rPr>
    </w:lvl>
    <w:lvl w:ilvl="8">
      <w:start w:val="1"/>
      <w:numFmt w:val="decimal"/>
      <w:pStyle w:val="Heading9"/>
      <w:lvlText w:val="%1.%2.%3.%4.%5.%6.%7.%8.%9"/>
      <w:lvlJc w:val="left"/>
      <w:pPr>
        <w:tabs>
          <w:tab w:val="num" w:pos="2084"/>
        </w:tabs>
        <w:ind w:left="2084" w:hanging="1584"/>
      </w:pPr>
      <w:rPr>
        <w:rFonts w:hint="default"/>
      </w:rPr>
    </w:lvl>
  </w:abstractNum>
  <w:abstractNum w:abstractNumId="19" w15:restartNumberingAfterBreak="0">
    <w:nsid w:val="47DD3BE4"/>
    <w:multiLevelType w:val="hybridMultilevel"/>
    <w:tmpl w:val="9800C1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AB70109"/>
    <w:multiLevelType w:val="hybridMultilevel"/>
    <w:tmpl w:val="6860C9A4"/>
    <w:lvl w:ilvl="0" w:tplc="56F675EC">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 w15:restartNumberingAfterBreak="0">
    <w:nsid w:val="52B246B3"/>
    <w:multiLevelType w:val="hybridMultilevel"/>
    <w:tmpl w:val="FF7000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30B0668"/>
    <w:multiLevelType w:val="hybridMultilevel"/>
    <w:tmpl w:val="CF86E93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B42486E"/>
    <w:multiLevelType w:val="hybridMultilevel"/>
    <w:tmpl w:val="6406BF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C5C7BF5"/>
    <w:multiLevelType w:val="hybridMultilevel"/>
    <w:tmpl w:val="DC36C55A"/>
    <w:lvl w:ilvl="0" w:tplc="04090001">
      <w:start w:val="1"/>
      <w:numFmt w:val="bullet"/>
      <w:lvlText w:val=""/>
      <w:lvlJc w:val="left"/>
      <w:pPr>
        <w:ind w:left="1287" w:hanging="360"/>
      </w:pPr>
      <w:rPr>
        <w:rFonts w:ascii="Symbol" w:hAnsi="Symbol" w:hint="default"/>
      </w:rPr>
    </w:lvl>
    <w:lvl w:ilvl="1" w:tplc="AE2EBAB4">
      <w:numFmt w:val="bullet"/>
      <w:lvlText w:val=""/>
      <w:lvlJc w:val="left"/>
      <w:pPr>
        <w:ind w:left="2007" w:hanging="360"/>
      </w:pPr>
      <w:rPr>
        <w:rFonts w:ascii="Symbol" w:eastAsia="Arial Unicode MS" w:hAnsi="Symbol" w:cs="Aria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6CF586F"/>
    <w:multiLevelType w:val="hybridMultilevel"/>
    <w:tmpl w:val="BB32E8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50479B9"/>
    <w:multiLevelType w:val="hybridMultilevel"/>
    <w:tmpl w:val="214C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C629E6"/>
    <w:multiLevelType w:val="hybridMultilevel"/>
    <w:tmpl w:val="456E2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5"/>
  </w:num>
  <w:num w:numId="16">
    <w:abstractNumId w:val="24"/>
  </w:num>
  <w:num w:numId="17">
    <w:abstractNumId w:val="17"/>
  </w:num>
  <w:num w:numId="18">
    <w:abstractNumId w:val="13"/>
  </w:num>
  <w:num w:numId="19">
    <w:abstractNumId w:val="15"/>
  </w:num>
  <w:num w:numId="20">
    <w:abstractNumId w:val="12"/>
  </w:num>
  <w:num w:numId="21">
    <w:abstractNumId w:val="19"/>
  </w:num>
  <w:num w:numId="22">
    <w:abstractNumId w:val="21"/>
  </w:num>
  <w:num w:numId="23">
    <w:abstractNumId w:val="16"/>
  </w:num>
  <w:num w:numId="24">
    <w:abstractNumId w:val="10"/>
  </w:num>
  <w:num w:numId="25">
    <w:abstractNumId w:val="11"/>
  </w:num>
  <w:num w:numId="26">
    <w:abstractNumId w:val="20"/>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num>
  <w:num w:numId="31">
    <w:abstractNumId w:val="26"/>
  </w:num>
  <w:num w:numId="32">
    <w:abstractNumId w:val="23"/>
  </w:num>
  <w:num w:numId="33">
    <w:abstractNumId w:val="27"/>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nod Pandey">
    <w15:presenceInfo w15:providerId="AD" w15:userId="S::vinod.pandey@nxp.com::abf30122-452d-4d92-9497-498e839e8663"/>
  </w15:person>
  <w15:person w15:author="Samrat Guha Niyogi">
    <w15:presenceInfo w15:providerId="AD" w15:userId="S::samrat.guhaniyogi@nxp.com::88b0e4f7-c935-45fe-b042-e5266c826e6f"/>
  </w15:person>
  <w15:person w15:author="Varsha T C">
    <w15:presenceInfo w15:providerId="AD" w15:userId="S::varsha.tc@nxp.com::4a302587-b175-4f6f-84b7-681db10b46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trackRevisions/>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32E"/>
    <w:rsid w:val="000073CD"/>
    <w:rsid w:val="00026EBF"/>
    <w:rsid w:val="000322CE"/>
    <w:rsid w:val="0003267D"/>
    <w:rsid w:val="00051BD9"/>
    <w:rsid w:val="0006290D"/>
    <w:rsid w:val="00082E88"/>
    <w:rsid w:val="00084388"/>
    <w:rsid w:val="0008549F"/>
    <w:rsid w:val="000878ED"/>
    <w:rsid w:val="00094466"/>
    <w:rsid w:val="000B38D5"/>
    <w:rsid w:val="000B3916"/>
    <w:rsid w:val="000C0208"/>
    <w:rsid w:val="000C4409"/>
    <w:rsid w:val="000D7E2C"/>
    <w:rsid w:val="000E117B"/>
    <w:rsid w:val="000F338E"/>
    <w:rsid w:val="000F4AB9"/>
    <w:rsid w:val="001022BC"/>
    <w:rsid w:val="00105D53"/>
    <w:rsid w:val="0012664D"/>
    <w:rsid w:val="00135194"/>
    <w:rsid w:val="0013566C"/>
    <w:rsid w:val="00161E68"/>
    <w:rsid w:val="001620F3"/>
    <w:rsid w:val="00167273"/>
    <w:rsid w:val="0017179E"/>
    <w:rsid w:val="001735CD"/>
    <w:rsid w:val="00180E29"/>
    <w:rsid w:val="001845E9"/>
    <w:rsid w:val="00190265"/>
    <w:rsid w:val="00190CF4"/>
    <w:rsid w:val="001933B1"/>
    <w:rsid w:val="001A48D5"/>
    <w:rsid w:val="001A5555"/>
    <w:rsid w:val="001B0763"/>
    <w:rsid w:val="001C62B3"/>
    <w:rsid w:val="001D02F9"/>
    <w:rsid w:val="001D5220"/>
    <w:rsid w:val="001D63CF"/>
    <w:rsid w:val="001D74CD"/>
    <w:rsid w:val="001F183E"/>
    <w:rsid w:val="00202D06"/>
    <w:rsid w:val="00202E97"/>
    <w:rsid w:val="00205FAE"/>
    <w:rsid w:val="002148CD"/>
    <w:rsid w:val="00224860"/>
    <w:rsid w:val="002318D3"/>
    <w:rsid w:val="00250FD4"/>
    <w:rsid w:val="0025109E"/>
    <w:rsid w:val="002610E0"/>
    <w:rsid w:val="00281898"/>
    <w:rsid w:val="00286F93"/>
    <w:rsid w:val="002B0132"/>
    <w:rsid w:val="002C33EA"/>
    <w:rsid w:val="002D05AB"/>
    <w:rsid w:val="002D27E2"/>
    <w:rsid w:val="00301CBB"/>
    <w:rsid w:val="00304D3C"/>
    <w:rsid w:val="00305A3F"/>
    <w:rsid w:val="003107A4"/>
    <w:rsid w:val="00312579"/>
    <w:rsid w:val="003202BF"/>
    <w:rsid w:val="00324D7B"/>
    <w:rsid w:val="00326C39"/>
    <w:rsid w:val="003348B4"/>
    <w:rsid w:val="00335AE1"/>
    <w:rsid w:val="0033657D"/>
    <w:rsid w:val="00340E6A"/>
    <w:rsid w:val="00341418"/>
    <w:rsid w:val="00343AF0"/>
    <w:rsid w:val="0035302B"/>
    <w:rsid w:val="0035785D"/>
    <w:rsid w:val="0036434D"/>
    <w:rsid w:val="00370835"/>
    <w:rsid w:val="00373639"/>
    <w:rsid w:val="00376B9E"/>
    <w:rsid w:val="003926DD"/>
    <w:rsid w:val="00392783"/>
    <w:rsid w:val="003A32D8"/>
    <w:rsid w:val="003A4EFE"/>
    <w:rsid w:val="003B1F59"/>
    <w:rsid w:val="003C0172"/>
    <w:rsid w:val="003C175F"/>
    <w:rsid w:val="003E09F7"/>
    <w:rsid w:val="003E37CC"/>
    <w:rsid w:val="003E3981"/>
    <w:rsid w:val="003E6D65"/>
    <w:rsid w:val="00402586"/>
    <w:rsid w:val="00413F4A"/>
    <w:rsid w:val="004245DC"/>
    <w:rsid w:val="00425DB3"/>
    <w:rsid w:val="004307AD"/>
    <w:rsid w:val="00432019"/>
    <w:rsid w:val="0043290D"/>
    <w:rsid w:val="00440B0A"/>
    <w:rsid w:val="00450AB4"/>
    <w:rsid w:val="00451946"/>
    <w:rsid w:val="004614E0"/>
    <w:rsid w:val="0046597F"/>
    <w:rsid w:val="00472EB9"/>
    <w:rsid w:val="00472ECE"/>
    <w:rsid w:val="00480B8C"/>
    <w:rsid w:val="00487B64"/>
    <w:rsid w:val="0049395A"/>
    <w:rsid w:val="004958E0"/>
    <w:rsid w:val="004A1334"/>
    <w:rsid w:val="004B2579"/>
    <w:rsid w:val="004C0072"/>
    <w:rsid w:val="004D1E8A"/>
    <w:rsid w:val="004D1FFD"/>
    <w:rsid w:val="004E09C0"/>
    <w:rsid w:val="004E0CBB"/>
    <w:rsid w:val="004E703B"/>
    <w:rsid w:val="004F2758"/>
    <w:rsid w:val="004F46C5"/>
    <w:rsid w:val="004F724A"/>
    <w:rsid w:val="0050754B"/>
    <w:rsid w:val="005231ED"/>
    <w:rsid w:val="005260D6"/>
    <w:rsid w:val="00526D30"/>
    <w:rsid w:val="00531497"/>
    <w:rsid w:val="00532246"/>
    <w:rsid w:val="005419EC"/>
    <w:rsid w:val="00552341"/>
    <w:rsid w:val="00553584"/>
    <w:rsid w:val="00556D61"/>
    <w:rsid w:val="0057434F"/>
    <w:rsid w:val="00586CDE"/>
    <w:rsid w:val="00587F75"/>
    <w:rsid w:val="00591B39"/>
    <w:rsid w:val="005A122A"/>
    <w:rsid w:val="005A1F31"/>
    <w:rsid w:val="005B59AB"/>
    <w:rsid w:val="005C2111"/>
    <w:rsid w:val="005C32E1"/>
    <w:rsid w:val="005C3D52"/>
    <w:rsid w:val="005D0931"/>
    <w:rsid w:val="005D5D50"/>
    <w:rsid w:val="0060000B"/>
    <w:rsid w:val="00606F65"/>
    <w:rsid w:val="00607045"/>
    <w:rsid w:val="00613E45"/>
    <w:rsid w:val="0061623C"/>
    <w:rsid w:val="00617D81"/>
    <w:rsid w:val="006213D0"/>
    <w:rsid w:val="00621C6B"/>
    <w:rsid w:val="0062508E"/>
    <w:rsid w:val="00641EE2"/>
    <w:rsid w:val="00651B5C"/>
    <w:rsid w:val="006547F3"/>
    <w:rsid w:val="00664BA2"/>
    <w:rsid w:val="00667BE3"/>
    <w:rsid w:val="006B0D08"/>
    <w:rsid w:val="006E6CD2"/>
    <w:rsid w:val="006F0F2E"/>
    <w:rsid w:val="007026B0"/>
    <w:rsid w:val="00720031"/>
    <w:rsid w:val="00722586"/>
    <w:rsid w:val="00725251"/>
    <w:rsid w:val="00746E44"/>
    <w:rsid w:val="0075106A"/>
    <w:rsid w:val="0075655C"/>
    <w:rsid w:val="007647ED"/>
    <w:rsid w:val="007674DD"/>
    <w:rsid w:val="007762AC"/>
    <w:rsid w:val="00776D50"/>
    <w:rsid w:val="00776F87"/>
    <w:rsid w:val="00785CBD"/>
    <w:rsid w:val="007A7E34"/>
    <w:rsid w:val="007B3CEC"/>
    <w:rsid w:val="007B6F45"/>
    <w:rsid w:val="007C0499"/>
    <w:rsid w:val="007D1DCB"/>
    <w:rsid w:val="007E7CF7"/>
    <w:rsid w:val="007F082F"/>
    <w:rsid w:val="00803956"/>
    <w:rsid w:val="00812EB9"/>
    <w:rsid w:val="00821E2C"/>
    <w:rsid w:val="00823F30"/>
    <w:rsid w:val="00835C18"/>
    <w:rsid w:val="00847AD4"/>
    <w:rsid w:val="0085187A"/>
    <w:rsid w:val="00853218"/>
    <w:rsid w:val="00853D2B"/>
    <w:rsid w:val="00853DFE"/>
    <w:rsid w:val="00857006"/>
    <w:rsid w:val="008631A9"/>
    <w:rsid w:val="008724D3"/>
    <w:rsid w:val="00873476"/>
    <w:rsid w:val="008765BF"/>
    <w:rsid w:val="008962C1"/>
    <w:rsid w:val="008A1505"/>
    <w:rsid w:val="008A4950"/>
    <w:rsid w:val="008A6C83"/>
    <w:rsid w:val="008B176D"/>
    <w:rsid w:val="008B2067"/>
    <w:rsid w:val="008C2491"/>
    <w:rsid w:val="008E0ED7"/>
    <w:rsid w:val="008E465A"/>
    <w:rsid w:val="008F3FF3"/>
    <w:rsid w:val="008F7D76"/>
    <w:rsid w:val="0090149D"/>
    <w:rsid w:val="00904BF5"/>
    <w:rsid w:val="00915E2B"/>
    <w:rsid w:val="00925466"/>
    <w:rsid w:val="00931C12"/>
    <w:rsid w:val="00933A07"/>
    <w:rsid w:val="009470EC"/>
    <w:rsid w:val="0095166C"/>
    <w:rsid w:val="00956C3E"/>
    <w:rsid w:val="00974FC4"/>
    <w:rsid w:val="00981CDC"/>
    <w:rsid w:val="00984263"/>
    <w:rsid w:val="00992F31"/>
    <w:rsid w:val="009A00A9"/>
    <w:rsid w:val="009A08CF"/>
    <w:rsid w:val="009A41FF"/>
    <w:rsid w:val="009B3502"/>
    <w:rsid w:val="009C229A"/>
    <w:rsid w:val="009C2BE8"/>
    <w:rsid w:val="00A02928"/>
    <w:rsid w:val="00A21390"/>
    <w:rsid w:val="00A22270"/>
    <w:rsid w:val="00A31E90"/>
    <w:rsid w:val="00A33F3C"/>
    <w:rsid w:val="00A50C62"/>
    <w:rsid w:val="00A53E6A"/>
    <w:rsid w:val="00A55DAE"/>
    <w:rsid w:val="00A62968"/>
    <w:rsid w:val="00A63055"/>
    <w:rsid w:val="00A70DDC"/>
    <w:rsid w:val="00A74072"/>
    <w:rsid w:val="00A82163"/>
    <w:rsid w:val="00A901C4"/>
    <w:rsid w:val="00A968A8"/>
    <w:rsid w:val="00AA45C2"/>
    <w:rsid w:val="00AA5B7F"/>
    <w:rsid w:val="00AC2674"/>
    <w:rsid w:val="00AC4C8A"/>
    <w:rsid w:val="00AC4E3C"/>
    <w:rsid w:val="00AD067D"/>
    <w:rsid w:val="00AD4548"/>
    <w:rsid w:val="00AD4924"/>
    <w:rsid w:val="00AD7314"/>
    <w:rsid w:val="00AF1866"/>
    <w:rsid w:val="00B00489"/>
    <w:rsid w:val="00B249B5"/>
    <w:rsid w:val="00B32BCA"/>
    <w:rsid w:val="00B36FCD"/>
    <w:rsid w:val="00B46364"/>
    <w:rsid w:val="00B65361"/>
    <w:rsid w:val="00B7035D"/>
    <w:rsid w:val="00B8367A"/>
    <w:rsid w:val="00B928E7"/>
    <w:rsid w:val="00B93C15"/>
    <w:rsid w:val="00BA6DD9"/>
    <w:rsid w:val="00BB1853"/>
    <w:rsid w:val="00BC5864"/>
    <w:rsid w:val="00BC77D4"/>
    <w:rsid w:val="00BD4846"/>
    <w:rsid w:val="00BD4D76"/>
    <w:rsid w:val="00BD7977"/>
    <w:rsid w:val="00BE1DC3"/>
    <w:rsid w:val="00BE2ABD"/>
    <w:rsid w:val="00C01AFF"/>
    <w:rsid w:val="00C02615"/>
    <w:rsid w:val="00C02E0F"/>
    <w:rsid w:val="00C02F97"/>
    <w:rsid w:val="00C0479B"/>
    <w:rsid w:val="00C0579D"/>
    <w:rsid w:val="00C15A12"/>
    <w:rsid w:val="00C26D43"/>
    <w:rsid w:val="00C331DF"/>
    <w:rsid w:val="00C37388"/>
    <w:rsid w:val="00C47AD8"/>
    <w:rsid w:val="00C51C55"/>
    <w:rsid w:val="00C521AC"/>
    <w:rsid w:val="00C526C5"/>
    <w:rsid w:val="00C53B24"/>
    <w:rsid w:val="00C608F5"/>
    <w:rsid w:val="00C70059"/>
    <w:rsid w:val="00C74C71"/>
    <w:rsid w:val="00C7555D"/>
    <w:rsid w:val="00C87615"/>
    <w:rsid w:val="00C91B43"/>
    <w:rsid w:val="00C9532E"/>
    <w:rsid w:val="00CA5C9E"/>
    <w:rsid w:val="00CA68EE"/>
    <w:rsid w:val="00CA6C62"/>
    <w:rsid w:val="00CB2786"/>
    <w:rsid w:val="00CB4675"/>
    <w:rsid w:val="00CB6521"/>
    <w:rsid w:val="00CC1D22"/>
    <w:rsid w:val="00CC498E"/>
    <w:rsid w:val="00CC69D3"/>
    <w:rsid w:val="00CC6E80"/>
    <w:rsid w:val="00CF36C1"/>
    <w:rsid w:val="00CF375C"/>
    <w:rsid w:val="00D01F46"/>
    <w:rsid w:val="00D031A3"/>
    <w:rsid w:val="00D03CC5"/>
    <w:rsid w:val="00D14F2F"/>
    <w:rsid w:val="00D2586C"/>
    <w:rsid w:val="00D41558"/>
    <w:rsid w:val="00D4186F"/>
    <w:rsid w:val="00D506E2"/>
    <w:rsid w:val="00D60F11"/>
    <w:rsid w:val="00D77C90"/>
    <w:rsid w:val="00D91F0F"/>
    <w:rsid w:val="00DA6876"/>
    <w:rsid w:val="00DB1307"/>
    <w:rsid w:val="00DB29E9"/>
    <w:rsid w:val="00DB6A5F"/>
    <w:rsid w:val="00DC03C5"/>
    <w:rsid w:val="00DC1748"/>
    <w:rsid w:val="00DC57D4"/>
    <w:rsid w:val="00DD0445"/>
    <w:rsid w:val="00DD4DCF"/>
    <w:rsid w:val="00DE11BF"/>
    <w:rsid w:val="00DE152E"/>
    <w:rsid w:val="00DE1897"/>
    <w:rsid w:val="00DE3316"/>
    <w:rsid w:val="00E009E4"/>
    <w:rsid w:val="00E06A7C"/>
    <w:rsid w:val="00E1441C"/>
    <w:rsid w:val="00E205F9"/>
    <w:rsid w:val="00E31EAE"/>
    <w:rsid w:val="00E33906"/>
    <w:rsid w:val="00E36372"/>
    <w:rsid w:val="00E47906"/>
    <w:rsid w:val="00E56B03"/>
    <w:rsid w:val="00E6005A"/>
    <w:rsid w:val="00E622C1"/>
    <w:rsid w:val="00E65C6C"/>
    <w:rsid w:val="00E73A6F"/>
    <w:rsid w:val="00E8205A"/>
    <w:rsid w:val="00E83EE5"/>
    <w:rsid w:val="00EA0E9A"/>
    <w:rsid w:val="00EA1ED6"/>
    <w:rsid w:val="00EA2269"/>
    <w:rsid w:val="00EA456F"/>
    <w:rsid w:val="00EB7D36"/>
    <w:rsid w:val="00EC2F4F"/>
    <w:rsid w:val="00EC582B"/>
    <w:rsid w:val="00ED00E6"/>
    <w:rsid w:val="00EE1106"/>
    <w:rsid w:val="00EF0248"/>
    <w:rsid w:val="00EF09EA"/>
    <w:rsid w:val="00EF272D"/>
    <w:rsid w:val="00EF3D9F"/>
    <w:rsid w:val="00EF4F2A"/>
    <w:rsid w:val="00EF6147"/>
    <w:rsid w:val="00EF66C2"/>
    <w:rsid w:val="00F11469"/>
    <w:rsid w:val="00F41B8F"/>
    <w:rsid w:val="00F47303"/>
    <w:rsid w:val="00F5000F"/>
    <w:rsid w:val="00F62836"/>
    <w:rsid w:val="00F66270"/>
    <w:rsid w:val="00F7674C"/>
    <w:rsid w:val="00F820B3"/>
    <w:rsid w:val="00F86065"/>
    <w:rsid w:val="00F86137"/>
    <w:rsid w:val="00FA2889"/>
    <w:rsid w:val="00FA6696"/>
    <w:rsid w:val="00FB7484"/>
    <w:rsid w:val="00FC75D2"/>
    <w:rsid w:val="00FD0CE2"/>
    <w:rsid w:val="00FD7272"/>
    <w:rsid w:val="00FE3975"/>
    <w:rsid w:val="00FF29B8"/>
    <w:rsid w:val="00FF59D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0EF8A2"/>
  <w15:chartTrackingRefBased/>
  <w15:docId w15:val="{8F652F2B-4457-4F13-AC3C-C067F7B23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CC"/>
    <w:pPr>
      <w:ind w:left="567"/>
    </w:pPr>
    <w:rPr>
      <w:rFonts w:ascii="Arial" w:hAnsi="Arial" w:cs="Arial"/>
      <w:sz w:val="22"/>
      <w:lang w:val="en-GB" w:eastAsia="en-US"/>
    </w:rPr>
  </w:style>
  <w:style w:type="paragraph" w:styleId="Heading1">
    <w:name w:val="heading 1"/>
    <w:aliases w:val="SectionTitle,hoofdstuktitel,Tempo Heading 1,Paragraaf"/>
    <w:basedOn w:val="Normal"/>
    <w:next w:val="Normal"/>
    <w:qFormat/>
    <w:pPr>
      <w:keepNext/>
      <w:numPr>
        <w:numId w:val="1"/>
      </w:numPr>
      <w:tabs>
        <w:tab w:val="left" w:pos="792"/>
      </w:tabs>
      <w:spacing w:before="240" w:after="120"/>
      <w:outlineLvl w:val="0"/>
    </w:pPr>
    <w:rPr>
      <w:b/>
      <w:bCs/>
    </w:rPr>
  </w:style>
  <w:style w:type="paragraph" w:styleId="Heading2">
    <w:name w:val="heading 2"/>
    <w:aliases w:val="ParagraphTitle,paragraaftitel,Tempo Heading 2"/>
    <w:basedOn w:val="Normal"/>
    <w:next w:val="Normal"/>
    <w:qFormat/>
    <w:pPr>
      <w:keepNext/>
      <w:widowControl w:val="0"/>
      <w:numPr>
        <w:ilvl w:val="1"/>
        <w:numId w:val="1"/>
      </w:numPr>
      <w:suppressAutoHyphens/>
      <w:spacing w:before="240" w:after="60"/>
      <w:outlineLvl w:val="1"/>
    </w:pPr>
    <w:rPr>
      <w:b/>
    </w:rPr>
  </w:style>
  <w:style w:type="paragraph" w:styleId="Heading3">
    <w:name w:val="heading 3"/>
    <w:basedOn w:val="Normal"/>
    <w:next w:val="Normal"/>
    <w:qFormat/>
    <w:pPr>
      <w:keepNext/>
      <w:numPr>
        <w:ilvl w:val="2"/>
        <w:numId w:val="1"/>
      </w:numPr>
      <w:outlineLvl w:val="2"/>
    </w:pPr>
    <w:rPr>
      <w:u w:val="single"/>
    </w:rPr>
  </w:style>
  <w:style w:type="paragraph" w:styleId="Heading4">
    <w:name w:val="heading 4"/>
    <w:basedOn w:val="Normal"/>
    <w:next w:val="Normal"/>
    <w:qFormat/>
    <w:pPr>
      <w:keepNext/>
      <w:numPr>
        <w:ilvl w:val="3"/>
        <w:numId w:val="1"/>
      </w:numPr>
      <w:outlineLvl w:val="3"/>
    </w:pPr>
    <w:rPr>
      <w:b/>
      <w:bCs/>
      <w:color w:val="000000"/>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spacing w:line="240" w:lineRule="atLeast"/>
      <w:outlineLvl w:val="5"/>
    </w:pPr>
    <w:rPr>
      <w:snapToGrid w:val="0"/>
      <w:color w:val="000000"/>
      <w:u w:val="single"/>
    </w:rPr>
  </w:style>
  <w:style w:type="paragraph" w:styleId="Heading7">
    <w:name w:val="heading 7"/>
    <w:basedOn w:val="Normal"/>
    <w:next w:val="Normal"/>
    <w:qFormat/>
    <w:pPr>
      <w:keepNext/>
      <w:numPr>
        <w:ilvl w:val="6"/>
        <w:numId w:val="1"/>
      </w:numPr>
      <w:jc w:val="both"/>
      <w:outlineLvl w:val="6"/>
    </w:pPr>
    <w:rPr>
      <w:i/>
      <w:iCs/>
    </w:rPr>
  </w:style>
  <w:style w:type="paragraph" w:styleId="Heading8">
    <w:name w:val="heading 8"/>
    <w:basedOn w:val="Normal"/>
    <w:next w:val="Normal"/>
    <w:qFormat/>
    <w:pPr>
      <w:keepNext/>
      <w:numPr>
        <w:ilvl w:val="7"/>
        <w:numId w:val="1"/>
      </w:numPr>
      <w:outlineLvl w:val="7"/>
    </w:pPr>
    <w:rPr>
      <w:b/>
      <w:bCs/>
      <w:sz w:val="18"/>
    </w:rPr>
  </w:style>
  <w:style w:type="paragraph" w:styleId="Heading9">
    <w:name w:val="heading 9"/>
    <w:basedOn w:val="Normal"/>
    <w:next w:val="Normal"/>
    <w:qFormat/>
    <w:pPr>
      <w:keepNext/>
      <w:numPr>
        <w:ilvl w:val="8"/>
        <w:numId w:val="1"/>
      </w:numPr>
      <w:outlineLvl w:val="8"/>
    </w:pPr>
    <w:rPr>
      <w:b/>
      <w:bCs/>
      <w:color w:val="0000FF"/>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uiPriority w:val="99"/>
    <w:rPr>
      <w:color w:val="0000FF"/>
      <w:u w:val="single"/>
    </w:rPr>
  </w:style>
  <w:style w:type="paragraph" w:customStyle="1" w:styleId="Text">
    <w:name w:val="Text"/>
    <w:basedOn w:val="Normal"/>
    <w:pPr>
      <w:spacing w:before="115"/>
      <w:jc w:val="both"/>
    </w:pPr>
    <w:rPr>
      <w:noProof/>
    </w:rPr>
  </w:style>
  <w:style w:type="paragraph" w:styleId="CommentText">
    <w:name w:val="annotation text"/>
    <w:basedOn w:val="Normal"/>
    <w:link w:val="CommentTextChar"/>
    <w:uiPriority w:val="99"/>
    <w:semiHidden/>
    <w:pPr>
      <w:keepLines/>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s>
      <w:jc w:val="both"/>
    </w:pPr>
    <w:rPr>
      <w:rFonts w:ascii="Times New Roman" w:hAnsi="Times New Roman"/>
      <w:lang w:val="en-US"/>
    </w:rPr>
  </w:style>
  <w:style w:type="paragraph" w:styleId="TOC1">
    <w:name w:val="toc 1"/>
    <w:basedOn w:val="Normal"/>
    <w:next w:val="Normal"/>
    <w:autoRedefine/>
    <w:uiPriority w:val="39"/>
    <w:rsid w:val="00B32BCA"/>
    <w:pPr>
      <w:tabs>
        <w:tab w:val="left" w:pos="960"/>
        <w:tab w:val="right" w:leader="dot" w:pos="9941"/>
      </w:tabs>
      <w:spacing w:after="120"/>
      <w:ind w:left="0"/>
    </w:pPr>
  </w:style>
  <w:style w:type="paragraph" w:styleId="TOC2">
    <w:name w:val="toc 2"/>
    <w:basedOn w:val="Normal"/>
    <w:next w:val="Normal"/>
    <w:autoRedefine/>
    <w:uiPriority w:val="39"/>
    <w:rsid w:val="00A21390"/>
    <w:pPr>
      <w:tabs>
        <w:tab w:val="left" w:pos="960"/>
        <w:tab w:val="right" w:leader="dot" w:pos="9941"/>
      </w:tabs>
      <w:ind w:left="240"/>
    </w:pPr>
  </w:style>
  <w:style w:type="paragraph" w:styleId="TOC3">
    <w:name w:val="toc 3"/>
    <w:basedOn w:val="Normal"/>
    <w:next w:val="Normal"/>
    <w:autoRedefine/>
    <w:semiHidden/>
    <w:pPr>
      <w:tabs>
        <w:tab w:val="left" w:pos="1276"/>
        <w:tab w:val="right" w:leader="dot" w:pos="9941"/>
      </w:tabs>
      <w:ind w:left="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BodyText">
    <w:name w:val="Body Text"/>
    <w:basedOn w:val="Normal"/>
    <w:link w:val="BodyTextChar"/>
    <w:rPr>
      <w:snapToGrid w:val="0"/>
    </w:rPr>
  </w:style>
  <w:style w:type="paragraph" w:styleId="BodyText2">
    <w:name w:val="Body Text 2"/>
    <w:basedOn w:val="Normal"/>
    <w:semiHidden/>
    <w:pPr>
      <w:tabs>
        <w:tab w:val="left" w:pos="-1440"/>
        <w:tab w:val="left" w:pos="-720"/>
      </w:tabs>
      <w:jc w:val="both"/>
    </w:pPr>
    <w:rPr>
      <w:spacing w:val="-3"/>
    </w:rPr>
  </w:style>
  <w:style w:type="paragraph" w:styleId="BodyText3">
    <w:name w:val="Body Text 3"/>
    <w:basedOn w:val="Normal"/>
    <w:semiHidden/>
    <w:pPr>
      <w:spacing w:line="240" w:lineRule="atLeast"/>
    </w:pPr>
    <w:rPr>
      <w:rFonts w:ascii="Courier New" w:hAnsi="Courier New"/>
      <w:snapToGrid w:val="0"/>
      <w:color w:val="000000"/>
      <w:spacing w:val="-24"/>
    </w:rPr>
  </w:style>
  <w:style w:type="paragraph" w:styleId="BodyTextIndent">
    <w:name w:val="Body Text Indent"/>
    <w:basedOn w:val="Normal"/>
    <w:semiHidden/>
    <w:pPr>
      <w:ind w:left="1800"/>
    </w:pPr>
  </w:style>
  <w:style w:type="paragraph" w:styleId="BodyTextIndent3">
    <w:name w:val="Body Text Indent 3"/>
    <w:basedOn w:val="Normal"/>
    <w:semiHidden/>
    <w:pPr>
      <w:ind w:left="720" w:hanging="720"/>
      <w:jc w:val="both"/>
    </w:pPr>
    <w:rPr>
      <w:b/>
      <w:bCs/>
    </w:rPr>
  </w:style>
  <w:style w:type="paragraph" w:styleId="Caption">
    <w:name w:val="caption"/>
    <w:basedOn w:val="Normal"/>
    <w:next w:val="Normal"/>
    <w:qFormat/>
    <w:pPr>
      <w:jc w:val="both"/>
    </w:pPr>
    <w:rPr>
      <w:i/>
      <w:iCs/>
    </w:rPr>
  </w:style>
  <w:style w:type="character" w:styleId="FollowedHyperlink">
    <w:name w:val="FollowedHyperlink"/>
    <w:semiHidden/>
    <w:rPr>
      <w:color w:val="800080"/>
      <w:u w:val="single"/>
    </w:rPr>
  </w:style>
  <w:style w:type="paragraph" w:styleId="NormalWeb">
    <w:name w:val="Normal (Web)"/>
    <w:basedOn w:val="Normal"/>
    <w:uiPriority w:val="99"/>
    <w:semiHidden/>
    <w:pPr>
      <w:spacing w:before="100" w:beforeAutospacing="1" w:after="100" w:afterAutospacing="1"/>
    </w:pPr>
    <w:rPr>
      <w:rFonts w:ascii="Arial Unicode MS" w:eastAsia="Arial Unicode MS" w:hAnsi="Arial Unicode MS" w:cs="Arial Unicode MS"/>
    </w:rPr>
  </w:style>
  <w:style w:type="paragraph" w:styleId="PlainText">
    <w:name w:val="Plain Text"/>
    <w:basedOn w:val="Normal"/>
    <w:semiHidden/>
    <w:rPr>
      <w:rFonts w:ascii="Courier New" w:hAnsi="Courier New"/>
      <w:sz w:val="20"/>
      <w:lang w:val="nl-NL"/>
    </w:rPr>
  </w:style>
  <w:style w:type="paragraph" w:styleId="Index1">
    <w:name w:val="index 1"/>
    <w:basedOn w:val="Normal"/>
    <w:next w:val="Normal"/>
    <w:autoRedefine/>
    <w:semiHidden/>
    <w:pPr>
      <w:ind w:left="220" w:hanging="220"/>
    </w:pPr>
  </w:style>
  <w:style w:type="paragraph" w:styleId="IndexHeading">
    <w:name w:val="index heading"/>
    <w:basedOn w:val="Normal"/>
    <w:next w:val="Index1"/>
    <w:semiHidden/>
    <w:rPr>
      <w:b/>
      <w:spacing w:val="-24"/>
      <w:sz w:val="24"/>
    </w:rPr>
  </w:style>
  <w:style w:type="paragraph" w:styleId="BalloonText">
    <w:name w:val="Balloon Text"/>
    <w:basedOn w:val="Normal"/>
    <w:semiHidden/>
    <w:rPr>
      <w:rFonts w:ascii="Tahoma" w:hAnsi="Tahoma" w:cs="Tahoma"/>
      <w:sz w:val="16"/>
      <w:szCs w:val="16"/>
    </w:rPr>
  </w:style>
  <w:style w:type="paragraph" w:styleId="BlockText">
    <w:name w:val="Block Text"/>
    <w:basedOn w:val="Normal"/>
    <w:semiHidden/>
    <w:pPr>
      <w:tabs>
        <w:tab w:val="left" w:pos="-1200"/>
        <w:tab w:val="left" w:pos="0"/>
        <w:tab w:val="left" w:pos="864"/>
        <w:tab w:val="left" w:pos="1680"/>
        <w:tab w:val="left" w:pos="2400"/>
        <w:tab w:val="left" w:pos="6120"/>
        <w:tab w:val="left" w:pos="7200"/>
      </w:tabs>
      <w:spacing w:line="240" w:lineRule="exact"/>
      <w:ind w:left="864" w:right="864" w:hanging="864"/>
    </w:pPr>
    <w:rPr>
      <w:rFonts w:ascii="Courier New" w:hAnsi="Courier New"/>
      <w:spacing w:val="-24"/>
      <w:sz w:val="24"/>
    </w:rPr>
  </w:style>
  <w:style w:type="paragraph" w:styleId="BodyTextFirstIndent">
    <w:name w:val="Body Text First Indent"/>
    <w:basedOn w:val="BodyText"/>
    <w:semiHidden/>
    <w:pPr>
      <w:spacing w:after="120"/>
      <w:ind w:firstLine="210"/>
    </w:pPr>
    <w:rPr>
      <w:rFonts w:ascii="Courier New" w:hAnsi="Courier New"/>
      <w:snapToGrid/>
      <w:spacing w:val="-24"/>
      <w:sz w:val="24"/>
    </w:rPr>
  </w:style>
  <w:style w:type="paragraph" w:styleId="BodyTextFirstIndent2">
    <w:name w:val="Body Text First Indent 2"/>
    <w:basedOn w:val="BodyTextIndent"/>
    <w:semiHidden/>
    <w:pPr>
      <w:spacing w:after="120"/>
      <w:ind w:left="360" w:firstLine="210"/>
    </w:pPr>
    <w:rPr>
      <w:rFonts w:ascii="Courier New" w:hAnsi="Courier New" w:cs="Times New Roman"/>
      <w:spacing w:val="-24"/>
      <w:sz w:val="24"/>
    </w:rPr>
  </w:style>
  <w:style w:type="paragraph" w:styleId="Closing">
    <w:name w:val="Closing"/>
    <w:basedOn w:val="Normal"/>
    <w:semiHidden/>
    <w:pPr>
      <w:ind w:left="4320"/>
    </w:pPr>
    <w:rPr>
      <w:rFonts w:ascii="Courier New" w:hAnsi="Courier New"/>
      <w:spacing w:val="-24"/>
      <w:sz w:val="24"/>
    </w:rPr>
  </w:style>
  <w:style w:type="paragraph" w:styleId="Date">
    <w:name w:val="Date"/>
    <w:basedOn w:val="Normal"/>
    <w:next w:val="Normal"/>
    <w:semiHidden/>
    <w:rPr>
      <w:rFonts w:ascii="Courier New" w:hAnsi="Courier New"/>
      <w:spacing w:val="-24"/>
      <w:sz w:val="24"/>
    </w:rPr>
  </w:style>
  <w:style w:type="paragraph" w:styleId="DocumentMap">
    <w:name w:val="Document Map"/>
    <w:basedOn w:val="Normal"/>
    <w:semiHidden/>
    <w:pPr>
      <w:shd w:val="clear" w:color="auto" w:fill="000080"/>
    </w:pPr>
    <w:rPr>
      <w:rFonts w:ascii="Tahoma" w:hAnsi="Tahoma"/>
      <w:spacing w:val="-24"/>
      <w:sz w:val="24"/>
    </w:rPr>
  </w:style>
  <w:style w:type="paragraph" w:styleId="EndnoteText">
    <w:name w:val="endnote text"/>
    <w:basedOn w:val="Normal"/>
    <w:semiHidden/>
    <w:rPr>
      <w:rFonts w:ascii="Courier New" w:hAnsi="Courier New"/>
      <w:spacing w:val="-24"/>
      <w:sz w:val="20"/>
    </w:rPr>
  </w:style>
  <w:style w:type="paragraph" w:styleId="EnvelopeAddress">
    <w:name w:val="envelope address"/>
    <w:basedOn w:val="Normal"/>
    <w:semiHidden/>
    <w:pPr>
      <w:framePr w:w="7920" w:h="1980" w:hRule="exact" w:hSpace="180" w:wrap="auto" w:hAnchor="page" w:xAlign="center" w:yAlign="bottom"/>
      <w:ind w:left="2880"/>
    </w:pPr>
    <w:rPr>
      <w:spacing w:val="-24"/>
      <w:sz w:val="24"/>
    </w:rPr>
  </w:style>
  <w:style w:type="paragraph" w:styleId="EnvelopeReturn">
    <w:name w:val="envelope return"/>
    <w:basedOn w:val="Normal"/>
    <w:semiHidden/>
    <w:rPr>
      <w:spacing w:val="-24"/>
      <w:sz w:val="20"/>
    </w:rPr>
  </w:style>
  <w:style w:type="paragraph" w:styleId="Index2">
    <w:name w:val="index 2"/>
    <w:basedOn w:val="Normal"/>
    <w:next w:val="Normal"/>
    <w:autoRedefine/>
    <w:semiHidden/>
    <w:pPr>
      <w:ind w:left="480" w:hanging="240"/>
    </w:pPr>
    <w:rPr>
      <w:rFonts w:ascii="Courier New" w:hAnsi="Courier New"/>
      <w:spacing w:val="-24"/>
      <w:sz w:val="24"/>
    </w:rPr>
  </w:style>
  <w:style w:type="paragraph" w:styleId="Index3">
    <w:name w:val="index 3"/>
    <w:basedOn w:val="Normal"/>
    <w:next w:val="Normal"/>
    <w:autoRedefine/>
    <w:semiHidden/>
    <w:pPr>
      <w:ind w:left="720" w:hanging="240"/>
    </w:pPr>
    <w:rPr>
      <w:rFonts w:ascii="Courier New" w:hAnsi="Courier New"/>
      <w:spacing w:val="-24"/>
      <w:sz w:val="24"/>
    </w:rPr>
  </w:style>
  <w:style w:type="paragraph" w:styleId="Index4">
    <w:name w:val="index 4"/>
    <w:basedOn w:val="Normal"/>
    <w:next w:val="Normal"/>
    <w:autoRedefine/>
    <w:semiHidden/>
    <w:pPr>
      <w:ind w:left="960" w:hanging="240"/>
    </w:pPr>
    <w:rPr>
      <w:rFonts w:ascii="Courier New" w:hAnsi="Courier New"/>
      <w:spacing w:val="-24"/>
      <w:sz w:val="24"/>
    </w:rPr>
  </w:style>
  <w:style w:type="paragraph" w:styleId="Index5">
    <w:name w:val="index 5"/>
    <w:basedOn w:val="Normal"/>
    <w:next w:val="Normal"/>
    <w:autoRedefine/>
    <w:semiHidden/>
    <w:pPr>
      <w:ind w:left="1200" w:hanging="240"/>
    </w:pPr>
    <w:rPr>
      <w:rFonts w:ascii="Courier New" w:hAnsi="Courier New"/>
      <w:spacing w:val="-24"/>
      <w:sz w:val="24"/>
    </w:rPr>
  </w:style>
  <w:style w:type="paragraph" w:styleId="Index6">
    <w:name w:val="index 6"/>
    <w:basedOn w:val="Normal"/>
    <w:next w:val="Normal"/>
    <w:autoRedefine/>
    <w:semiHidden/>
    <w:pPr>
      <w:ind w:left="1440" w:hanging="240"/>
    </w:pPr>
    <w:rPr>
      <w:rFonts w:ascii="Courier New" w:hAnsi="Courier New"/>
      <w:spacing w:val="-24"/>
      <w:sz w:val="24"/>
    </w:rPr>
  </w:style>
  <w:style w:type="paragraph" w:styleId="Index7">
    <w:name w:val="index 7"/>
    <w:basedOn w:val="Normal"/>
    <w:next w:val="Normal"/>
    <w:autoRedefine/>
    <w:semiHidden/>
    <w:pPr>
      <w:ind w:left="1680" w:hanging="240"/>
    </w:pPr>
    <w:rPr>
      <w:rFonts w:ascii="Courier New" w:hAnsi="Courier New"/>
      <w:spacing w:val="-24"/>
      <w:sz w:val="24"/>
    </w:rPr>
  </w:style>
  <w:style w:type="paragraph" w:styleId="Index8">
    <w:name w:val="index 8"/>
    <w:basedOn w:val="Normal"/>
    <w:next w:val="Normal"/>
    <w:autoRedefine/>
    <w:semiHidden/>
    <w:pPr>
      <w:ind w:left="1920" w:hanging="240"/>
    </w:pPr>
    <w:rPr>
      <w:rFonts w:ascii="Courier New" w:hAnsi="Courier New"/>
      <w:spacing w:val="-24"/>
      <w:sz w:val="24"/>
    </w:rPr>
  </w:style>
  <w:style w:type="paragraph" w:styleId="Index9">
    <w:name w:val="index 9"/>
    <w:basedOn w:val="Normal"/>
    <w:next w:val="Normal"/>
    <w:autoRedefine/>
    <w:semiHidden/>
    <w:pPr>
      <w:ind w:left="2160" w:hanging="240"/>
    </w:pPr>
    <w:rPr>
      <w:rFonts w:ascii="Courier New" w:hAnsi="Courier New"/>
      <w:spacing w:val="-24"/>
      <w:sz w:val="24"/>
    </w:rPr>
  </w:style>
  <w:style w:type="paragraph" w:styleId="List">
    <w:name w:val="List"/>
    <w:basedOn w:val="Normal"/>
    <w:semiHidden/>
    <w:pPr>
      <w:ind w:left="360" w:hanging="360"/>
    </w:pPr>
    <w:rPr>
      <w:rFonts w:ascii="Courier New" w:hAnsi="Courier New"/>
      <w:spacing w:val="-24"/>
      <w:sz w:val="24"/>
    </w:rPr>
  </w:style>
  <w:style w:type="paragraph" w:styleId="List2">
    <w:name w:val="List 2"/>
    <w:basedOn w:val="Normal"/>
    <w:semiHidden/>
    <w:pPr>
      <w:ind w:left="720" w:hanging="360"/>
    </w:pPr>
    <w:rPr>
      <w:rFonts w:ascii="Courier New" w:hAnsi="Courier New"/>
      <w:spacing w:val="-24"/>
      <w:sz w:val="24"/>
    </w:rPr>
  </w:style>
  <w:style w:type="paragraph" w:styleId="List3">
    <w:name w:val="List 3"/>
    <w:basedOn w:val="Normal"/>
    <w:semiHidden/>
    <w:pPr>
      <w:ind w:left="1080" w:hanging="360"/>
    </w:pPr>
    <w:rPr>
      <w:rFonts w:ascii="Courier New" w:hAnsi="Courier New"/>
      <w:spacing w:val="-24"/>
      <w:sz w:val="24"/>
    </w:rPr>
  </w:style>
  <w:style w:type="paragraph" w:styleId="List4">
    <w:name w:val="List 4"/>
    <w:basedOn w:val="Normal"/>
    <w:semiHidden/>
    <w:pPr>
      <w:ind w:left="1440" w:hanging="360"/>
    </w:pPr>
    <w:rPr>
      <w:rFonts w:ascii="Courier New" w:hAnsi="Courier New"/>
      <w:spacing w:val="-24"/>
      <w:sz w:val="24"/>
    </w:rPr>
  </w:style>
  <w:style w:type="paragraph" w:styleId="List5">
    <w:name w:val="List 5"/>
    <w:basedOn w:val="Normal"/>
    <w:semiHidden/>
    <w:pPr>
      <w:ind w:left="1800" w:hanging="360"/>
    </w:pPr>
    <w:rPr>
      <w:rFonts w:ascii="Courier New" w:hAnsi="Courier New"/>
      <w:spacing w:val="-24"/>
      <w:sz w:val="24"/>
    </w:rPr>
  </w:style>
  <w:style w:type="paragraph" w:styleId="ListBullet">
    <w:name w:val="List Bullet"/>
    <w:basedOn w:val="Normal"/>
    <w:autoRedefine/>
    <w:semiHidden/>
    <w:pPr>
      <w:numPr>
        <w:numId w:val="2"/>
      </w:numPr>
    </w:pPr>
    <w:rPr>
      <w:rFonts w:ascii="Courier New" w:hAnsi="Courier New"/>
      <w:spacing w:val="-24"/>
      <w:sz w:val="24"/>
    </w:rPr>
  </w:style>
  <w:style w:type="paragraph" w:styleId="ListBullet2">
    <w:name w:val="List Bullet 2"/>
    <w:basedOn w:val="Normal"/>
    <w:autoRedefine/>
    <w:semiHidden/>
    <w:pPr>
      <w:numPr>
        <w:numId w:val="3"/>
      </w:numPr>
    </w:pPr>
    <w:rPr>
      <w:rFonts w:ascii="Courier New" w:hAnsi="Courier New"/>
      <w:spacing w:val="-24"/>
      <w:sz w:val="24"/>
    </w:rPr>
  </w:style>
  <w:style w:type="paragraph" w:styleId="ListBullet3">
    <w:name w:val="List Bullet 3"/>
    <w:basedOn w:val="Normal"/>
    <w:autoRedefine/>
    <w:semiHidden/>
    <w:pPr>
      <w:numPr>
        <w:numId w:val="4"/>
      </w:numPr>
    </w:pPr>
    <w:rPr>
      <w:rFonts w:ascii="Courier New" w:hAnsi="Courier New"/>
      <w:spacing w:val="-24"/>
      <w:sz w:val="24"/>
    </w:rPr>
  </w:style>
  <w:style w:type="paragraph" w:styleId="ListBullet4">
    <w:name w:val="List Bullet 4"/>
    <w:basedOn w:val="Normal"/>
    <w:autoRedefine/>
    <w:semiHidden/>
    <w:pPr>
      <w:numPr>
        <w:numId w:val="5"/>
      </w:numPr>
    </w:pPr>
    <w:rPr>
      <w:rFonts w:ascii="Courier New" w:hAnsi="Courier New"/>
      <w:spacing w:val="-24"/>
      <w:sz w:val="24"/>
    </w:rPr>
  </w:style>
  <w:style w:type="paragraph" w:styleId="ListBullet5">
    <w:name w:val="List Bullet 5"/>
    <w:basedOn w:val="Normal"/>
    <w:autoRedefine/>
    <w:semiHidden/>
    <w:pPr>
      <w:numPr>
        <w:numId w:val="6"/>
      </w:numPr>
    </w:pPr>
    <w:rPr>
      <w:rFonts w:ascii="Courier New" w:hAnsi="Courier New"/>
      <w:spacing w:val="-24"/>
      <w:sz w:val="24"/>
    </w:rPr>
  </w:style>
  <w:style w:type="paragraph" w:styleId="ListContinue">
    <w:name w:val="List Continue"/>
    <w:basedOn w:val="Normal"/>
    <w:semiHidden/>
    <w:pPr>
      <w:spacing w:after="120"/>
      <w:ind w:left="360"/>
    </w:pPr>
    <w:rPr>
      <w:rFonts w:ascii="Courier New" w:hAnsi="Courier New"/>
      <w:spacing w:val="-24"/>
      <w:sz w:val="24"/>
    </w:rPr>
  </w:style>
  <w:style w:type="paragraph" w:styleId="ListContinue2">
    <w:name w:val="List Continue 2"/>
    <w:basedOn w:val="Normal"/>
    <w:semiHidden/>
    <w:pPr>
      <w:spacing w:after="120"/>
      <w:ind w:left="720"/>
    </w:pPr>
    <w:rPr>
      <w:rFonts w:ascii="Courier New" w:hAnsi="Courier New"/>
      <w:spacing w:val="-24"/>
      <w:sz w:val="24"/>
    </w:rPr>
  </w:style>
  <w:style w:type="paragraph" w:styleId="ListContinue3">
    <w:name w:val="List Continue 3"/>
    <w:basedOn w:val="Normal"/>
    <w:semiHidden/>
    <w:pPr>
      <w:spacing w:after="120"/>
      <w:ind w:left="1080"/>
    </w:pPr>
    <w:rPr>
      <w:rFonts w:ascii="Courier New" w:hAnsi="Courier New"/>
      <w:spacing w:val="-24"/>
      <w:sz w:val="24"/>
    </w:rPr>
  </w:style>
  <w:style w:type="paragraph" w:styleId="ListContinue4">
    <w:name w:val="List Continue 4"/>
    <w:basedOn w:val="Normal"/>
    <w:semiHidden/>
    <w:pPr>
      <w:spacing w:after="120"/>
      <w:ind w:left="1440"/>
    </w:pPr>
    <w:rPr>
      <w:rFonts w:ascii="Courier New" w:hAnsi="Courier New"/>
      <w:spacing w:val="-24"/>
      <w:sz w:val="24"/>
    </w:rPr>
  </w:style>
  <w:style w:type="paragraph" w:styleId="ListContinue5">
    <w:name w:val="List Continue 5"/>
    <w:basedOn w:val="Normal"/>
    <w:semiHidden/>
    <w:pPr>
      <w:spacing w:after="120"/>
      <w:ind w:left="1800"/>
    </w:pPr>
    <w:rPr>
      <w:rFonts w:ascii="Courier New" w:hAnsi="Courier New"/>
      <w:spacing w:val="-24"/>
      <w:sz w:val="24"/>
    </w:rPr>
  </w:style>
  <w:style w:type="paragraph" w:styleId="ListNumber">
    <w:name w:val="List Number"/>
    <w:basedOn w:val="Normal"/>
    <w:semiHidden/>
    <w:pPr>
      <w:numPr>
        <w:numId w:val="7"/>
      </w:numPr>
    </w:pPr>
    <w:rPr>
      <w:rFonts w:ascii="Courier New" w:hAnsi="Courier New"/>
      <w:spacing w:val="-24"/>
      <w:sz w:val="24"/>
    </w:rPr>
  </w:style>
  <w:style w:type="paragraph" w:styleId="ListNumber2">
    <w:name w:val="List Number 2"/>
    <w:basedOn w:val="Normal"/>
    <w:semiHidden/>
    <w:pPr>
      <w:numPr>
        <w:numId w:val="8"/>
      </w:numPr>
    </w:pPr>
    <w:rPr>
      <w:rFonts w:ascii="Courier New" w:hAnsi="Courier New"/>
      <w:spacing w:val="-24"/>
      <w:sz w:val="24"/>
    </w:rPr>
  </w:style>
  <w:style w:type="paragraph" w:styleId="ListNumber3">
    <w:name w:val="List Number 3"/>
    <w:basedOn w:val="Normal"/>
    <w:semiHidden/>
    <w:pPr>
      <w:numPr>
        <w:numId w:val="9"/>
      </w:numPr>
    </w:pPr>
    <w:rPr>
      <w:rFonts w:ascii="Courier New" w:hAnsi="Courier New"/>
      <w:spacing w:val="-24"/>
      <w:sz w:val="24"/>
    </w:rPr>
  </w:style>
  <w:style w:type="paragraph" w:styleId="ListNumber4">
    <w:name w:val="List Number 4"/>
    <w:basedOn w:val="Normal"/>
    <w:semiHidden/>
    <w:pPr>
      <w:numPr>
        <w:numId w:val="10"/>
      </w:numPr>
    </w:pPr>
    <w:rPr>
      <w:rFonts w:ascii="Courier New" w:hAnsi="Courier New"/>
      <w:spacing w:val="-24"/>
      <w:sz w:val="24"/>
    </w:rPr>
  </w:style>
  <w:style w:type="paragraph" w:styleId="ListNumber5">
    <w:name w:val="List Number 5"/>
    <w:basedOn w:val="Normal"/>
    <w:semiHidden/>
    <w:pPr>
      <w:numPr>
        <w:numId w:val="11"/>
      </w:numPr>
    </w:pPr>
    <w:rPr>
      <w:rFonts w:ascii="Courier New" w:hAnsi="Courier New"/>
      <w:spacing w:val="-24"/>
      <w:sz w:val="24"/>
    </w:r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spacing w:val="-24"/>
      <w:lang w:val="en-GB"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spacing w:val="-24"/>
      <w:sz w:val="24"/>
    </w:rPr>
  </w:style>
  <w:style w:type="paragraph" w:styleId="NormalIndent">
    <w:name w:val="Normal Indent"/>
    <w:basedOn w:val="Normal"/>
    <w:semiHidden/>
    <w:pPr>
      <w:ind w:left="720"/>
    </w:pPr>
    <w:rPr>
      <w:rFonts w:ascii="Courier New" w:hAnsi="Courier New"/>
      <w:spacing w:val="-24"/>
      <w:sz w:val="24"/>
    </w:rPr>
  </w:style>
  <w:style w:type="paragraph" w:styleId="NoteHeading">
    <w:name w:val="Note Heading"/>
    <w:basedOn w:val="Normal"/>
    <w:next w:val="Normal"/>
    <w:semiHidden/>
    <w:rPr>
      <w:rFonts w:ascii="Courier New" w:hAnsi="Courier New"/>
      <w:spacing w:val="-24"/>
      <w:sz w:val="24"/>
    </w:rPr>
  </w:style>
  <w:style w:type="paragraph" w:styleId="Salutation">
    <w:name w:val="Salutation"/>
    <w:basedOn w:val="Normal"/>
    <w:next w:val="Normal"/>
    <w:semiHidden/>
    <w:rPr>
      <w:rFonts w:ascii="Courier New" w:hAnsi="Courier New"/>
      <w:spacing w:val="-24"/>
      <w:sz w:val="24"/>
    </w:rPr>
  </w:style>
  <w:style w:type="paragraph" w:styleId="Signature">
    <w:name w:val="Signature"/>
    <w:basedOn w:val="Normal"/>
    <w:semiHidden/>
    <w:pPr>
      <w:ind w:left="4320"/>
    </w:pPr>
    <w:rPr>
      <w:rFonts w:ascii="Courier New" w:hAnsi="Courier New"/>
      <w:spacing w:val="-24"/>
      <w:sz w:val="24"/>
    </w:rPr>
  </w:style>
  <w:style w:type="paragraph" w:styleId="Subtitle">
    <w:name w:val="Subtitle"/>
    <w:basedOn w:val="Normal"/>
    <w:qFormat/>
    <w:pPr>
      <w:spacing w:after="60"/>
      <w:jc w:val="center"/>
      <w:outlineLvl w:val="1"/>
    </w:pPr>
    <w:rPr>
      <w:spacing w:val="-24"/>
      <w:sz w:val="24"/>
    </w:rPr>
  </w:style>
  <w:style w:type="paragraph" w:styleId="TableofAuthorities">
    <w:name w:val="table of authorities"/>
    <w:basedOn w:val="Normal"/>
    <w:next w:val="Normal"/>
    <w:semiHidden/>
    <w:pPr>
      <w:ind w:left="240" w:hanging="240"/>
    </w:pPr>
    <w:rPr>
      <w:rFonts w:ascii="Courier New" w:hAnsi="Courier New"/>
      <w:spacing w:val="-24"/>
      <w:sz w:val="24"/>
    </w:rPr>
  </w:style>
  <w:style w:type="paragraph" w:styleId="TableofFigures">
    <w:name w:val="table of figures"/>
    <w:basedOn w:val="Normal"/>
    <w:next w:val="Normal"/>
    <w:semiHidden/>
    <w:pPr>
      <w:ind w:left="480" w:hanging="480"/>
    </w:pPr>
    <w:rPr>
      <w:rFonts w:ascii="Courier New" w:hAnsi="Courier New"/>
      <w:spacing w:val="-24"/>
      <w:sz w:val="24"/>
    </w:rPr>
  </w:style>
  <w:style w:type="paragraph" w:styleId="Title">
    <w:name w:val="Title"/>
    <w:basedOn w:val="Normal"/>
    <w:qFormat/>
    <w:pPr>
      <w:spacing w:before="240" w:after="60"/>
      <w:jc w:val="center"/>
      <w:outlineLvl w:val="0"/>
    </w:pPr>
    <w:rPr>
      <w:b/>
      <w:spacing w:val="-24"/>
      <w:kern w:val="28"/>
      <w:sz w:val="32"/>
    </w:rPr>
  </w:style>
  <w:style w:type="paragraph" w:styleId="TOAHeading">
    <w:name w:val="toa heading"/>
    <w:basedOn w:val="Normal"/>
    <w:next w:val="Normal"/>
    <w:semiHidden/>
    <w:pPr>
      <w:spacing w:before="120"/>
    </w:pPr>
    <w:rPr>
      <w:b/>
      <w:spacing w:val="-24"/>
      <w:sz w:val="24"/>
    </w:rPr>
  </w:style>
  <w:style w:type="paragraph" w:customStyle="1" w:styleId="font5">
    <w:name w:val="font5"/>
    <w:basedOn w:val="Normal"/>
    <w:pPr>
      <w:spacing w:before="100" w:beforeAutospacing="1" w:after="100" w:afterAutospacing="1"/>
    </w:pPr>
    <w:rPr>
      <w:rFonts w:eastAsia="Arial Unicode MS"/>
      <w:sz w:val="24"/>
      <w:lang w:val="en-US"/>
    </w:rPr>
  </w:style>
  <w:style w:type="paragraph" w:customStyle="1" w:styleId="font6">
    <w:name w:val="font6"/>
    <w:basedOn w:val="Normal"/>
    <w:pPr>
      <w:spacing w:before="100" w:beforeAutospacing="1" w:after="100" w:afterAutospacing="1"/>
    </w:pPr>
    <w:rPr>
      <w:rFonts w:eastAsia="Arial Unicode MS"/>
      <w:sz w:val="24"/>
      <w:lang w:val="en-US"/>
    </w:rPr>
  </w:style>
  <w:style w:type="paragraph" w:customStyle="1" w:styleId="xl24">
    <w:name w:val="xl24"/>
    <w:basedOn w:val="Normal"/>
    <w:pPr>
      <w:pBdr>
        <w:top w:val="single" w:sz="4" w:space="0" w:color="auto"/>
        <w:right w:val="single" w:sz="4" w:space="0" w:color="auto"/>
      </w:pBdr>
      <w:spacing w:before="100" w:beforeAutospacing="1" w:after="100" w:afterAutospacing="1"/>
      <w:textAlignment w:val="top"/>
    </w:pPr>
    <w:rPr>
      <w:rFonts w:eastAsia="Arial Unicode MS"/>
      <w:sz w:val="24"/>
      <w:lang w:val="en-US"/>
    </w:rPr>
  </w:style>
  <w:style w:type="paragraph" w:customStyle="1" w:styleId="xl25">
    <w:name w:val="xl25"/>
    <w:basedOn w:val="Normal"/>
    <w:pPr>
      <w:pBdr>
        <w:bottom w:val="single" w:sz="4" w:space="0" w:color="auto"/>
        <w:right w:val="single" w:sz="4" w:space="0" w:color="auto"/>
      </w:pBdr>
      <w:spacing w:before="100" w:beforeAutospacing="1" w:after="100" w:afterAutospacing="1"/>
      <w:textAlignment w:val="top"/>
    </w:pPr>
    <w:rPr>
      <w:rFonts w:eastAsia="Arial Unicode MS"/>
      <w:sz w:val="24"/>
      <w:lang w:val="en-US"/>
    </w:rPr>
  </w:style>
  <w:style w:type="paragraph" w:customStyle="1" w:styleId="xl26">
    <w:name w:val="xl26"/>
    <w:basedOn w:val="Normal"/>
    <w:pPr>
      <w:pBdr>
        <w:bottom w:val="single" w:sz="4" w:space="0" w:color="auto"/>
        <w:right w:val="single" w:sz="4" w:space="0" w:color="auto"/>
      </w:pBdr>
      <w:spacing w:before="100" w:beforeAutospacing="1" w:after="100" w:afterAutospacing="1"/>
      <w:textAlignment w:val="top"/>
    </w:pPr>
    <w:rPr>
      <w:rFonts w:ascii="Courier New" w:eastAsia="Arial Unicode MS" w:hAnsi="Courier New" w:cs="Courier New"/>
      <w:sz w:val="24"/>
      <w:lang w:val="en-US"/>
    </w:rPr>
  </w:style>
  <w:style w:type="paragraph" w:customStyle="1" w:styleId="xl27">
    <w:name w:val="xl27"/>
    <w:basedOn w:val="Normal"/>
    <w:pPr>
      <w:pBdr>
        <w:top w:val="single" w:sz="4" w:space="0" w:color="auto"/>
        <w:left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28">
    <w:name w:val="xl28"/>
    <w:basedOn w:val="Normal"/>
    <w:pPr>
      <w:pBdr>
        <w:top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29">
    <w:name w:val="xl29"/>
    <w:basedOn w:val="Normal"/>
    <w:pPr>
      <w:pBdr>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30">
    <w:name w:val="xl30"/>
    <w:basedOn w:val="Normal"/>
    <w:pPr>
      <w:pBdr>
        <w:bottom w:val="single" w:sz="4" w:space="0" w:color="auto"/>
        <w:right w:val="single" w:sz="4" w:space="0" w:color="auto"/>
      </w:pBdr>
      <w:spacing w:before="100" w:beforeAutospacing="1" w:after="100" w:afterAutospacing="1"/>
      <w:jc w:val="center"/>
      <w:textAlignment w:val="top"/>
    </w:pPr>
    <w:rPr>
      <w:rFonts w:eastAsia="Arial Unicode MS"/>
      <w:b/>
      <w:bCs/>
      <w:sz w:val="24"/>
      <w:lang w:val="en-US"/>
    </w:rPr>
  </w:style>
  <w:style w:type="paragraph" w:customStyle="1" w:styleId="xl31">
    <w:name w:val="xl31"/>
    <w:basedOn w:val="Normal"/>
    <w:pPr>
      <w:pBdr>
        <w:left w:val="single" w:sz="4" w:space="0" w:color="auto"/>
        <w:bottom w:val="single" w:sz="4" w:space="0" w:color="auto"/>
        <w:right w:val="single" w:sz="4" w:space="0" w:color="auto"/>
      </w:pBdr>
      <w:spacing w:before="100" w:beforeAutospacing="1" w:after="100" w:afterAutospacing="1"/>
      <w:jc w:val="center"/>
      <w:textAlignment w:val="top"/>
    </w:pPr>
    <w:rPr>
      <w:rFonts w:ascii="Courier New" w:eastAsia="Arial Unicode MS" w:hAnsi="Courier New" w:cs="Courier New"/>
      <w:sz w:val="24"/>
      <w:lang w:val="en-US"/>
    </w:rPr>
  </w:style>
  <w:style w:type="paragraph" w:customStyle="1" w:styleId="xl32">
    <w:name w:val="xl32"/>
    <w:basedOn w:val="Normal"/>
    <w:pPr>
      <w:pBdr>
        <w:bottom w:val="single" w:sz="4" w:space="0" w:color="auto"/>
        <w:right w:val="single" w:sz="4" w:space="0" w:color="auto"/>
      </w:pBdr>
      <w:spacing w:before="100" w:beforeAutospacing="1" w:after="100" w:afterAutospacing="1"/>
      <w:jc w:val="center"/>
      <w:textAlignment w:val="top"/>
    </w:pPr>
    <w:rPr>
      <w:rFonts w:ascii="Courier New" w:eastAsia="Arial Unicode MS" w:hAnsi="Courier New" w:cs="Courier New"/>
      <w:sz w:val="24"/>
      <w:lang w:val="en-US"/>
    </w:rPr>
  </w:style>
  <w:style w:type="paragraph" w:customStyle="1" w:styleId="xl33">
    <w:name w:val="xl33"/>
    <w:basedOn w:val="Normal"/>
    <w:pPr>
      <w:spacing w:before="100" w:beforeAutospacing="1" w:after="100" w:afterAutospacing="1"/>
      <w:jc w:val="center"/>
    </w:pPr>
    <w:rPr>
      <w:rFonts w:eastAsia="Arial Unicode MS"/>
      <w:b/>
      <w:bCs/>
      <w:sz w:val="24"/>
      <w:u w:val="single"/>
      <w:lang w:val="en-US"/>
    </w:rPr>
  </w:style>
  <w:style w:type="paragraph" w:customStyle="1" w:styleId="xl34">
    <w:name w:val="xl34"/>
    <w:basedOn w:val="Normal"/>
    <w:pPr>
      <w:spacing w:before="100" w:beforeAutospacing="1" w:after="100" w:afterAutospacing="1"/>
    </w:pPr>
    <w:rPr>
      <w:rFonts w:eastAsia="Arial Unicode MS"/>
      <w:b/>
      <w:bCs/>
      <w:sz w:val="24"/>
      <w:u w:val="single"/>
      <w:lang w:val="en-US"/>
    </w:rPr>
  </w:style>
  <w:style w:type="character" w:styleId="LineNumber">
    <w:name w:val="line number"/>
    <w:basedOn w:val="DefaultParagraphFont"/>
    <w:semiHidden/>
  </w:style>
  <w:style w:type="paragraph" w:customStyle="1" w:styleId="StyleHeading2ParagraphTitleparagraaftitelTempoHeading2Bef">
    <w:name w:val="Style Heading 2ParagraphTitleparagraaftitelTempo Heading 2 + Bef..."/>
    <w:basedOn w:val="Heading2"/>
    <w:autoRedefine/>
    <w:pPr>
      <w:spacing w:before="0" w:after="0"/>
    </w:pPr>
  </w:style>
  <w:style w:type="paragraph" w:customStyle="1" w:styleId="StyleLeft-019cm">
    <w:name w:val="Style Left:  -0.19 cm"/>
    <w:basedOn w:val="Normal"/>
    <w:pPr>
      <w:ind w:left="0"/>
    </w:pPr>
  </w:style>
  <w:style w:type="character" w:styleId="CommentReference">
    <w:name w:val="annotation reference"/>
    <w:uiPriority w:val="99"/>
    <w:semiHidden/>
    <w:unhideWhenUsed/>
    <w:rsid w:val="000C4409"/>
    <w:rPr>
      <w:sz w:val="16"/>
      <w:szCs w:val="16"/>
    </w:rPr>
  </w:style>
  <w:style w:type="character" w:customStyle="1" w:styleId="Heading1Char">
    <w:name w:val="Heading 1 Char"/>
    <w:aliases w:val="SectionTitle Char,hoofdstuktitel Char,Tempo Heading 1 Char,Paragraaf Char"/>
    <w:rPr>
      <w:rFonts w:ascii="Arial" w:hAnsi="Arial" w:cs="Arial"/>
      <w:b/>
      <w:bCs/>
      <w:sz w:val="22"/>
      <w:lang w:eastAsia="en-US"/>
    </w:rPr>
  </w:style>
  <w:style w:type="paragraph" w:styleId="Header">
    <w:name w:val="header"/>
    <w:basedOn w:val="Normal"/>
    <w:semiHidden/>
    <w:pPr>
      <w:tabs>
        <w:tab w:val="center" w:pos="4153"/>
        <w:tab w:val="right" w:pos="8306"/>
      </w:tabs>
    </w:pPr>
  </w:style>
  <w:style w:type="paragraph" w:styleId="CommentSubject">
    <w:name w:val="annotation subject"/>
    <w:basedOn w:val="CommentText"/>
    <w:next w:val="CommentText"/>
    <w:link w:val="CommentSubjectChar"/>
    <w:uiPriority w:val="99"/>
    <w:semiHidden/>
    <w:unhideWhenUsed/>
    <w:rsid w:val="000C4409"/>
    <w:pPr>
      <w:keepLines w:val="0"/>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s>
      <w:jc w:val="left"/>
    </w:pPr>
    <w:rPr>
      <w:rFonts w:ascii="Arial" w:hAnsi="Arial"/>
      <w:b/>
      <w:bCs/>
      <w:sz w:val="20"/>
      <w:lang w:val="en-GB"/>
    </w:rPr>
  </w:style>
  <w:style w:type="character" w:customStyle="1" w:styleId="CommentTextChar">
    <w:name w:val="Comment Text Char"/>
    <w:link w:val="CommentText"/>
    <w:uiPriority w:val="99"/>
    <w:semiHidden/>
    <w:rsid w:val="000C4409"/>
    <w:rPr>
      <w:rFonts w:cs="Arial"/>
      <w:sz w:val="22"/>
    </w:rPr>
  </w:style>
  <w:style w:type="character" w:customStyle="1" w:styleId="CommentSubjectChar">
    <w:name w:val="Comment Subject Char"/>
    <w:link w:val="CommentSubject"/>
    <w:uiPriority w:val="99"/>
    <w:semiHidden/>
    <w:rsid w:val="000C4409"/>
    <w:rPr>
      <w:rFonts w:ascii="Arial" w:hAnsi="Arial" w:cs="Arial"/>
      <w:b/>
      <w:bCs/>
      <w:sz w:val="22"/>
      <w:lang w:val="en-GB"/>
    </w:rPr>
  </w:style>
  <w:style w:type="paragraph" w:customStyle="1" w:styleId="TableText">
    <w:name w:val="Table Text"/>
    <w:basedOn w:val="Normal"/>
    <w:rsid w:val="000C4409"/>
    <w:pPr>
      <w:ind w:left="0"/>
    </w:pPr>
    <w:rPr>
      <w:rFonts w:ascii="Times New Roman" w:hAnsi="Times New Roman" w:cs="Times New Roman"/>
      <w:sz w:val="24"/>
      <w:lang w:val="en-US"/>
    </w:rPr>
  </w:style>
  <w:style w:type="paragraph" w:customStyle="1" w:styleId="TableHeaderText">
    <w:name w:val="Table Header Text"/>
    <w:basedOn w:val="TableText"/>
    <w:qFormat/>
    <w:rsid w:val="000C4409"/>
    <w:pPr>
      <w:jc w:val="center"/>
    </w:pPr>
    <w:rPr>
      <w:b/>
    </w:rPr>
  </w:style>
  <w:style w:type="paragraph" w:styleId="ListParagraph">
    <w:name w:val="List Paragraph"/>
    <w:basedOn w:val="Normal"/>
    <w:uiPriority w:val="34"/>
    <w:qFormat/>
    <w:rsid w:val="0046597F"/>
    <w:pPr>
      <w:ind w:left="720"/>
    </w:pPr>
  </w:style>
  <w:style w:type="character" w:styleId="PlaceholderText">
    <w:name w:val="Placeholder Text"/>
    <w:basedOn w:val="DefaultParagraphFont"/>
    <w:uiPriority w:val="99"/>
    <w:semiHidden/>
    <w:rsid w:val="002C33EA"/>
    <w:rPr>
      <w:color w:val="808080"/>
    </w:rPr>
  </w:style>
  <w:style w:type="character" w:customStyle="1" w:styleId="ms-rtethemefontface-1">
    <w:name w:val="ms-rtethemefontface-1"/>
    <w:basedOn w:val="DefaultParagraphFont"/>
    <w:rsid w:val="00EA456F"/>
  </w:style>
  <w:style w:type="table" w:styleId="TableGrid">
    <w:name w:val="Table Grid"/>
    <w:basedOn w:val="TableNormal"/>
    <w:uiPriority w:val="59"/>
    <w:rsid w:val="00C521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776D50"/>
    <w:pPr>
      <w:spacing w:before="100" w:after="80" w:line="250" w:lineRule="atLeast"/>
      <w:ind w:left="800"/>
    </w:pPr>
    <w:rPr>
      <w:rFonts w:ascii="Arial" w:hAnsi="Arial" w:cs="Arial"/>
      <w:lang w:val="en-US" w:eastAsia="en-US"/>
    </w:rPr>
  </w:style>
  <w:style w:type="paragraph" w:customStyle="1" w:styleId="Legalbody">
    <w:name w:val="Legal body"/>
    <w:basedOn w:val="Body"/>
    <w:rsid w:val="00E83EE5"/>
    <w:pPr>
      <w:spacing w:before="80" w:after="0" w:line="180" w:lineRule="exact"/>
      <w:ind w:left="0"/>
    </w:pPr>
    <w:rPr>
      <w:color w:val="808080"/>
      <w:sz w:val="14"/>
    </w:rPr>
  </w:style>
  <w:style w:type="table" w:styleId="GridTable4-Accent1">
    <w:name w:val="Grid Table 4 Accent 1"/>
    <w:basedOn w:val="TableNormal"/>
    <w:uiPriority w:val="49"/>
    <w:rsid w:val="00E83EE5"/>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Figuretitle">
    <w:name w:val="Figure title"/>
    <w:basedOn w:val="Normal"/>
    <w:rsid w:val="00472ECE"/>
    <w:pPr>
      <w:numPr>
        <w:numId w:val="14"/>
      </w:numPr>
      <w:tabs>
        <w:tab w:val="clear" w:pos="1080"/>
        <w:tab w:val="left" w:pos="1400"/>
      </w:tabs>
      <w:ind w:left="1400" w:hanging="600"/>
    </w:pPr>
    <w:rPr>
      <w:bCs/>
      <w:color w:val="5E89C1"/>
      <w:sz w:val="18"/>
      <w:lang w:val="en-US"/>
    </w:rPr>
  </w:style>
  <w:style w:type="paragraph" w:customStyle="1" w:styleId="Referencelist">
    <w:name w:val="Reference list"/>
    <w:basedOn w:val="Body"/>
    <w:rsid w:val="00A63055"/>
    <w:pPr>
      <w:numPr>
        <w:numId w:val="17"/>
      </w:numPr>
    </w:pPr>
    <w:rPr>
      <w:bCs/>
    </w:rPr>
  </w:style>
  <w:style w:type="paragraph" w:customStyle="1" w:styleId="SOWText">
    <w:name w:val="SOW Text"/>
    <w:basedOn w:val="Normal"/>
    <w:link w:val="SOWTextChar"/>
    <w:rsid w:val="00A63055"/>
    <w:pPr>
      <w:overflowPunct w:val="0"/>
      <w:autoSpaceDE w:val="0"/>
      <w:autoSpaceDN w:val="0"/>
      <w:adjustRightInd w:val="0"/>
      <w:spacing w:after="120"/>
      <w:ind w:left="720"/>
      <w:jc w:val="both"/>
      <w:textAlignment w:val="baseline"/>
    </w:pPr>
    <w:rPr>
      <w:rFonts w:ascii="Times New Roman" w:hAnsi="Times New Roman" w:cs="Times New Roman"/>
      <w:color w:val="000000"/>
      <w:lang w:val="en-US"/>
    </w:rPr>
  </w:style>
  <w:style w:type="character" w:customStyle="1" w:styleId="SOWTextChar">
    <w:name w:val="SOW Text Char"/>
    <w:link w:val="SOWText"/>
    <w:rsid w:val="00A63055"/>
    <w:rPr>
      <w:color w:val="000000"/>
      <w:sz w:val="22"/>
      <w:lang w:val="en-US" w:eastAsia="en-US"/>
    </w:rPr>
  </w:style>
  <w:style w:type="paragraph" w:customStyle="1" w:styleId="Tablebody">
    <w:name w:val="Table body"/>
    <w:basedOn w:val="Body"/>
    <w:rsid w:val="00847AD4"/>
    <w:pPr>
      <w:keepLines/>
      <w:spacing w:before="0" w:after="0" w:line="220" w:lineRule="exact"/>
      <w:ind w:left="0"/>
    </w:pPr>
    <w:rPr>
      <w:sz w:val="18"/>
    </w:rPr>
  </w:style>
  <w:style w:type="paragraph" w:customStyle="1" w:styleId="Tabletitle">
    <w:name w:val="Table title"/>
    <w:basedOn w:val="Normal"/>
    <w:next w:val="Normal"/>
    <w:rsid w:val="00847AD4"/>
    <w:pPr>
      <w:keepNext/>
      <w:numPr>
        <w:numId w:val="24"/>
      </w:numPr>
      <w:tabs>
        <w:tab w:val="clear" w:pos="1080"/>
        <w:tab w:val="num" w:pos="1600"/>
      </w:tabs>
      <w:spacing w:before="240" w:line="220" w:lineRule="exact"/>
      <w:ind w:left="1600" w:hanging="800"/>
    </w:pPr>
    <w:rPr>
      <w:b/>
      <w:color w:val="5E89C1"/>
      <w:sz w:val="18"/>
      <w:lang w:val="en-US"/>
    </w:rPr>
  </w:style>
  <w:style w:type="paragraph" w:customStyle="1" w:styleId="Tabletitlewide">
    <w:name w:val="Table title wide"/>
    <w:basedOn w:val="Tabletitle"/>
    <w:rsid w:val="00847AD4"/>
    <w:pPr>
      <w:tabs>
        <w:tab w:val="left" w:pos="800"/>
      </w:tabs>
      <w:ind w:left="800"/>
    </w:pPr>
  </w:style>
  <w:style w:type="table" w:styleId="GridTable6Colorful-Accent1">
    <w:name w:val="Grid Table 6 Colorful Accent 1"/>
    <w:basedOn w:val="TableNormal"/>
    <w:uiPriority w:val="51"/>
    <w:rsid w:val="00823F30"/>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5">
    <w:name w:val="Grid Table 1 Light Accent 5"/>
    <w:basedOn w:val="TableNormal"/>
    <w:uiPriority w:val="46"/>
    <w:rsid w:val="00823F30"/>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23F30"/>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E600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E600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E600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F86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hAnsi="Courier New" w:cs="Courier New"/>
      <w:sz w:val="20"/>
      <w:lang w:val="en-US" w:eastAsia="zh-CN"/>
    </w:rPr>
  </w:style>
  <w:style w:type="character" w:customStyle="1" w:styleId="HTMLPreformattedChar">
    <w:name w:val="HTML Preformatted Char"/>
    <w:basedOn w:val="DefaultParagraphFont"/>
    <w:link w:val="HTMLPreformatted"/>
    <w:uiPriority w:val="99"/>
    <w:semiHidden/>
    <w:rsid w:val="00F86137"/>
    <w:rPr>
      <w:rFonts w:ascii="Courier New" w:hAnsi="Courier New" w:cs="Courier New"/>
      <w:lang w:val="en-US" w:eastAsia="zh-CN"/>
    </w:rPr>
  </w:style>
  <w:style w:type="character" w:customStyle="1" w:styleId="ms-rtethemeforecolor-5-0">
    <w:name w:val="ms-rtethemeforecolor-5-0"/>
    <w:basedOn w:val="DefaultParagraphFont"/>
    <w:rsid w:val="00167273"/>
  </w:style>
  <w:style w:type="paragraph" w:styleId="Revision">
    <w:name w:val="Revision"/>
    <w:hidden/>
    <w:uiPriority w:val="99"/>
    <w:semiHidden/>
    <w:rsid w:val="00E56B03"/>
    <w:rPr>
      <w:rFonts w:ascii="Arial" w:hAnsi="Arial" w:cs="Arial"/>
      <w:sz w:val="22"/>
      <w:lang w:val="en-GB" w:eastAsia="en-US"/>
    </w:rPr>
  </w:style>
  <w:style w:type="character" w:styleId="UnresolvedMention">
    <w:name w:val="Unresolved Mention"/>
    <w:basedOn w:val="DefaultParagraphFont"/>
    <w:uiPriority w:val="99"/>
    <w:semiHidden/>
    <w:unhideWhenUsed/>
    <w:rsid w:val="00EC582B"/>
    <w:rPr>
      <w:color w:val="605E5C"/>
      <w:shd w:val="clear" w:color="auto" w:fill="E1DFDD"/>
    </w:rPr>
  </w:style>
  <w:style w:type="character" w:customStyle="1" w:styleId="BodyTextChar">
    <w:name w:val="Body Text Char"/>
    <w:link w:val="BodyText"/>
    <w:rsid w:val="00EC582B"/>
    <w:rPr>
      <w:rFonts w:ascii="Arial" w:hAnsi="Arial" w:cs="Arial"/>
      <w:snapToGrid w:val="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8999573">
      <w:bodyDiv w:val="1"/>
      <w:marLeft w:val="0"/>
      <w:marRight w:val="0"/>
      <w:marTop w:val="0"/>
      <w:marBottom w:val="0"/>
      <w:divBdr>
        <w:top w:val="none" w:sz="0" w:space="0" w:color="auto"/>
        <w:left w:val="none" w:sz="0" w:space="0" w:color="auto"/>
        <w:bottom w:val="none" w:sz="0" w:space="0" w:color="auto"/>
        <w:right w:val="none" w:sz="0" w:space="0" w:color="auto"/>
      </w:divBdr>
      <w:divsChild>
        <w:div w:id="1491754774">
          <w:marLeft w:val="0"/>
          <w:marRight w:val="0"/>
          <w:marTop w:val="0"/>
          <w:marBottom w:val="0"/>
          <w:divBdr>
            <w:top w:val="none" w:sz="0" w:space="0" w:color="auto"/>
            <w:left w:val="none" w:sz="0" w:space="0" w:color="auto"/>
            <w:bottom w:val="none" w:sz="0" w:space="0" w:color="auto"/>
            <w:right w:val="none" w:sz="0" w:space="0" w:color="auto"/>
          </w:divBdr>
          <w:divsChild>
            <w:div w:id="300967045">
              <w:marLeft w:val="0"/>
              <w:marRight w:val="0"/>
              <w:marTop w:val="150"/>
              <w:marBottom w:val="0"/>
              <w:divBdr>
                <w:top w:val="none" w:sz="0" w:space="0" w:color="auto"/>
                <w:left w:val="none" w:sz="0" w:space="0" w:color="auto"/>
                <w:bottom w:val="none" w:sz="0" w:space="0" w:color="auto"/>
                <w:right w:val="none" w:sz="0" w:space="0" w:color="auto"/>
              </w:divBdr>
              <w:divsChild>
                <w:div w:id="199695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collabnet.nxp.com/sf/docman/do/downloadDocument/projects.blida_subqms_ccb/docman.root.bl_ida_qms_published.software_design.processes/doc356947" TargetMode="External"/><Relationship Id="rId7" Type="http://schemas.openxmlformats.org/officeDocument/2006/relationships/settings" Target="settings.xml"/><Relationship Id="rId12" Type="http://schemas.openxmlformats.org/officeDocument/2006/relationships/hyperlink" Target="http://gbbwi008.wbi.nxp.com/TIBCONimbus/CtrlWebISAPI.dll/?__id=webDiagram.show&amp;map=0%3ADD232458DD2247678290E27734862AA3&amp;dgm=D7C3F30974CA4C05BF343DAFA75B818B" TargetMode="External"/><Relationship Id="rId17" Type="http://schemas.openxmlformats.org/officeDocument/2006/relationships/image" Target="media/image1.jpeg"/><Relationship Id="rId25" Type="http://schemas.openxmlformats.org/officeDocument/2006/relationships/hyperlink" Target="https://www.collabnet.nxp.com/sf/docman/do/downloadDocument/projects.blida_subqms_ccb/docman.root.bl_ida_qms_published.software_design.processes/doc356947"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s://nxp1.sharepoint.com/teams/25_8/SAM/Subcontract%20Management.aspx"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gbbwi008.wbi.nxp.com/TIBCONimbus/CtrlWebISAPI.dll/?__id=webDiagram.show&amp;map=0%3ADD232458DD2247678290E27734862AA3&amp;dgm=D7C3F30974CA4C05BF343DAFA75B818B" TargetMode="External"/><Relationship Id="rId24" Type="http://schemas.openxmlformats.org/officeDocument/2006/relationships/hyperlink" Target="https://nxp1.sharepoint.com/teams/25_8/PCP/Product%20Creation%20Process.aspx" TargetMode="External"/><Relationship Id="rId32" Type="http://schemas.openxmlformats.org/officeDocument/2006/relationships/glossaryDocument" Target="glossary/document.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nxp1.sharepoint.com/teams/25_8/PCP/Product%20Creation%20Process.aspx"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nxp1.sharepoint.com/teams/25_8/PCP/Product%20Creation%20Process.aspx" TargetMode="External"/><Relationship Id="rId27" Type="http://schemas.openxmlformats.org/officeDocument/2006/relationships/footer" Target="footer1.xml"/><Relationship Id="rId30" Type="http://schemas.openxmlformats.org/officeDocument/2006/relationships/fontTable" Target="fontTable.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xf47923\AppData\Local\Microsoft\Windows\Temporary%20Internet%20Files\Content.MSO\6C4607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0CD8A99E36472B8878188A0A2267B3"/>
        <w:category>
          <w:name w:val="General"/>
          <w:gallery w:val="placeholder"/>
        </w:category>
        <w:types>
          <w:type w:val="bbPlcHdr"/>
        </w:types>
        <w:behaviors>
          <w:behavior w:val="content"/>
        </w:behaviors>
        <w:guid w:val="{843BA9CA-AE50-400D-9907-032988466D30}"/>
      </w:docPartPr>
      <w:docPartBody>
        <w:p w:rsidR="00000000" w:rsidRDefault="00B76D99" w:rsidP="00B76D99">
          <w:pPr>
            <w:pStyle w:val="EB0CD8A99E36472B8878188A0A2267B3"/>
          </w:pPr>
          <w:r w:rsidRPr="00765EE2">
            <w:rPr>
              <w:rStyle w:val="PlaceholderText"/>
            </w:rPr>
            <w:t>[Published Date (MM/DD/YYYY)]</w:t>
          </w:r>
        </w:p>
      </w:docPartBody>
    </w:docPart>
    <w:docPart>
      <w:docPartPr>
        <w:name w:val="02A922A7E28E474985112A99FEFEB65F"/>
        <w:category>
          <w:name w:val="General"/>
          <w:gallery w:val="placeholder"/>
        </w:category>
        <w:types>
          <w:type w:val="bbPlcHdr"/>
        </w:types>
        <w:behaviors>
          <w:behavior w:val="content"/>
        </w:behaviors>
        <w:guid w:val="{9BBCFD38-A2BB-427E-89DB-6ABCE0EEE9FB}"/>
      </w:docPartPr>
      <w:docPartBody>
        <w:p w:rsidR="00000000" w:rsidRDefault="00B76D99" w:rsidP="00B76D99">
          <w:pPr>
            <w:pStyle w:val="02A922A7E28E474985112A99FEFEB65F"/>
          </w:pPr>
          <w:r w:rsidRPr="00765EE2">
            <w:rPr>
              <w:rStyle w:val="PlaceholderText"/>
            </w:rPr>
            <w:t>[Owner]</w:t>
          </w:r>
        </w:p>
      </w:docPartBody>
    </w:docPart>
    <w:docPart>
      <w:docPartPr>
        <w:name w:val="904572529AEC42EF974BD4EB1B30FD00"/>
        <w:category>
          <w:name w:val="General"/>
          <w:gallery w:val="placeholder"/>
        </w:category>
        <w:types>
          <w:type w:val="bbPlcHdr"/>
        </w:types>
        <w:behaviors>
          <w:behavior w:val="content"/>
        </w:behaviors>
        <w:guid w:val="{EB249A09-3364-415E-933D-9D9B9AEE33C1}"/>
      </w:docPartPr>
      <w:docPartBody>
        <w:p w:rsidR="00000000" w:rsidRDefault="00B76D99" w:rsidP="00B76D99">
          <w:pPr>
            <w:pStyle w:val="904572529AEC42EF974BD4EB1B30FD00"/>
          </w:pPr>
          <w:r w:rsidRPr="00765EE2">
            <w:rPr>
              <w:rStyle w:val="PlaceholderText"/>
            </w:rPr>
            <w:t>[Published Date (MM/DD/YYYY)]</w:t>
          </w:r>
        </w:p>
      </w:docPartBody>
    </w:docPart>
    <w:docPart>
      <w:docPartPr>
        <w:name w:val="64A51FF3B6784006BEF0D57D5D86941F"/>
        <w:category>
          <w:name w:val="General"/>
          <w:gallery w:val="placeholder"/>
        </w:category>
        <w:types>
          <w:type w:val="bbPlcHdr"/>
        </w:types>
        <w:behaviors>
          <w:behavior w:val="content"/>
        </w:behaviors>
        <w:guid w:val="{E861D28F-A4B6-4731-A55E-D374C5680719}"/>
      </w:docPartPr>
      <w:docPartBody>
        <w:p w:rsidR="00000000" w:rsidRDefault="00B76D99" w:rsidP="00B76D99">
          <w:pPr>
            <w:pStyle w:val="64A51FF3B6784006BEF0D57D5D86941F"/>
          </w:pPr>
          <w:r w:rsidRPr="00765EE2">
            <w:rPr>
              <w:rStyle w:val="PlaceholderText"/>
            </w:rPr>
            <w:t>[Owner]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BF6"/>
    <w:rsid w:val="001E568B"/>
    <w:rsid w:val="00270786"/>
    <w:rsid w:val="002726A1"/>
    <w:rsid w:val="00275F72"/>
    <w:rsid w:val="002F3059"/>
    <w:rsid w:val="00396380"/>
    <w:rsid w:val="00420023"/>
    <w:rsid w:val="00445EAD"/>
    <w:rsid w:val="004628D3"/>
    <w:rsid w:val="0047491B"/>
    <w:rsid w:val="0048453A"/>
    <w:rsid w:val="00502971"/>
    <w:rsid w:val="005F4E23"/>
    <w:rsid w:val="006D32CF"/>
    <w:rsid w:val="00845A40"/>
    <w:rsid w:val="008E38DE"/>
    <w:rsid w:val="009E4CA1"/>
    <w:rsid w:val="00A07397"/>
    <w:rsid w:val="00A22563"/>
    <w:rsid w:val="00A61B8F"/>
    <w:rsid w:val="00A80571"/>
    <w:rsid w:val="00AD348A"/>
    <w:rsid w:val="00B76D99"/>
    <w:rsid w:val="00D173B9"/>
    <w:rsid w:val="00E70BF6"/>
    <w:rsid w:val="00EA20F1"/>
    <w:rsid w:val="00ED12CB"/>
    <w:rsid w:val="00F526EE"/>
    <w:rsid w:val="00F75EEB"/>
    <w:rsid w:val="00FF1A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6D99"/>
    <w:rPr>
      <w:color w:val="808080"/>
    </w:rPr>
  </w:style>
  <w:style w:type="paragraph" w:customStyle="1" w:styleId="81C01A03C4FD4623BF4C8D5589CB2CC5">
    <w:name w:val="81C01A03C4FD4623BF4C8D5589CB2CC5"/>
  </w:style>
  <w:style w:type="paragraph" w:customStyle="1" w:styleId="8C5E231903E64FA183CB8FD6ED211141">
    <w:name w:val="8C5E231903E64FA183CB8FD6ED211141"/>
  </w:style>
  <w:style w:type="paragraph" w:customStyle="1" w:styleId="EB0CD8A99E36472B8878188A0A2267B3">
    <w:name w:val="EB0CD8A99E36472B8878188A0A2267B3"/>
    <w:rsid w:val="00B76D99"/>
    <w:rPr>
      <w:lang w:eastAsia="zh-CN"/>
    </w:rPr>
  </w:style>
  <w:style w:type="paragraph" w:customStyle="1" w:styleId="02A922A7E28E474985112A99FEFEB65F">
    <w:name w:val="02A922A7E28E474985112A99FEFEB65F"/>
    <w:rsid w:val="00B76D99"/>
    <w:rPr>
      <w:lang w:eastAsia="zh-CN"/>
    </w:rPr>
  </w:style>
  <w:style w:type="paragraph" w:customStyle="1" w:styleId="904572529AEC42EF974BD4EB1B30FD00">
    <w:name w:val="904572529AEC42EF974BD4EB1B30FD00"/>
    <w:rsid w:val="00B76D99"/>
    <w:rPr>
      <w:lang w:eastAsia="zh-CN"/>
    </w:rPr>
  </w:style>
  <w:style w:type="paragraph" w:customStyle="1" w:styleId="64A51FF3B6784006BEF0D57D5D86941F">
    <w:name w:val="64A51FF3B6784006BEF0D57D5D86941F"/>
    <w:rsid w:val="00B76D99"/>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DCCC1EAF84B94A8C5C8C109EFB073F" ma:contentTypeVersion="57" ma:contentTypeDescription="Create a new document." ma:contentTypeScope="" ma:versionID="b65c71ae57c4dc1be5bcb8dce270f2a8">
  <xsd:schema xmlns:xsd="http://www.w3.org/2001/XMLSchema" xmlns:xs="http://www.w3.org/2001/XMLSchema" xmlns:p="http://schemas.microsoft.com/office/2006/metadata/properties" xmlns:ns2="cd06aa3d-b73b-40c3-ba98-b7cd9f25231d" xmlns:ns3="http://schemas.microsoft.com/sharepoint/v4" xmlns:ns4="9d836cec-1f84-4596-8eba-fdf6e7eb8110" targetNamespace="http://schemas.microsoft.com/office/2006/metadata/properties" ma:root="true" ma:fieldsID="bdac7be9a52d03e659401ff96e9e59c0" ns2:_="" ns3:_="" ns4:_="">
    <xsd:import namespace="cd06aa3d-b73b-40c3-ba98-b7cd9f25231d"/>
    <xsd:import namespace="http://schemas.microsoft.com/sharepoint/v4"/>
    <xsd:import namespace="9d836cec-1f84-4596-8eba-fdf6e7eb811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IconOverlay" minOccurs="0"/>
                <xsd:element ref="ns4:MediaServiceMetadata" minOccurs="0"/>
                <xsd:element ref="ns4:MediaServiceFastMetadata"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06aa3d-b73b-40c3-ba98-b7cd9f25231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2"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d836cec-1f84-4596-8eba-fdf6e7eb8110"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AutoTags" ma:index="63" nillable="true" ma:displayName="MediaServiceAutoTags" ma:internalName="MediaServiceAutoTags" ma:readOnly="true">
      <xsd:simpleType>
        <xsd:restriction base="dms:Text"/>
      </xsd:simpleType>
    </xsd:element>
    <xsd:element name="MediaServiceOCR" ma:index="64"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A85682-97F3-42A2-BDD4-E675405048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06aa3d-b73b-40c3-ba98-b7cd9f25231d"/>
    <ds:schemaRef ds:uri="http://schemas.microsoft.com/sharepoint/v4"/>
    <ds:schemaRef ds:uri="9d836cec-1f84-4596-8eba-fdf6e7eb81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DA8D9D-FB7F-4563-9B81-9A6EC19C8420}">
  <ds:schemaRefs>
    <ds:schemaRef ds:uri="http://schemas.microsoft.com/sharepoint/v3/contenttype/forms"/>
  </ds:schemaRefs>
</ds:datastoreItem>
</file>

<file path=customXml/itemProps3.xml><?xml version="1.0" encoding="utf-8"?>
<ds:datastoreItem xmlns:ds="http://schemas.openxmlformats.org/officeDocument/2006/customXml" ds:itemID="{3E5DF1D6-54AE-45D7-B791-21B41EB11505}">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422C142D-EC96-4996-B9BD-35C3488D5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6C460721</Template>
  <TotalTime>0</TotalTime>
  <Pages>18</Pages>
  <Words>5173</Words>
  <Characters>29488</Characters>
  <Application>Microsoft Office Word</Application>
  <DocSecurity>0</DocSecurity>
  <Lines>245</Lines>
  <Paragraphs>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NX2-00002</vt:lpstr>
    </vt:vector>
  </TitlesOfParts>
  <Manager/>
  <Company>NXP</Company>
  <LinksUpToDate>false</LinksUpToDate>
  <CharactersWithSpaces>34592</CharactersWithSpaces>
  <SharedDoc>false</SharedDoc>
  <HLinks>
    <vt:vector size="18" baseType="variant">
      <vt:variant>
        <vt:i4>1245258</vt:i4>
      </vt:variant>
      <vt:variant>
        <vt:i4>60</vt:i4>
      </vt:variant>
      <vt:variant>
        <vt:i4>0</vt:i4>
      </vt:variant>
      <vt:variant>
        <vt:i4>5</vt:i4>
      </vt:variant>
      <vt:variant>
        <vt:lpwstr>https://summit.freescale.net/</vt:lpwstr>
      </vt:variant>
      <vt:variant>
        <vt:lpwstr/>
      </vt:variant>
      <vt:variant>
        <vt:i4>3342383</vt:i4>
      </vt:variant>
      <vt:variant>
        <vt:i4>54</vt:i4>
      </vt:variant>
      <vt:variant>
        <vt:i4>0</vt:i4>
      </vt:variant>
      <vt:variant>
        <vt:i4>5</vt:i4>
      </vt:variant>
      <vt:variant>
        <vt:lpwstr>http://nww.nxp.com/excellence/html/Power-Flow.html</vt:lpwstr>
      </vt:variant>
      <vt:variant>
        <vt:lpwstr/>
      </vt:variant>
      <vt:variant>
        <vt:i4>1769501</vt:i4>
      </vt:variant>
      <vt:variant>
        <vt:i4>0</vt:i4>
      </vt:variant>
      <vt:variant>
        <vt:i4>0</vt:i4>
      </vt:variant>
      <vt:variant>
        <vt:i4>5</vt:i4>
      </vt:variant>
      <vt:variant>
        <vt:lpwstr>http://nww.prod.plm.nxp.com:7101/enovia/servlet/Webpublishing?type=OMS-NX1&amp;name=NX1-00008&amp;fileName=NX1-00008.pdf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keywords>Document, Template</cp:keywords>
  <dc:description>Edit the Author Title and Subject with your name, the Assigned NX number if known and the Title of the procedure should be in the subject please.</dc:description>
  <cp:lastModifiedBy>Samrat Guha Niyogi</cp:lastModifiedBy>
  <cp:revision>4</cp:revision>
  <cp:lastPrinted>2009-08-26T05:28:00Z</cp:lastPrinted>
  <dcterms:created xsi:type="dcterms:W3CDTF">2023-01-24T06:32:00Z</dcterms:created>
  <dcterms:modified xsi:type="dcterms:W3CDTF">2023-01-24T07:07:00Z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SC_AUTHOR">
    <vt:lpwstr/>
  </property>
  <property fmtid="{D5CDD505-2E9C-101B-9397-08002B2CF9AE}" pid="4" name="SC_OWNER">
    <vt:lpwstr>Harpreet.Bhullar@nxp.com</vt:lpwstr>
  </property>
  <property fmtid="{D5CDD505-2E9C-101B-9397-08002B2CF9AE}" pid="5" name="SC_ALLOWEDWEBPUBLISH">
    <vt:lpwstr>Yes</vt:lpwstr>
  </property>
  <property fmtid="{D5CDD505-2E9C-101B-9397-08002B2CF9AE}" pid="6" name="Author">
    <vt:lpwstr>Harpreet Bhullar</vt:lpwstr>
  </property>
  <property fmtid="{D5CDD505-2E9C-101B-9397-08002B2CF9AE}" pid="7" name="SC_OBJECTTYPE">
    <vt:lpwstr>Document</vt:lpwstr>
  </property>
  <property fmtid="{D5CDD505-2E9C-101B-9397-08002B2CF9AE}" pid="8" name="SC_PROJECTSPONSOR">
    <vt:lpwstr>0525</vt:lpwstr>
  </property>
  <property fmtid="{D5CDD505-2E9C-101B-9397-08002B2CF9AE}" pid="9" name="SC_DOCOWNER">
    <vt:lpwstr/>
  </property>
  <property fmtid="{D5CDD505-2E9C-101B-9397-08002B2CF9AE}" pid="10" name="SC_KEYWORDS">
    <vt:lpwstr/>
  </property>
  <property fmtid="{D5CDD505-2E9C-101B-9397-08002B2CF9AE}" pid="11" name="SC_OMSDOCTYPE">
    <vt:lpwstr/>
  </property>
  <property fmtid="{D5CDD505-2E9C-101B-9397-08002B2CF9AE}" pid="12" name="SC_SUBTITLE">
    <vt:lpwstr/>
  </property>
  <property fmtid="{D5CDD505-2E9C-101B-9397-08002B2CF9AE}" pid="13" name="SC_SECURITYLEVEL">
    <vt:lpwstr>Internal</vt:lpwstr>
  </property>
  <property fmtid="{D5CDD505-2E9C-101B-9397-08002B2CF9AE}" pid="14" name="Manager">
    <vt:lpwstr/>
  </property>
  <property fmtid="{D5CDD505-2E9C-101B-9397-08002B2CF9AE}" pid="15" name="SC_ALLOWEDFORCUSTOMER">
    <vt:lpwstr>No</vt:lpwstr>
  </property>
  <property fmtid="{D5CDD505-2E9C-101B-9397-08002B2CF9AE}" pid="16" name="SC_NAVIGATORURL">
    <vt:lpwstr>http://nww.prod.plm.nxp.com:7101/enovia/common/emxNavigator.jsp?objectId=16361.29649.57600.51040&amp;mode=Menu&amp;portal=true</vt:lpwstr>
  </property>
  <property fmtid="{D5CDD505-2E9C-101B-9397-08002B2CF9AE}" pid="17" name="SC_DESCRIPTION">
    <vt:lpwstr>SOW template for BCaM7 projects</vt:lpwstr>
  </property>
  <property fmtid="{D5CDD505-2E9C-101B-9397-08002B2CF9AE}" pid="18" name="Company">
    <vt:lpwstr/>
  </property>
  <property fmtid="{D5CDD505-2E9C-101B-9397-08002B2CF9AE}" pid="19" name="SC_WEBPUBLISHURL">
    <vt:lpwstr>http://nww.prod.plm.nxp.com:7101/enovia/servlet/Webpublishing?type=Document&amp;name=DOC-256537&amp;fileName=Auto BCaM7 Statement of Work.docx
</vt:lpwstr>
  </property>
  <property fmtid="{D5CDD505-2E9C-101B-9397-08002B2CF9AE}" pid="20" name="SC_KEYIDENTIFIER">
    <vt:lpwstr>DOC-</vt:lpwstr>
  </property>
  <property fmtid="{D5CDD505-2E9C-101B-9397-08002B2CF9AE}" pid="21" name="Keywords">
    <vt:lpwstr>Document, Template</vt:lpwstr>
  </property>
  <property fmtid="{D5CDD505-2E9C-101B-9397-08002B2CF9AE}" pid="22" name="Comments">
    <vt:lpwstr/>
  </property>
  <property fmtid="{D5CDD505-2E9C-101B-9397-08002B2CF9AE}" pid="23" name="Subject">
    <vt:lpwstr/>
  </property>
  <property fmtid="{D5CDD505-2E9C-101B-9397-08002B2CF9AE}" pid="24" name="SC_CREATIONDATE">
    <vt:lpwstr>2020-03-02 16:09:19</vt:lpwstr>
  </property>
  <property fmtid="{D5CDD505-2E9C-101B-9397-08002B2CF9AE}" pid="25" name="SC_DOCID">
    <vt:lpwstr>16361.29649.57600.51040</vt:lpwstr>
  </property>
  <property fmtid="{D5CDD505-2E9C-101B-9397-08002B2CF9AE}" pid="26" name="SC_CHECKINREASON">
    <vt:lpwstr/>
  </property>
  <property fmtid="{D5CDD505-2E9C-101B-9397-08002B2CF9AE}" pid="27" name="SC_LIFECYCLESTATE">
    <vt:lpwstr>Approved</vt:lpwstr>
  </property>
  <property fmtid="{D5CDD505-2E9C-101B-9397-08002B2CF9AE}" pid="28" name="SC_ORIGINATOR">
    <vt:lpwstr/>
  </property>
  <property fmtid="{D5CDD505-2E9C-101B-9397-08002B2CF9AE}" pid="29" name="SC_FUNCTORGANIZATION">
    <vt:lpwstr/>
  </property>
  <property fmtid="{D5CDD505-2E9C-101B-9397-08002B2CF9AE}" pid="30" name="SC_BUSINESSPROCESS">
    <vt:lpwstr/>
  </property>
  <property fmtid="{D5CDD505-2E9C-101B-9397-08002B2CF9AE}" pid="31" name="Category">
    <vt:lpwstr/>
  </property>
  <property fmtid="{D5CDD505-2E9C-101B-9397-08002B2CF9AE}" pid="32" name="SC_ORGANIZATIONSYSTEMVERSION">
    <vt:lpwstr/>
  </property>
  <property fmtid="{D5CDD505-2E9C-101B-9397-08002B2CF9AE}" pid="33" name="SC_MODIFICATIONDATE">
    <vt:lpwstr>2020-03-02 14:32:47</vt:lpwstr>
  </property>
  <property fmtid="{D5CDD505-2E9C-101B-9397-08002B2CF9AE}" pid="34" name="SC_REVISION">
    <vt:lpwstr>3</vt:lpwstr>
  </property>
  <property fmtid="{D5CDD505-2E9C-101B-9397-08002B2CF9AE}" pid="35" name="SC_SPARCPROJECTID">
    <vt:lpwstr/>
  </property>
  <property fmtid="{D5CDD505-2E9C-101B-9397-08002B2CF9AE}" pid="36" name="SC_PROJECTNAME">
    <vt:lpwstr>Quality Management System</vt:lpwstr>
  </property>
  <property fmtid="{D5CDD505-2E9C-101B-9397-08002B2CF9AE}" pid="37" name="SC_DESIGNDOCTYPE">
    <vt:lpwstr>Miscellaneous</vt:lpwstr>
  </property>
  <property fmtid="{D5CDD505-2E9C-101B-9397-08002B2CF9AE}" pid="38" name="SC_ORGANIZATION">
    <vt:lpwstr/>
  </property>
  <property fmtid="{D5CDD505-2E9C-101B-9397-08002B2CF9AE}" pid="39" name="SC_MANUFACTURINGDOCTYPE">
    <vt:lpwstr/>
  </property>
  <property fmtid="{D5CDD505-2E9C-101B-9397-08002B2CF9AE}" pid="40" name="ContentTypeId">
    <vt:lpwstr>0x010100C2DCCC1EAF84B94A8C5C8C109EFB073F</vt:lpwstr>
  </property>
  <property fmtid="{D5CDD505-2E9C-101B-9397-08002B2CF9AE}" pid="41" name="content type PMO">
    <vt:lpwstr>Mandate</vt:lpwstr>
  </property>
  <property fmtid="{D5CDD505-2E9C-101B-9397-08002B2CF9AE}" pid="42" name="Security">
    <vt:lpwstr>4;#COMPANY INTERNAL|fba6ddd2-c0d6-406a-843f-19fb8f95d116</vt:lpwstr>
  </property>
  <property fmtid="{D5CDD505-2E9C-101B-9397-08002B2CF9AE}" pid="43" name="OwningOrganization">
    <vt:lpwstr/>
  </property>
  <property fmtid="{D5CDD505-2E9C-101B-9397-08002B2CF9AE}" pid="44" name="Applicable To">
    <vt:lpwstr>BL RFP</vt:lpwstr>
  </property>
  <property fmtid="{D5CDD505-2E9C-101B-9397-08002B2CF9AE}" pid="45" name="BusinessProcess">
    <vt:lpwstr/>
  </property>
  <property fmtid="{D5CDD505-2E9C-101B-9397-08002B2CF9AE}" pid="46" name="of386e9c175e49338c84f1dec815ceb8">
    <vt:lpwstr>Level 3 (BL, Site,…)|55224b7d-a4b9-4217-a6d0-65f6098c91c2</vt:lpwstr>
  </property>
  <property fmtid="{D5CDD505-2E9C-101B-9397-08002B2CF9AE}" pid="47" name="_dlc_DocIdItemGuid">
    <vt:lpwstr>46675220-c9f5-459e-91e1-600ee2ff8c9a</vt:lpwstr>
  </property>
  <property fmtid="{D5CDD505-2E9C-101B-9397-08002B2CF9AE}" pid="48" name="Level">
    <vt:lpwstr>3;#Level 3 (BL, Site,…)|55224b7d-a4b9-4217-a6d0-65f6098c91c2</vt:lpwstr>
  </property>
  <property fmtid="{D5CDD505-2E9C-101B-9397-08002B2CF9AE}" pid="49" name="SC_TITLE">
    <vt:lpwstr>Template SOW</vt:lpwstr>
  </property>
</Properties>
</file>