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900" w:type="dxa"/>
        <w:tblInd w:w="-40" w:type="dxa"/>
        <w:tblBorders>
          <w:top w:val="single" w:sz="2" w:space="0" w:color="003883"/>
          <w:bottom w:val="single" w:sz="2" w:space="0" w:color="003883"/>
          <w:insideH w:val="single" w:sz="2" w:space="0" w:color="B3C3DA"/>
        </w:tblBorders>
        <w:tblLayout w:type="fixed"/>
        <w:tblCellMar>
          <w:top w:w="14" w:type="dxa"/>
          <w:left w:w="360" w:type="dxa"/>
          <w:right w:w="86" w:type="dxa"/>
        </w:tblCellMar>
        <w:tblLook w:val="0000" w:firstRow="0" w:lastRow="0" w:firstColumn="0" w:lastColumn="0" w:noHBand="0" w:noVBand="0"/>
      </w:tblPr>
      <w:tblGrid>
        <w:gridCol w:w="1900"/>
        <w:gridCol w:w="6000"/>
      </w:tblGrid>
      <w:tr w:rsidR="001753B3" w14:paraId="21FECE22" w14:textId="77777777" w:rsidTr="00C608C4">
        <w:trPr>
          <w:cantSplit/>
        </w:trPr>
        <w:tc>
          <w:tcPr>
            <w:tcW w:w="7900" w:type="dxa"/>
            <w:gridSpan w:val="2"/>
            <w:tcBorders>
              <w:top w:val="nil"/>
              <w:bottom w:val="single" w:sz="2" w:space="0" w:color="5E89C1"/>
            </w:tcBorders>
            <w:tcMar>
              <w:top w:w="20" w:type="dxa"/>
              <w:left w:w="0" w:type="dxa"/>
              <w:bottom w:w="20" w:type="dxa"/>
              <w:right w:w="0" w:type="dxa"/>
            </w:tcMar>
          </w:tcPr>
          <w:p w14:paraId="78EFC8FF" w14:textId="77777777" w:rsidR="001753B3" w:rsidRDefault="001753B3" w:rsidP="00263C9F">
            <w:pPr>
              <w:pStyle w:val="Tabletitleunnumbered"/>
            </w:pPr>
            <w:r>
              <w:t>Document information</w:t>
            </w:r>
          </w:p>
        </w:tc>
      </w:tr>
      <w:tr w:rsidR="001753B3" w14:paraId="7DFAB094" w14:textId="77777777" w:rsidTr="00C608C4">
        <w:trPr>
          <w:cantSplit/>
        </w:trPr>
        <w:tc>
          <w:tcPr>
            <w:tcW w:w="1900" w:type="dxa"/>
            <w:tcBorders>
              <w:top w:val="single" w:sz="2" w:space="0" w:color="5E89C1"/>
              <w:bottom w:val="nil"/>
            </w:tcBorders>
            <w:shd w:val="clear" w:color="auto" w:fill="EFF3F9"/>
          </w:tcPr>
          <w:p w14:paraId="4736AC9E" w14:textId="77777777" w:rsidR="001753B3" w:rsidRDefault="001753B3" w:rsidP="00263C9F">
            <w:pPr>
              <w:pStyle w:val="Tablehead"/>
            </w:pPr>
            <w:r>
              <w:t>Info</w:t>
            </w:r>
          </w:p>
        </w:tc>
        <w:tc>
          <w:tcPr>
            <w:tcW w:w="6000" w:type="dxa"/>
            <w:tcBorders>
              <w:top w:val="single" w:sz="2" w:space="0" w:color="5E89C1"/>
              <w:bottom w:val="nil"/>
            </w:tcBorders>
            <w:shd w:val="clear" w:color="auto" w:fill="EFF3F9"/>
          </w:tcPr>
          <w:p w14:paraId="17890111" w14:textId="77777777" w:rsidR="001753B3" w:rsidRDefault="001753B3" w:rsidP="00263C9F">
            <w:pPr>
              <w:pStyle w:val="Tablehead"/>
            </w:pPr>
            <w:r>
              <w:t>Content</w:t>
            </w:r>
          </w:p>
        </w:tc>
      </w:tr>
      <w:tr w:rsidR="001753B3" w:rsidRPr="00665719" w14:paraId="756518CB" w14:textId="77777777" w:rsidTr="00C608C4">
        <w:trPr>
          <w:cantSplit/>
        </w:trPr>
        <w:tc>
          <w:tcPr>
            <w:tcW w:w="1900" w:type="dxa"/>
            <w:tcBorders>
              <w:top w:val="nil"/>
              <w:bottom w:val="single" w:sz="2" w:space="0" w:color="CFDCEC"/>
            </w:tcBorders>
          </w:tcPr>
          <w:p w14:paraId="155521F1" w14:textId="77777777" w:rsidR="001753B3" w:rsidRDefault="001753B3" w:rsidP="00263C9F">
            <w:pPr>
              <w:pStyle w:val="Tablehead"/>
            </w:pPr>
            <w:r>
              <w:t>Author(s)</w:t>
            </w:r>
          </w:p>
        </w:tc>
        <w:tc>
          <w:tcPr>
            <w:tcW w:w="6000" w:type="dxa"/>
            <w:tcBorders>
              <w:top w:val="nil"/>
              <w:bottom w:val="single" w:sz="2" w:space="0" w:color="CFDCEC"/>
            </w:tcBorders>
          </w:tcPr>
          <w:p w14:paraId="7E03DDE8" w14:textId="77777777" w:rsidR="001753B3" w:rsidRPr="00096301" w:rsidRDefault="001753B3" w:rsidP="00263C9F">
            <w:pPr>
              <w:pStyle w:val="Tablebody"/>
              <w:rPr>
                <w:lang w:val="fr-FR"/>
              </w:rPr>
            </w:pPr>
            <w:r w:rsidRPr="00096301">
              <w:rPr>
                <w:lang w:val="fr-FR"/>
              </w:rPr>
              <w:t>Dominique Delbecq/Olivier Doare/Ayoub Rifai</w:t>
            </w:r>
          </w:p>
        </w:tc>
      </w:tr>
      <w:tr w:rsidR="001753B3" w14:paraId="4F76614B" w14:textId="77777777" w:rsidTr="00C608C4">
        <w:trPr>
          <w:cantSplit/>
        </w:trPr>
        <w:tc>
          <w:tcPr>
            <w:tcW w:w="1900" w:type="dxa"/>
            <w:tcBorders>
              <w:top w:val="nil"/>
              <w:bottom w:val="single" w:sz="2" w:space="0" w:color="CFDCEC"/>
            </w:tcBorders>
          </w:tcPr>
          <w:p w14:paraId="42752C57" w14:textId="77777777" w:rsidR="001753B3" w:rsidRDefault="001753B3">
            <w:pPr>
              <w:pStyle w:val="Tablehead"/>
            </w:pPr>
            <w:r>
              <w:t>Department</w:t>
            </w:r>
          </w:p>
        </w:tc>
        <w:tc>
          <w:tcPr>
            <w:tcW w:w="6000" w:type="dxa"/>
            <w:tcBorders>
              <w:top w:val="nil"/>
              <w:bottom w:val="single" w:sz="2" w:space="0" w:color="CFDCEC"/>
            </w:tcBorders>
          </w:tcPr>
          <w:p w14:paraId="2432E48B" w14:textId="77777777" w:rsidR="001753B3" w:rsidRDefault="001753B3">
            <w:pPr>
              <w:pStyle w:val="Tablebody"/>
            </w:pPr>
            <w:r>
              <w:t>RFP-TLS</w:t>
            </w:r>
          </w:p>
        </w:tc>
      </w:tr>
      <w:tr w:rsidR="001753B3" w:rsidRPr="00431D3F" w14:paraId="3FBCCDDC" w14:textId="77777777" w:rsidTr="00C608C4">
        <w:trPr>
          <w:cantSplit/>
        </w:trPr>
        <w:tc>
          <w:tcPr>
            <w:tcW w:w="1900" w:type="dxa"/>
            <w:tcBorders>
              <w:top w:val="nil"/>
              <w:bottom w:val="single" w:sz="2" w:space="0" w:color="CFDCEC"/>
            </w:tcBorders>
          </w:tcPr>
          <w:p w14:paraId="0B7F47F3" w14:textId="77777777" w:rsidR="001753B3" w:rsidRDefault="001753B3">
            <w:pPr>
              <w:pStyle w:val="Tablehead"/>
            </w:pPr>
            <w:r>
              <w:t>Keywords</w:t>
            </w:r>
          </w:p>
        </w:tc>
        <w:tc>
          <w:tcPr>
            <w:tcW w:w="6000" w:type="dxa"/>
            <w:tcBorders>
              <w:top w:val="nil"/>
              <w:bottom w:val="single" w:sz="2" w:space="0" w:color="CFDCEC"/>
            </w:tcBorders>
          </w:tcPr>
          <w:p w14:paraId="2CF7F69E" w14:textId="77777777" w:rsidR="001753B3" w:rsidRPr="00A12529" w:rsidRDefault="001753B3">
            <w:pPr>
              <w:pStyle w:val="Tablebody"/>
              <w:rPr>
                <w:lang w:val="fr-FR"/>
              </w:rPr>
            </w:pPr>
            <w:r w:rsidRPr="00A12529">
              <w:rPr>
                <w:lang w:val="fr-FR"/>
              </w:rPr>
              <w:t xml:space="preserve">STRX , </w:t>
            </w:r>
            <w:r>
              <w:rPr>
                <w:lang w:val="fr-FR"/>
              </w:rPr>
              <w:t xml:space="preserve">Bist </w:t>
            </w:r>
            <w:r w:rsidRPr="00A12529">
              <w:rPr>
                <w:lang w:val="fr-FR"/>
              </w:rPr>
              <w:t>, Radar, 77GHz</w:t>
            </w:r>
          </w:p>
        </w:tc>
      </w:tr>
      <w:tr w:rsidR="001753B3" w14:paraId="703A9E87" w14:textId="77777777" w:rsidTr="00C608C4">
        <w:trPr>
          <w:cantSplit/>
        </w:trPr>
        <w:tc>
          <w:tcPr>
            <w:tcW w:w="1900" w:type="dxa"/>
            <w:tcBorders>
              <w:top w:val="single" w:sz="2" w:space="0" w:color="CFDCEC"/>
              <w:bottom w:val="single" w:sz="2" w:space="0" w:color="CFDCEC"/>
            </w:tcBorders>
          </w:tcPr>
          <w:p w14:paraId="49324F2E" w14:textId="77777777" w:rsidR="001753B3" w:rsidRDefault="001753B3">
            <w:pPr>
              <w:pStyle w:val="Tablehead"/>
            </w:pPr>
            <w:r>
              <w:t>Abstract</w:t>
            </w:r>
          </w:p>
        </w:tc>
        <w:tc>
          <w:tcPr>
            <w:tcW w:w="6000" w:type="dxa"/>
            <w:tcBorders>
              <w:top w:val="single" w:sz="2" w:space="0" w:color="CFDCEC"/>
              <w:bottom w:val="single" w:sz="2" w:space="0" w:color="CFDCEC"/>
            </w:tcBorders>
          </w:tcPr>
          <w:p w14:paraId="2A1484E2" w14:textId="77777777" w:rsidR="001753B3" w:rsidRDefault="001753B3">
            <w:pPr>
              <w:pStyle w:val="Tablebody"/>
            </w:pPr>
            <w:r>
              <w:t>&lt;Abstract text&gt;</w:t>
            </w:r>
          </w:p>
        </w:tc>
      </w:tr>
      <w:tr w:rsidR="001753B3" w14:paraId="12F0AAE3" w14:textId="77777777" w:rsidTr="00C608C4">
        <w:trPr>
          <w:cantSplit/>
        </w:trPr>
        <w:tc>
          <w:tcPr>
            <w:tcW w:w="1900" w:type="dxa"/>
            <w:tcBorders>
              <w:top w:val="single" w:sz="2" w:space="0" w:color="CFDCEC"/>
              <w:bottom w:val="single" w:sz="2" w:space="0" w:color="CFDCEC"/>
            </w:tcBorders>
          </w:tcPr>
          <w:p w14:paraId="13E08560" w14:textId="77777777" w:rsidR="001753B3" w:rsidRDefault="001753B3">
            <w:pPr>
              <w:pStyle w:val="Tablehead"/>
            </w:pPr>
            <w:r>
              <w:t>SGI</w:t>
            </w:r>
          </w:p>
        </w:tc>
        <w:tc>
          <w:tcPr>
            <w:tcW w:w="6000" w:type="dxa"/>
            <w:tcBorders>
              <w:top w:val="single" w:sz="2" w:space="0" w:color="CFDCEC"/>
              <w:bottom w:val="single" w:sz="2" w:space="0" w:color="CFDCEC"/>
            </w:tcBorders>
          </w:tcPr>
          <w:p w14:paraId="27696FBF" w14:textId="77777777" w:rsidR="001753B3" w:rsidRDefault="001753B3">
            <w:pPr>
              <w:pStyle w:val="Tablebody"/>
            </w:pPr>
            <w:r>
              <w:t>&lt;value&gt;</w:t>
            </w:r>
          </w:p>
        </w:tc>
      </w:tr>
      <w:tr w:rsidR="001753B3" w14:paraId="24951E81" w14:textId="77777777" w:rsidTr="00C608C4">
        <w:trPr>
          <w:cantSplit/>
        </w:trPr>
        <w:tc>
          <w:tcPr>
            <w:tcW w:w="1900" w:type="dxa"/>
            <w:tcBorders>
              <w:top w:val="single" w:sz="2" w:space="0" w:color="CFDCEC"/>
              <w:bottom w:val="single" w:sz="2" w:space="0" w:color="CFDCEC"/>
            </w:tcBorders>
          </w:tcPr>
          <w:p w14:paraId="35D8784B" w14:textId="77777777" w:rsidR="001753B3" w:rsidRDefault="001753B3">
            <w:pPr>
              <w:pStyle w:val="Tablehead"/>
            </w:pPr>
            <w:r>
              <w:t>ECCN</w:t>
            </w:r>
          </w:p>
        </w:tc>
        <w:tc>
          <w:tcPr>
            <w:tcW w:w="6000" w:type="dxa"/>
            <w:tcBorders>
              <w:top w:val="single" w:sz="2" w:space="0" w:color="CFDCEC"/>
              <w:bottom w:val="single" w:sz="2" w:space="0" w:color="CFDCEC"/>
            </w:tcBorders>
          </w:tcPr>
          <w:p w14:paraId="4C8BA711" w14:textId="77777777" w:rsidR="001753B3" w:rsidRDefault="001753B3">
            <w:pPr>
              <w:pStyle w:val="Tablebody"/>
            </w:pPr>
            <w:r>
              <w:t>&lt;code&gt;</w:t>
            </w:r>
          </w:p>
        </w:tc>
      </w:tr>
      <w:tr w:rsidR="001753B3" w14:paraId="0A56152E" w14:textId="77777777" w:rsidTr="00C608C4">
        <w:trPr>
          <w:cantSplit/>
        </w:trPr>
        <w:tc>
          <w:tcPr>
            <w:tcW w:w="1900" w:type="dxa"/>
            <w:tcBorders>
              <w:top w:val="single" w:sz="2" w:space="0" w:color="CFDCEC"/>
              <w:bottom w:val="single" w:sz="2" w:space="0" w:color="5E89C1"/>
            </w:tcBorders>
          </w:tcPr>
          <w:p w14:paraId="07C000DA" w14:textId="77777777" w:rsidR="001753B3" w:rsidRDefault="001753B3">
            <w:pPr>
              <w:pStyle w:val="Tablehead"/>
            </w:pPr>
            <w:r>
              <w:t>US origin</w:t>
            </w:r>
          </w:p>
        </w:tc>
        <w:tc>
          <w:tcPr>
            <w:tcW w:w="6000" w:type="dxa"/>
            <w:tcBorders>
              <w:top w:val="single" w:sz="2" w:space="0" w:color="CFDCEC"/>
              <w:bottom w:val="single" w:sz="2" w:space="0" w:color="5E89C1"/>
            </w:tcBorders>
          </w:tcPr>
          <w:p w14:paraId="6BED5155" w14:textId="77777777" w:rsidR="001753B3" w:rsidRDefault="001753B3">
            <w:pPr>
              <w:pStyle w:val="Tablebody"/>
            </w:pPr>
            <w:r>
              <w:t>No</w:t>
            </w:r>
          </w:p>
        </w:tc>
      </w:tr>
    </w:tbl>
    <w:p w14:paraId="23773D62" w14:textId="77777777" w:rsidR="001753B3" w:rsidRDefault="001753B3">
      <w:pPr>
        <w:pStyle w:val="Anchor"/>
      </w:pPr>
    </w:p>
    <w:tbl>
      <w:tblPr>
        <w:tblW w:w="7900" w:type="dxa"/>
        <w:tblInd w:w="-40" w:type="dxa"/>
        <w:tblBorders>
          <w:top w:val="single" w:sz="2" w:space="0" w:color="003883"/>
          <w:bottom w:val="single" w:sz="2" w:space="0" w:color="003883"/>
          <w:insideH w:val="single" w:sz="2" w:space="0" w:color="B3C3DA"/>
        </w:tblBorders>
        <w:tblLayout w:type="fixed"/>
        <w:tblCellMar>
          <w:top w:w="20" w:type="dxa"/>
          <w:left w:w="40" w:type="dxa"/>
          <w:right w:w="80" w:type="dxa"/>
        </w:tblCellMar>
        <w:tblLook w:val="0000" w:firstRow="0" w:lastRow="0" w:firstColumn="0" w:lastColumn="0" w:noHBand="0" w:noVBand="0"/>
      </w:tblPr>
      <w:tblGrid>
        <w:gridCol w:w="3100"/>
        <w:gridCol w:w="1700"/>
        <w:gridCol w:w="3100"/>
      </w:tblGrid>
      <w:tr w:rsidR="001753B3" w14:paraId="6DE00D70" w14:textId="77777777" w:rsidTr="00C608C4">
        <w:trPr>
          <w:cantSplit/>
        </w:trPr>
        <w:tc>
          <w:tcPr>
            <w:tcW w:w="7900" w:type="dxa"/>
            <w:gridSpan w:val="3"/>
            <w:tcBorders>
              <w:top w:val="nil"/>
              <w:bottom w:val="single" w:sz="2" w:space="0" w:color="5E89C1"/>
            </w:tcBorders>
            <w:tcMar>
              <w:top w:w="20" w:type="dxa"/>
              <w:left w:w="0" w:type="dxa"/>
              <w:bottom w:w="20" w:type="dxa"/>
              <w:right w:w="0" w:type="dxa"/>
            </w:tcMar>
          </w:tcPr>
          <w:p w14:paraId="307AB0DE" w14:textId="77777777" w:rsidR="001753B3" w:rsidRDefault="001753B3">
            <w:pPr>
              <w:pStyle w:val="Tabletitleunnumbered"/>
            </w:pPr>
            <w:r>
              <w:t>Distribution information</w:t>
            </w:r>
          </w:p>
        </w:tc>
      </w:tr>
      <w:tr w:rsidR="001753B3" w14:paraId="6368A695" w14:textId="77777777" w:rsidTr="00C608C4">
        <w:trPr>
          <w:cantSplit/>
        </w:trPr>
        <w:tc>
          <w:tcPr>
            <w:tcW w:w="3100" w:type="dxa"/>
            <w:tcBorders>
              <w:top w:val="single" w:sz="2" w:space="0" w:color="5E89C1"/>
              <w:bottom w:val="nil"/>
            </w:tcBorders>
            <w:shd w:val="clear" w:color="auto" w:fill="EFF3F9"/>
          </w:tcPr>
          <w:p w14:paraId="477064E4" w14:textId="77777777" w:rsidR="001753B3" w:rsidRDefault="001753B3">
            <w:pPr>
              <w:pStyle w:val="Tablehead"/>
            </w:pPr>
            <w:r>
              <w:t>Name</w:t>
            </w:r>
          </w:p>
        </w:tc>
        <w:tc>
          <w:tcPr>
            <w:tcW w:w="1700" w:type="dxa"/>
            <w:tcBorders>
              <w:top w:val="single" w:sz="2" w:space="0" w:color="5E89C1"/>
              <w:bottom w:val="nil"/>
            </w:tcBorders>
            <w:shd w:val="clear" w:color="auto" w:fill="EFF3F9"/>
          </w:tcPr>
          <w:p w14:paraId="3DDB6B8D" w14:textId="77777777" w:rsidR="001753B3" w:rsidRDefault="001753B3">
            <w:pPr>
              <w:pStyle w:val="Tablehead"/>
            </w:pPr>
            <w:r>
              <w:t>Department</w:t>
            </w:r>
          </w:p>
        </w:tc>
        <w:tc>
          <w:tcPr>
            <w:tcW w:w="3100" w:type="dxa"/>
            <w:tcBorders>
              <w:top w:val="single" w:sz="2" w:space="0" w:color="5E89C1"/>
              <w:bottom w:val="nil"/>
            </w:tcBorders>
            <w:shd w:val="clear" w:color="auto" w:fill="EFF3F9"/>
          </w:tcPr>
          <w:p w14:paraId="25B9C934" w14:textId="77777777" w:rsidR="001753B3" w:rsidRDefault="001753B3">
            <w:pPr>
              <w:pStyle w:val="Tablehead"/>
            </w:pPr>
            <w:r>
              <w:t>Address</w:t>
            </w:r>
          </w:p>
        </w:tc>
      </w:tr>
      <w:tr w:rsidR="001753B3" w14:paraId="6B8DC7DE" w14:textId="77777777" w:rsidTr="00C608C4">
        <w:trPr>
          <w:cantSplit/>
        </w:trPr>
        <w:tc>
          <w:tcPr>
            <w:tcW w:w="3100" w:type="dxa"/>
            <w:tcBorders>
              <w:top w:val="nil"/>
              <w:bottom w:val="single" w:sz="2" w:space="0" w:color="CFDCEC"/>
            </w:tcBorders>
          </w:tcPr>
          <w:p w14:paraId="40CB820A" w14:textId="77777777" w:rsidR="001753B3" w:rsidRPr="00DF230A" w:rsidRDefault="001753B3">
            <w:pPr>
              <w:pStyle w:val="Tablehead"/>
            </w:pPr>
          </w:p>
        </w:tc>
        <w:tc>
          <w:tcPr>
            <w:tcW w:w="1700" w:type="dxa"/>
            <w:tcBorders>
              <w:top w:val="nil"/>
              <w:bottom w:val="single" w:sz="2" w:space="0" w:color="CFDCEC"/>
            </w:tcBorders>
          </w:tcPr>
          <w:p w14:paraId="5A48804A" w14:textId="77777777" w:rsidR="001753B3" w:rsidRDefault="001753B3">
            <w:pPr>
              <w:pStyle w:val="Tablebody"/>
            </w:pPr>
          </w:p>
        </w:tc>
        <w:tc>
          <w:tcPr>
            <w:tcW w:w="3100" w:type="dxa"/>
            <w:tcBorders>
              <w:top w:val="nil"/>
              <w:bottom w:val="single" w:sz="2" w:space="0" w:color="CFDCEC"/>
            </w:tcBorders>
          </w:tcPr>
          <w:p w14:paraId="2A6E7BBD" w14:textId="77777777" w:rsidR="001753B3" w:rsidRDefault="001753B3">
            <w:pPr>
              <w:pStyle w:val="Tablebody"/>
            </w:pPr>
          </w:p>
        </w:tc>
      </w:tr>
      <w:tr w:rsidR="001753B3" w14:paraId="69D897AB" w14:textId="77777777" w:rsidTr="00C608C4">
        <w:trPr>
          <w:cantSplit/>
        </w:trPr>
        <w:tc>
          <w:tcPr>
            <w:tcW w:w="3100" w:type="dxa"/>
            <w:tcBorders>
              <w:top w:val="nil"/>
              <w:bottom w:val="single" w:sz="2" w:space="0" w:color="CFDCEC"/>
            </w:tcBorders>
          </w:tcPr>
          <w:p w14:paraId="3939710E" w14:textId="77777777" w:rsidR="001753B3" w:rsidRPr="00DF230A" w:rsidRDefault="001753B3">
            <w:pPr>
              <w:pStyle w:val="Tablehead"/>
            </w:pPr>
          </w:p>
        </w:tc>
        <w:tc>
          <w:tcPr>
            <w:tcW w:w="1700" w:type="dxa"/>
            <w:tcBorders>
              <w:top w:val="nil"/>
              <w:bottom w:val="single" w:sz="2" w:space="0" w:color="CFDCEC"/>
            </w:tcBorders>
          </w:tcPr>
          <w:p w14:paraId="6BB30505" w14:textId="77777777" w:rsidR="001753B3" w:rsidRDefault="001753B3">
            <w:pPr>
              <w:pStyle w:val="Tablebody"/>
            </w:pPr>
          </w:p>
        </w:tc>
        <w:tc>
          <w:tcPr>
            <w:tcW w:w="3100" w:type="dxa"/>
            <w:tcBorders>
              <w:top w:val="nil"/>
              <w:bottom w:val="single" w:sz="2" w:space="0" w:color="CFDCEC"/>
            </w:tcBorders>
          </w:tcPr>
          <w:p w14:paraId="4DD46FFA" w14:textId="77777777" w:rsidR="001753B3" w:rsidRDefault="001753B3">
            <w:pPr>
              <w:pStyle w:val="Tablebody"/>
            </w:pPr>
          </w:p>
        </w:tc>
      </w:tr>
      <w:tr w:rsidR="001753B3" w14:paraId="31244FA2" w14:textId="77777777" w:rsidTr="00C608C4">
        <w:trPr>
          <w:cantSplit/>
        </w:trPr>
        <w:tc>
          <w:tcPr>
            <w:tcW w:w="3100" w:type="dxa"/>
            <w:tcBorders>
              <w:top w:val="nil"/>
              <w:bottom w:val="single" w:sz="2" w:space="0" w:color="CFDCEC"/>
            </w:tcBorders>
          </w:tcPr>
          <w:p w14:paraId="353F70C2" w14:textId="77777777" w:rsidR="001753B3" w:rsidRPr="00DF230A" w:rsidRDefault="001753B3">
            <w:pPr>
              <w:pStyle w:val="Tablehead"/>
            </w:pPr>
          </w:p>
        </w:tc>
        <w:tc>
          <w:tcPr>
            <w:tcW w:w="1700" w:type="dxa"/>
            <w:tcBorders>
              <w:top w:val="nil"/>
              <w:bottom w:val="single" w:sz="2" w:space="0" w:color="CFDCEC"/>
            </w:tcBorders>
          </w:tcPr>
          <w:p w14:paraId="5DD5A30F" w14:textId="77777777" w:rsidR="001753B3" w:rsidRDefault="001753B3">
            <w:pPr>
              <w:pStyle w:val="Tablebody"/>
            </w:pPr>
          </w:p>
        </w:tc>
        <w:tc>
          <w:tcPr>
            <w:tcW w:w="3100" w:type="dxa"/>
            <w:tcBorders>
              <w:top w:val="nil"/>
              <w:bottom w:val="single" w:sz="2" w:space="0" w:color="CFDCEC"/>
            </w:tcBorders>
          </w:tcPr>
          <w:p w14:paraId="67DD5575" w14:textId="77777777" w:rsidR="001753B3" w:rsidRDefault="001753B3">
            <w:pPr>
              <w:pStyle w:val="Tablebody"/>
            </w:pPr>
          </w:p>
        </w:tc>
      </w:tr>
      <w:tr w:rsidR="001753B3" w14:paraId="6C11AA0E" w14:textId="77777777" w:rsidTr="00C608C4">
        <w:trPr>
          <w:cantSplit/>
        </w:trPr>
        <w:tc>
          <w:tcPr>
            <w:tcW w:w="3100" w:type="dxa"/>
            <w:tcBorders>
              <w:top w:val="single" w:sz="2" w:space="0" w:color="CFDCEC"/>
              <w:bottom w:val="single" w:sz="2" w:space="0" w:color="5E89C1"/>
            </w:tcBorders>
          </w:tcPr>
          <w:p w14:paraId="590FC36E" w14:textId="77777777" w:rsidR="001753B3" w:rsidRPr="00DF230A" w:rsidRDefault="001753B3">
            <w:pPr>
              <w:pStyle w:val="Tablehead"/>
            </w:pPr>
          </w:p>
        </w:tc>
        <w:tc>
          <w:tcPr>
            <w:tcW w:w="1700" w:type="dxa"/>
            <w:tcBorders>
              <w:top w:val="single" w:sz="2" w:space="0" w:color="CFDCEC"/>
              <w:bottom w:val="single" w:sz="2" w:space="0" w:color="5E89C1"/>
            </w:tcBorders>
          </w:tcPr>
          <w:p w14:paraId="4CC93B09" w14:textId="77777777" w:rsidR="001753B3" w:rsidRDefault="001753B3">
            <w:pPr>
              <w:pStyle w:val="Tablebody"/>
            </w:pPr>
          </w:p>
        </w:tc>
        <w:tc>
          <w:tcPr>
            <w:tcW w:w="3100" w:type="dxa"/>
            <w:tcBorders>
              <w:top w:val="single" w:sz="2" w:space="0" w:color="CFDCEC"/>
              <w:bottom w:val="single" w:sz="2" w:space="0" w:color="5E89C1"/>
            </w:tcBorders>
          </w:tcPr>
          <w:p w14:paraId="5EEAAD92" w14:textId="77777777" w:rsidR="001753B3" w:rsidRDefault="001753B3">
            <w:pPr>
              <w:pStyle w:val="Tablebody"/>
            </w:pPr>
          </w:p>
        </w:tc>
      </w:tr>
    </w:tbl>
    <w:p w14:paraId="7CB5CA20" w14:textId="77777777" w:rsidR="001753B3" w:rsidRDefault="001753B3">
      <w:pPr>
        <w:pStyle w:val="Anchor"/>
      </w:pPr>
    </w:p>
    <w:p w14:paraId="65183551" w14:textId="77777777" w:rsidR="001753B3" w:rsidRDefault="001753B3">
      <w:pPr>
        <w:pStyle w:val="Body"/>
      </w:pPr>
    </w:p>
    <w:p w14:paraId="6CC262D4" w14:textId="77777777" w:rsidR="001753B3" w:rsidRDefault="001753B3">
      <w:pPr>
        <w:pStyle w:val="Body"/>
        <w:sectPr w:rsidR="001753B3" w:rsidSect="00C608C4">
          <w:headerReference w:type="default" r:id="rId11"/>
          <w:headerReference w:type="first" r:id="rId12"/>
          <w:footerReference w:type="first" r:id="rId13"/>
          <w:pgSz w:w="11900" w:h="15860" w:code="1"/>
          <w:pgMar w:top="2800" w:right="1000" w:bottom="2060" w:left="3000" w:header="0" w:footer="0" w:gutter="0"/>
          <w:cols w:space="720"/>
          <w:titlePg/>
          <w:docGrid w:linePitch="360"/>
        </w:sectPr>
      </w:pPr>
    </w:p>
    <w:tbl>
      <w:tblPr>
        <w:tblW w:w="9900" w:type="dxa"/>
        <w:tblInd w:w="-2000" w:type="dxa"/>
        <w:tblBorders>
          <w:bottom w:val="single" w:sz="2" w:space="0" w:color="003883"/>
          <w:insideH w:val="single" w:sz="2" w:space="0" w:color="B3C3DA"/>
        </w:tblBorders>
        <w:tblLayout w:type="fixed"/>
        <w:tblCellMar>
          <w:top w:w="20" w:type="dxa"/>
          <w:left w:w="40" w:type="dxa"/>
          <w:right w:w="80" w:type="dxa"/>
        </w:tblCellMar>
        <w:tblLook w:val="0000" w:firstRow="0" w:lastRow="0" w:firstColumn="0" w:lastColumn="0" w:noHBand="0" w:noVBand="0"/>
      </w:tblPr>
      <w:tblGrid>
        <w:gridCol w:w="1000"/>
        <w:gridCol w:w="1500"/>
        <w:gridCol w:w="7400"/>
      </w:tblGrid>
      <w:tr w:rsidR="001753B3" w14:paraId="21457F0F" w14:textId="77777777" w:rsidTr="00C608C4">
        <w:trPr>
          <w:cantSplit/>
          <w:tblHeader/>
        </w:trPr>
        <w:tc>
          <w:tcPr>
            <w:tcW w:w="9900" w:type="dxa"/>
            <w:gridSpan w:val="3"/>
            <w:tcBorders>
              <w:top w:val="nil"/>
              <w:bottom w:val="single" w:sz="2" w:space="0" w:color="5E89C1"/>
            </w:tcBorders>
            <w:tcMar>
              <w:top w:w="20" w:type="dxa"/>
              <w:left w:w="0" w:type="dxa"/>
              <w:bottom w:w="20" w:type="dxa"/>
              <w:right w:w="0" w:type="dxa"/>
            </w:tcMar>
          </w:tcPr>
          <w:p w14:paraId="78564943" w14:textId="77777777" w:rsidR="001753B3" w:rsidRDefault="001753B3">
            <w:pPr>
              <w:pStyle w:val="Tabletitleunnumbered"/>
            </w:pPr>
            <w:r>
              <w:t>Revision history</w:t>
            </w:r>
          </w:p>
        </w:tc>
      </w:tr>
      <w:tr w:rsidR="001753B3" w14:paraId="56D2BE34" w14:textId="77777777" w:rsidTr="00C608C4">
        <w:trPr>
          <w:cantSplit/>
          <w:tblHeader/>
        </w:trPr>
        <w:tc>
          <w:tcPr>
            <w:tcW w:w="1000" w:type="dxa"/>
            <w:tcBorders>
              <w:top w:val="single" w:sz="2" w:space="0" w:color="5E89C1"/>
              <w:bottom w:val="nil"/>
            </w:tcBorders>
            <w:shd w:val="clear" w:color="auto" w:fill="EFF3F9"/>
          </w:tcPr>
          <w:p w14:paraId="022835B3" w14:textId="77777777" w:rsidR="001753B3" w:rsidRDefault="001753B3">
            <w:pPr>
              <w:pStyle w:val="Tablehead"/>
            </w:pPr>
            <w:r>
              <w:t>Rev</w:t>
            </w:r>
          </w:p>
        </w:tc>
        <w:tc>
          <w:tcPr>
            <w:tcW w:w="1500" w:type="dxa"/>
            <w:tcBorders>
              <w:top w:val="single" w:sz="2" w:space="0" w:color="5E89C1"/>
              <w:bottom w:val="nil"/>
            </w:tcBorders>
            <w:shd w:val="clear" w:color="auto" w:fill="EFF3F9"/>
          </w:tcPr>
          <w:p w14:paraId="5BA0BFEF" w14:textId="77777777" w:rsidR="001753B3" w:rsidRDefault="001753B3">
            <w:pPr>
              <w:pStyle w:val="Tablehead"/>
            </w:pPr>
            <w:r>
              <w:t>Date</w:t>
            </w:r>
          </w:p>
        </w:tc>
        <w:tc>
          <w:tcPr>
            <w:tcW w:w="7400" w:type="dxa"/>
            <w:tcBorders>
              <w:top w:val="single" w:sz="2" w:space="0" w:color="5E89C1"/>
              <w:bottom w:val="nil"/>
            </w:tcBorders>
            <w:shd w:val="clear" w:color="auto" w:fill="EFF3F9"/>
          </w:tcPr>
          <w:p w14:paraId="40F01E9A" w14:textId="77777777" w:rsidR="001753B3" w:rsidRDefault="001753B3">
            <w:pPr>
              <w:pStyle w:val="Tablehead"/>
            </w:pPr>
            <w:r>
              <w:t>Description</w:t>
            </w:r>
          </w:p>
        </w:tc>
      </w:tr>
      <w:tr w:rsidR="001753B3" w14:paraId="1659AA66" w14:textId="77777777" w:rsidTr="00C608C4">
        <w:tc>
          <w:tcPr>
            <w:tcW w:w="1000" w:type="dxa"/>
            <w:tcBorders>
              <w:top w:val="nil"/>
              <w:bottom w:val="single" w:sz="2" w:space="0" w:color="CFDCEC"/>
            </w:tcBorders>
          </w:tcPr>
          <w:p w14:paraId="6DD7BCEF" w14:textId="77777777" w:rsidR="001753B3" w:rsidRDefault="001753B3">
            <w:pPr>
              <w:pStyle w:val="Tablebody"/>
            </w:pPr>
            <w:r>
              <w:t>1</w:t>
            </w:r>
          </w:p>
        </w:tc>
        <w:tc>
          <w:tcPr>
            <w:tcW w:w="1500" w:type="dxa"/>
            <w:tcBorders>
              <w:top w:val="nil"/>
              <w:bottom w:val="single" w:sz="2" w:space="0" w:color="CFDCEC"/>
            </w:tcBorders>
          </w:tcPr>
          <w:p w14:paraId="08781A2F" w14:textId="77777777" w:rsidR="001753B3" w:rsidRDefault="001753B3">
            <w:pPr>
              <w:pStyle w:val="Tablebody"/>
            </w:pPr>
            <w:r>
              <w:t>29/1/2020</w:t>
            </w:r>
          </w:p>
        </w:tc>
        <w:tc>
          <w:tcPr>
            <w:tcW w:w="7400" w:type="dxa"/>
            <w:tcBorders>
              <w:top w:val="nil"/>
              <w:bottom w:val="single" w:sz="2" w:space="0" w:color="CFDCEC"/>
            </w:tcBorders>
          </w:tcPr>
          <w:p w14:paraId="02912C35" w14:textId="77777777" w:rsidR="001753B3" w:rsidRDefault="001753B3">
            <w:pPr>
              <w:pStyle w:val="Tablebody"/>
            </w:pPr>
            <w:r>
              <w:t>Initial template (DD)</w:t>
            </w:r>
          </w:p>
        </w:tc>
      </w:tr>
      <w:tr w:rsidR="001753B3" w14:paraId="01894767" w14:textId="77777777" w:rsidTr="00C608C4">
        <w:tc>
          <w:tcPr>
            <w:tcW w:w="1000" w:type="dxa"/>
            <w:tcBorders>
              <w:top w:val="single" w:sz="2" w:space="0" w:color="CFDCEC"/>
              <w:bottom w:val="single" w:sz="2" w:space="0" w:color="5E89C1"/>
            </w:tcBorders>
          </w:tcPr>
          <w:p w14:paraId="08EAC6EE" w14:textId="77777777" w:rsidR="001753B3" w:rsidRDefault="001753B3">
            <w:pPr>
              <w:pStyle w:val="Tablebody"/>
            </w:pPr>
            <w:r>
              <w:t>2</w:t>
            </w:r>
          </w:p>
        </w:tc>
        <w:tc>
          <w:tcPr>
            <w:tcW w:w="1500" w:type="dxa"/>
            <w:tcBorders>
              <w:top w:val="single" w:sz="2" w:space="0" w:color="CFDCEC"/>
              <w:bottom w:val="single" w:sz="2" w:space="0" w:color="5E89C1"/>
            </w:tcBorders>
          </w:tcPr>
          <w:p w14:paraId="31DE4199" w14:textId="77777777" w:rsidR="001753B3" w:rsidRDefault="001753B3">
            <w:pPr>
              <w:pStyle w:val="Tablebody"/>
            </w:pPr>
            <w:r>
              <w:t xml:space="preserve">05/02/2020 </w:t>
            </w:r>
          </w:p>
        </w:tc>
        <w:tc>
          <w:tcPr>
            <w:tcW w:w="7400" w:type="dxa"/>
            <w:tcBorders>
              <w:top w:val="single" w:sz="2" w:space="0" w:color="CFDCEC"/>
              <w:bottom w:val="single" w:sz="2" w:space="0" w:color="5E89C1"/>
            </w:tcBorders>
          </w:tcPr>
          <w:p w14:paraId="368759B5" w14:textId="77777777" w:rsidR="001753B3" w:rsidRPr="007B258F" w:rsidRDefault="001753B3">
            <w:pPr>
              <w:pStyle w:val="Tablebody"/>
            </w:pPr>
            <w:r>
              <w:t>Update (DD)</w:t>
            </w:r>
          </w:p>
        </w:tc>
      </w:tr>
      <w:tr w:rsidR="001753B3" w14:paraId="04751985" w14:textId="77777777" w:rsidTr="00C608C4">
        <w:tc>
          <w:tcPr>
            <w:tcW w:w="1000" w:type="dxa"/>
            <w:tcBorders>
              <w:top w:val="single" w:sz="2" w:space="0" w:color="CFDCEC"/>
              <w:bottom w:val="single" w:sz="2" w:space="0" w:color="CFDCEC"/>
            </w:tcBorders>
          </w:tcPr>
          <w:p w14:paraId="0A84FB4F" w14:textId="77777777" w:rsidR="001753B3" w:rsidRDefault="001753B3">
            <w:pPr>
              <w:pStyle w:val="Tablebody"/>
            </w:pPr>
            <w:r>
              <w:t>3</w:t>
            </w:r>
          </w:p>
        </w:tc>
        <w:tc>
          <w:tcPr>
            <w:tcW w:w="1500" w:type="dxa"/>
            <w:tcBorders>
              <w:top w:val="single" w:sz="2" w:space="0" w:color="CFDCEC"/>
              <w:bottom w:val="single" w:sz="2" w:space="0" w:color="CFDCEC"/>
            </w:tcBorders>
          </w:tcPr>
          <w:p w14:paraId="2AA9C4B7" w14:textId="77777777" w:rsidR="001753B3" w:rsidRDefault="001753B3">
            <w:pPr>
              <w:pStyle w:val="Tablebody"/>
            </w:pPr>
            <w:r>
              <w:t>06/02/2020</w:t>
            </w:r>
          </w:p>
        </w:tc>
        <w:tc>
          <w:tcPr>
            <w:tcW w:w="7400" w:type="dxa"/>
            <w:tcBorders>
              <w:top w:val="single" w:sz="2" w:space="0" w:color="CFDCEC"/>
              <w:bottom w:val="single" w:sz="2" w:space="0" w:color="CFDCEC"/>
            </w:tcBorders>
          </w:tcPr>
          <w:p w14:paraId="4DEC7C9B" w14:textId="77777777" w:rsidR="001753B3" w:rsidRDefault="001753B3">
            <w:pPr>
              <w:pStyle w:val="Tablebody"/>
            </w:pPr>
            <w:r>
              <w:t>Update of calibration</w:t>
            </w:r>
          </w:p>
        </w:tc>
      </w:tr>
      <w:tr w:rsidR="001753B3" w14:paraId="02AE8BAC" w14:textId="77777777" w:rsidTr="00C608C4">
        <w:tc>
          <w:tcPr>
            <w:tcW w:w="1000" w:type="dxa"/>
            <w:tcBorders>
              <w:top w:val="single" w:sz="2" w:space="0" w:color="CFDCEC"/>
              <w:bottom w:val="single" w:sz="2" w:space="0" w:color="CFDCEC"/>
            </w:tcBorders>
          </w:tcPr>
          <w:p w14:paraId="1B60BEF6" w14:textId="77777777" w:rsidR="001753B3" w:rsidDel="0086218D" w:rsidRDefault="001753B3">
            <w:pPr>
              <w:pStyle w:val="Tablebody"/>
            </w:pPr>
            <w:r>
              <w:t>4</w:t>
            </w:r>
          </w:p>
        </w:tc>
        <w:tc>
          <w:tcPr>
            <w:tcW w:w="1500" w:type="dxa"/>
            <w:tcBorders>
              <w:top w:val="single" w:sz="2" w:space="0" w:color="CFDCEC"/>
              <w:bottom w:val="single" w:sz="2" w:space="0" w:color="CFDCEC"/>
            </w:tcBorders>
          </w:tcPr>
          <w:p w14:paraId="698AAD52" w14:textId="77777777" w:rsidR="001753B3" w:rsidRDefault="001753B3">
            <w:pPr>
              <w:pStyle w:val="Tablebody"/>
            </w:pPr>
            <w:r>
              <w:t>28/02/2020</w:t>
            </w:r>
          </w:p>
        </w:tc>
        <w:tc>
          <w:tcPr>
            <w:tcW w:w="7400" w:type="dxa"/>
            <w:tcBorders>
              <w:top w:val="single" w:sz="2" w:space="0" w:color="CFDCEC"/>
              <w:bottom w:val="single" w:sz="2" w:space="0" w:color="CFDCEC"/>
            </w:tcBorders>
          </w:tcPr>
          <w:p w14:paraId="08280759" w14:textId="77777777" w:rsidR="001753B3" w:rsidRDefault="001753B3">
            <w:pPr>
              <w:pStyle w:val="Tablebody"/>
            </w:pPr>
            <w:r>
              <w:t>Rms/peak detector specification</w:t>
            </w:r>
          </w:p>
        </w:tc>
      </w:tr>
      <w:tr w:rsidR="001753B3" w14:paraId="52E6E9F9" w14:textId="77777777" w:rsidTr="00C608C4">
        <w:tc>
          <w:tcPr>
            <w:tcW w:w="1000" w:type="dxa"/>
            <w:tcBorders>
              <w:top w:val="single" w:sz="2" w:space="0" w:color="CFDCEC"/>
              <w:bottom w:val="single" w:sz="2" w:space="0" w:color="CFDCEC"/>
            </w:tcBorders>
          </w:tcPr>
          <w:p w14:paraId="7D30EAA5" w14:textId="77777777" w:rsidR="001753B3" w:rsidRDefault="001753B3">
            <w:pPr>
              <w:pStyle w:val="Tablebody"/>
            </w:pPr>
            <w:r>
              <w:t>5</w:t>
            </w:r>
          </w:p>
        </w:tc>
        <w:tc>
          <w:tcPr>
            <w:tcW w:w="1500" w:type="dxa"/>
            <w:tcBorders>
              <w:top w:val="single" w:sz="2" w:space="0" w:color="CFDCEC"/>
              <w:bottom w:val="single" w:sz="2" w:space="0" w:color="CFDCEC"/>
            </w:tcBorders>
          </w:tcPr>
          <w:p w14:paraId="58A6BFBE" w14:textId="77777777" w:rsidR="001753B3" w:rsidRDefault="001753B3">
            <w:pPr>
              <w:pStyle w:val="Tablebody"/>
            </w:pPr>
            <w:r>
              <w:t>02/03/2020</w:t>
            </w:r>
          </w:p>
        </w:tc>
        <w:tc>
          <w:tcPr>
            <w:tcW w:w="7400" w:type="dxa"/>
            <w:tcBorders>
              <w:top w:val="single" w:sz="2" w:space="0" w:color="CFDCEC"/>
              <w:bottom w:val="single" w:sz="2" w:space="0" w:color="CFDCEC"/>
            </w:tcBorders>
          </w:tcPr>
          <w:p w14:paraId="1016B9E9" w14:textId="77777777" w:rsidR="001753B3" w:rsidRDefault="001753B3">
            <w:pPr>
              <w:pStyle w:val="Tablebody"/>
            </w:pPr>
            <w:r>
              <w:t>Updat of RXBIST Digital (AR)</w:t>
            </w:r>
          </w:p>
        </w:tc>
      </w:tr>
      <w:tr w:rsidR="001753B3" w14:paraId="6EBE7B4A" w14:textId="77777777" w:rsidTr="00C608C4">
        <w:tc>
          <w:tcPr>
            <w:tcW w:w="1000" w:type="dxa"/>
            <w:tcBorders>
              <w:top w:val="single" w:sz="2" w:space="0" w:color="CFDCEC"/>
              <w:bottom w:val="single" w:sz="2" w:space="0" w:color="CFDCEC"/>
            </w:tcBorders>
          </w:tcPr>
          <w:p w14:paraId="7FAAD67C" w14:textId="77777777" w:rsidR="001753B3" w:rsidRDefault="001753B3">
            <w:pPr>
              <w:pStyle w:val="Tablebody"/>
            </w:pPr>
            <w:r>
              <w:t>6/7/8</w:t>
            </w:r>
          </w:p>
        </w:tc>
        <w:tc>
          <w:tcPr>
            <w:tcW w:w="1500" w:type="dxa"/>
            <w:tcBorders>
              <w:top w:val="single" w:sz="2" w:space="0" w:color="CFDCEC"/>
              <w:bottom w:val="single" w:sz="2" w:space="0" w:color="CFDCEC"/>
            </w:tcBorders>
          </w:tcPr>
          <w:p w14:paraId="57F35BDD" w14:textId="77777777" w:rsidR="001753B3" w:rsidRDefault="001753B3">
            <w:pPr>
              <w:pStyle w:val="Tablebody"/>
            </w:pPr>
            <w:r>
              <w:t>19/3/2020</w:t>
            </w:r>
          </w:p>
        </w:tc>
        <w:tc>
          <w:tcPr>
            <w:tcW w:w="7400" w:type="dxa"/>
            <w:tcBorders>
              <w:top w:val="single" w:sz="2" w:space="0" w:color="CFDCEC"/>
              <w:bottom w:val="single" w:sz="2" w:space="0" w:color="CFDCEC"/>
            </w:tcBorders>
          </w:tcPr>
          <w:p w14:paraId="2E182133" w14:textId="77777777" w:rsidR="001753B3" w:rsidRDefault="001753B3">
            <w:pPr>
              <w:pStyle w:val="Tablebody"/>
            </w:pPr>
            <w:r>
              <w:t>Cleanup , added DFT</w:t>
            </w:r>
          </w:p>
        </w:tc>
      </w:tr>
      <w:tr w:rsidR="001753B3" w14:paraId="7FDF6AF5" w14:textId="77777777" w:rsidTr="00C608C4">
        <w:tc>
          <w:tcPr>
            <w:tcW w:w="1000" w:type="dxa"/>
            <w:tcBorders>
              <w:top w:val="single" w:sz="2" w:space="0" w:color="CFDCEC"/>
              <w:bottom w:val="single" w:sz="2" w:space="0" w:color="CFDCEC"/>
            </w:tcBorders>
          </w:tcPr>
          <w:p w14:paraId="1C8CB6F4" w14:textId="77777777" w:rsidR="001753B3" w:rsidRDefault="001753B3">
            <w:pPr>
              <w:pStyle w:val="Tablebody"/>
            </w:pPr>
            <w:r>
              <w:t>9</w:t>
            </w:r>
          </w:p>
        </w:tc>
        <w:tc>
          <w:tcPr>
            <w:tcW w:w="1500" w:type="dxa"/>
            <w:tcBorders>
              <w:top w:val="single" w:sz="2" w:space="0" w:color="CFDCEC"/>
              <w:bottom w:val="single" w:sz="2" w:space="0" w:color="CFDCEC"/>
            </w:tcBorders>
          </w:tcPr>
          <w:p w14:paraId="5D5365DC" w14:textId="77777777" w:rsidR="001753B3" w:rsidRDefault="001753B3">
            <w:pPr>
              <w:pStyle w:val="Tablebody"/>
            </w:pPr>
            <w:r>
              <w:t>20/3/2020</w:t>
            </w:r>
          </w:p>
        </w:tc>
        <w:tc>
          <w:tcPr>
            <w:tcW w:w="7400" w:type="dxa"/>
            <w:tcBorders>
              <w:top w:val="single" w:sz="2" w:space="0" w:color="CFDCEC"/>
              <w:bottom w:val="single" w:sz="2" w:space="0" w:color="CFDCEC"/>
            </w:tcBorders>
          </w:tcPr>
          <w:p w14:paraId="6377A41A" w14:textId="77777777" w:rsidR="001753B3" w:rsidRDefault="001753B3">
            <w:pPr>
              <w:pStyle w:val="Tablebody"/>
            </w:pPr>
            <w:r>
              <w:t>Ayoub modification</w:t>
            </w:r>
          </w:p>
        </w:tc>
      </w:tr>
      <w:tr w:rsidR="001753B3" w14:paraId="50E058AE" w14:textId="77777777" w:rsidTr="00C608C4">
        <w:tc>
          <w:tcPr>
            <w:tcW w:w="1000" w:type="dxa"/>
            <w:tcBorders>
              <w:top w:val="single" w:sz="2" w:space="0" w:color="CFDCEC"/>
              <w:bottom w:val="single" w:sz="2" w:space="0" w:color="CFDCEC"/>
            </w:tcBorders>
          </w:tcPr>
          <w:p w14:paraId="39174053" w14:textId="77777777" w:rsidR="001753B3" w:rsidRDefault="001753B3">
            <w:pPr>
              <w:pStyle w:val="Tablebody"/>
            </w:pPr>
            <w:r>
              <w:t>10</w:t>
            </w:r>
          </w:p>
        </w:tc>
        <w:tc>
          <w:tcPr>
            <w:tcW w:w="1500" w:type="dxa"/>
            <w:tcBorders>
              <w:top w:val="single" w:sz="2" w:space="0" w:color="CFDCEC"/>
              <w:bottom w:val="single" w:sz="2" w:space="0" w:color="CFDCEC"/>
            </w:tcBorders>
          </w:tcPr>
          <w:p w14:paraId="4C0B8BCA" w14:textId="77777777" w:rsidR="001753B3" w:rsidRDefault="001753B3">
            <w:pPr>
              <w:pStyle w:val="Tablebody"/>
            </w:pPr>
            <w:r>
              <w:t>22/3/2020</w:t>
            </w:r>
          </w:p>
        </w:tc>
        <w:tc>
          <w:tcPr>
            <w:tcW w:w="7400" w:type="dxa"/>
            <w:tcBorders>
              <w:top w:val="single" w:sz="2" w:space="0" w:color="CFDCEC"/>
              <w:bottom w:val="single" w:sz="2" w:space="0" w:color="CFDCEC"/>
            </w:tcBorders>
          </w:tcPr>
          <w:p w14:paraId="71FEA3D7" w14:textId="77777777" w:rsidR="001753B3" w:rsidRDefault="001753B3">
            <w:pPr>
              <w:pStyle w:val="Tablebody"/>
            </w:pPr>
            <w:r>
              <w:t>Modification by DD. Review of Laure</w:t>
            </w:r>
          </w:p>
        </w:tc>
      </w:tr>
      <w:tr w:rsidR="001753B3" w14:paraId="1F4635F6" w14:textId="77777777" w:rsidTr="00C608C4">
        <w:tc>
          <w:tcPr>
            <w:tcW w:w="1000" w:type="dxa"/>
            <w:tcBorders>
              <w:top w:val="single" w:sz="2" w:space="0" w:color="CFDCEC"/>
              <w:bottom w:val="single" w:sz="2" w:space="0" w:color="CFDCEC"/>
            </w:tcBorders>
          </w:tcPr>
          <w:p w14:paraId="49B6E281" w14:textId="77777777" w:rsidR="001753B3" w:rsidRDefault="001753B3">
            <w:pPr>
              <w:pStyle w:val="Tablebody"/>
            </w:pPr>
            <w:r>
              <w:t>11</w:t>
            </w:r>
          </w:p>
        </w:tc>
        <w:tc>
          <w:tcPr>
            <w:tcW w:w="1500" w:type="dxa"/>
            <w:tcBorders>
              <w:top w:val="single" w:sz="2" w:space="0" w:color="CFDCEC"/>
              <w:bottom w:val="single" w:sz="2" w:space="0" w:color="CFDCEC"/>
            </w:tcBorders>
          </w:tcPr>
          <w:p w14:paraId="081C39CC" w14:textId="77777777" w:rsidR="001753B3" w:rsidRDefault="001753B3">
            <w:pPr>
              <w:pStyle w:val="Tablebody"/>
            </w:pPr>
            <w:r>
              <w:t>27/03/2020</w:t>
            </w:r>
          </w:p>
        </w:tc>
        <w:tc>
          <w:tcPr>
            <w:tcW w:w="7400" w:type="dxa"/>
            <w:tcBorders>
              <w:top w:val="single" w:sz="2" w:space="0" w:color="CFDCEC"/>
              <w:bottom w:val="single" w:sz="2" w:space="0" w:color="CFDCEC"/>
            </w:tcBorders>
          </w:tcPr>
          <w:p w14:paraId="3DE1ECCC" w14:textId="77777777" w:rsidR="001753B3" w:rsidRDefault="001753B3">
            <w:pPr>
              <w:pStyle w:val="Tablebody"/>
            </w:pPr>
            <w:r>
              <w:t>Remove ADC from TXbist, add current input from Gbias</w:t>
            </w:r>
          </w:p>
        </w:tc>
      </w:tr>
      <w:tr w:rsidR="001753B3" w14:paraId="7A0B0315" w14:textId="77777777" w:rsidTr="00C608C4">
        <w:tc>
          <w:tcPr>
            <w:tcW w:w="1000" w:type="dxa"/>
            <w:tcBorders>
              <w:top w:val="single" w:sz="2" w:space="0" w:color="CFDCEC"/>
              <w:bottom w:val="single" w:sz="2" w:space="0" w:color="CFDCEC"/>
            </w:tcBorders>
          </w:tcPr>
          <w:p w14:paraId="6390EEC3" w14:textId="77777777" w:rsidR="001753B3" w:rsidRDefault="001753B3">
            <w:pPr>
              <w:pStyle w:val="Tablebody"/>
            </w:pPr>
            <w:r>
              <w:t>12</w:t>
            </w:r>
          </w:p>
        </w:tc>
        <w:tc>
          <w:tcPr>
            <w:tcW w:w="1500" w:type="dxa"/>
            <w:tcBorders>
              <w:top w:val="single" w:sz="2" w:space="0" w:color="CFDCEC"/>
              <w:bottom w:val="single" w:sz="2" w:space="0" w:color="CFDCEC"/>
            </w:tcBorders>
          </w:tcPr>
          <w:p w14:paraId="4A24AB38" w14:textId="77777777" w:rsidR="001753B3" w:rsidRDefault="001753B3">
            <w:pPr>
              <w:pStyle w:val="Tablebody"/>
            </w:pPr>
            <w:r>
              <w:t>30/03/2020</w:t>
            </w:r>
          </w:p>
        </w:tc>
        <w:tc>
          <w:tcPr>
            <w:tcW w:w="7400" w:type="dxa"/>
            <w:tcBorders>
              <w:top w:val="single" w:sz="2" w:space="0" w:color="CFDCEC"/>
              <w:bottom w:val="single" w:sz="2" w:space="0" w:color="CFDCEC"/>
            </w:tcBorders>
          </w:tcPr>
          <w:p w14:paraId="7BC97143" w14:textId="77777777" w:rsidR="001753B3" w:rsidRDefault="001753B3">
            <w:pPr>
              <w:pStyle w:val="Tablebody"/>
            </w:pPr>
            <w:r>
              <w:t>Add Bist to Rx lines model. Correct table of BB bist mode operations (AR)</w:t>
            </w:r>
          </w:p>
        </w:tc>
      </w:tr>
      <w:tr w:rsidR="001753B3" w14:paraId="5C14D2BD" w14:textId="77777777" w:rsidTr="00C608C4">
        <w:tc>
          <w:tcPr>
            <w:tcW w:w="1000" w:type="dxa"/>
            <w:tcBorders>
              <w:top w:val="single" w:sz="2" w:space="0" w:color="CFDCEC"/>
              <w:bottom w:val="single" w:sz="2" w:space="0" w:color="CFDCEC"/>
            </w:tcBorders>
          </w:tcPr>
          <w:p w14:paraId="138244A0" w14:textId="77777777" w:rsidR="001753B3" w:rsidRDefault="001753B3">
            <w:pPr>
              <w:pStyle w:val="Tablebody"/>
            </w:pPr>
            <w:r>
              <w:t>13</w:t>
            </w:r>
          </w:p>
        </w:tc>
        <w:tc>
          <w:tcPr>
            <w:tcW w:w="1500" w:type="dxa"/>
            <w:tcBorders>
              <w:top w:val="single" w:sz="2" w:space="0" w:color="CFDCEC"/>
              <w:bottom w:val="single" w:sz="2" w:space="0" w:color="CFDCEC"/>
            </w:tcBorders>
          </w:tcPr>
          <w:p w14:paraId="078F7BAE" w14:textId="77777777" w:rsidR="001753B3" w:rsidRDefault="001753B3">
            <w:pPr>
              <w:pStyle w:val="Tablebody"/>
            </w:pPr>
            <w:r>
              <w:t>1/4/2020</w:t>
            </w:r>
          </w:p>
        </w:tc>
        <w:tc>
          <w:tcPr>
            <w:tcW w:w="7400" w:type="dxa"/>
            <w:tcBorders>
              <w:top w:val="single" w:sz="2" w:space="0" w:color="CFDCEC"/>
              <w:bottom w:val="single" w:sz="2" w:space="0" w:color="CFDCEC"/>
            </w:tcBorders>
          </w:tcPr>
          <w:p w14:paraId="2688759D" w14:textId="77777777" w:rsidR="001753B3" w:rsidRDefault="001753B3">
            <w:pPr>
              <w:pStyle w:val="Tablebody"/>
            </w:pPr>
            <w:r>
              <w:t>Update specification of power detector (DD)</w:t>
            </w:r>
          </w:p>
        </w:tc>
      </w:tr>
      <w:tr w:rsidR="001753B3" w14:paraId="2557E630" w14:textId="77777777" w:rsidTr="00C608C4">
        <w:tc>
          <w:tcPr>
            <w:tcW w:w="1000" w:type="dxa"/>
            <w:tcBorders>
              <w:top w:val="single" w:sz="2" w:space="0" w:color="CFDCEC"/>
              <w:bottom w:val="single" w:sz="2" w:space="0" w:color="CFDCEC"/>
            </w:tcBorders>
          </w:tcPr>
          <w:p w14:paraId="25E57A2C" w14:textId="77777777" w:rsidR="001753B3" w:rsidRDefault="001753B3">
            <w:pPr>
              <w:pStyle w:val="Tablebody"/>
            </w:pPr>
            <w:r>
              <w:t>14</w:t>
            </w:r>
          </w:p>
        </w:tc>
        <w:tc>
          <w:tcPr>
            <w:tcW w:w="1500" w:type="dxa"/>
            <w:tcBorders>
              <w:top w:val="single" w:sz="2" w:space="0" w:color="CFDCEC"/>
              <w:bottom w:val="single" w:sz="2" w:space="0" w:color="CFDCEC"/>
            </w:tcBorders>
          </w:tcPr>
          <w:p w14:paraId="6F8CB7D5" w14:textId="77777777" w:rsidR="001753B3" w:rsidRDefault="001753B3">
            <w:pPr>
              <w:pStyle w:val="Tablebody"/>
            </w:pPr>
            <w:r>
              <w:t>2/4/2020</w:t>
            </w:r>
          </w:p>
        </w:tc>
        <w:tc>
          <w:tcPr>
            <w:tcW w:w="7400" w:type="dxa"/>
            <w:tcBorders>
              <w:top w:val="single" w:sz="2" w:space="0" w:color="CFDCEC"/>
              <w:bottom w:val="single" w:sz="2" w:space="0" w:color="CFDCEC"/>
            </w:tcBorders>
          </w:tcPr>
          <w:p w14:paraId="04755C05" w14:textId="77777777" w:rsidR="001753B3" w:rsidRDefault="001753B3">
            <w:pPr>
              <w:pStyle w:val="Tablebody"/>
            </w:pPr>
            <w:r>
              <w:t>Update txbist</w:t>
            </w:r>
          </w:p>
        </w:tc>
      </w:tr>
      <w:tr w:rsidR="001753B3" w14:paraId="70962DE0" w14:textId="77777777" w:rsidTr="00C608C4">
        <w:tc>
          <w:tcPr>
            <w:tcW w:w="1000" w:type="dxa"/>
            <w:tcBorders>
              <w:top w:val="single" w:sz="2" w:space="0" w:color="CFDCEC"/>
              <w:bottom w:val="single" w:sz="2" w:space="0" w:color="CFDCEC"/>
            </w:tcBorders>
          </w:tcPr>
          <w:p w14:paraId="38268605" w14:textId="77777777" w:rsidR="001753B3" w:rsidRDefault="001753B3">
            <w:pPr>
              <w:pStyle w:val="Tablebody"/>
            </w:pPr>
            <w:r>
              <w:t>15</w:t>
            </w:r>
          </w:p>
        </w:tc>
        <w:tc>
          <w:tcPr>
            <w:tcW w:w="1500" w:type="dxa"/>
            <w:tcBorders>
              <w:top w:val="single" w:sz="2" w:space="0" w:color="CFDCEC"/>
              <w:bottom w:val="single" w:sz="2" w:space="0" w:color="CFDCEC"/>
            </w:tcBorders>
          </w:tcPr>
          <w:p w14:paraId="38F04BB4" w14:textId="77777777" w:rsidR="001753B3" w:rsidRDefault="001753B3">
            <w:pPr>
              <w:pStyle w:val="Tablebody"/>
            </w:pPr>
            <w:r>
              <w:t>6/4/2020</w:t>
            </w:r>
          </w:p>
        </w:tc>
        <w:tc>
          <w:tcPr>
            <w:tcW w:w="7400" w:type="dxa"/>
            <w:tcBorders>
              <w:top w:val="single" w:sz="2" w:space="0" w:color="CFDCEC"/>
              <w:bottom w:val="single" w:sz="2" w:space="0" w:color="CFDCEC"/>
            </w:tcBorders>
          </w:tcPr>
          <w:p w14:paraId="759502B7" w14:textId="77777777" w:rsidR="001753B3" w:rsidRDefault="001753B3">
            <w:pPr>
              <w:pStyle w:val="Tablebody"/>
            </w:pPr>
            <w:r>
              <w:t>Update 320MHz clock, calibration and FFT chapter (DD)</w:t>
            </w:r>
          </w:p>
        </w:tc>
      </w:tr>
      <w:tr w:rsidR="001753B3" w:rsidRPr="000F6DC3" w14:paraId="77BDCA15" w14:textId="77777777" w:rsidTr="00C608C4">
        <w:tc>
          <w:tcPr>
            <w:tcW w:w="1000" w:type="dxa"/>
            <w:tcBorders>
              <w:top w:val="single" w:sz="2" w:space="0" w:color="CFDCEC"/>
              <w:bottom w:val="single" w:sz="2" w:space="0" w:color="CFDCEC"/>
            </w:tcBorders>
          </w:tcPr>
          <w:p w14:paraId="4C6ACCE8" w14:textId="77777777" w:rsidR="001753B3" w:rsidRDefault="001753B3">
            <w:pPr>
              <w:pStyle w:val="Tablebody"/>
            </w:pPr>
            <w:r>
              <w:t>16</w:t>
            </w:r>
          </w:p>
        </w:tc>
        <w:tc>
          <w:tcPr>
            <w:tcW w:w="1500" w:type="dxa"/>
            <w:tcBorders>
              <w:top w:val="single" w:sz="2" w:space="0" w:color="CFDCEC"/>
              <w:bottom w:val="single" w:sz="2" w:space="0" w:color="CFDCEC"/>
            </w:tcBorders>
          </w:tcPr>
          <w:p w14:paraId="3843B4BA" w14:textId="77777777" w:rsidR="001753B3" w:rsidRDefault="001753B3">
            <w:pPr>
              <w:pStyle w:val="Tablebody"/>
            </w:pPr>
            <w:r>
              <w:t>10/04/2020</w:t>
            </w:r>
          </w:p>
        </w:tc>
        <w:tc>
          <w:tcPr>
            <w:tcW w:w="7400" w:type="dxa"/>
            <w:tcBorders>
              <w:top w:val="single" w:sz="2" w:space="0" w:color="CFDCEC"/>
              <w:bottom w:val="single" w:sz="2" w:space="0" w:color="CFDCEC"/>
            </w:tcBorders>
          </w:tcPr>
          <w:p w14:paraId="1879123F" w14:textId="77777777" w:rsidR="001753B3" w:rsidRPr="000F6DC3" w:rsidRDefault="001753B3">
            <w:pPr>
              <w:pStyle w:val="Tablebody"/>
            </w:pPr>
            <w:r w:rsidRPr="000F6DC3">
              <w:t>Update buffer in Rx bis</w:t>
            </w:r>
            <w:r w:rsidRPr="00B70D2D">
              <w:t>t i</w:t>
            </w:r>
            <w:r>
              <w:t>nput, update sat det calibration + minor corrections(AR)</w:t>
            </w:r>
          </w:p>
        </w:tc>
      </w:tr>
      <w:tr w:rsidR="001753B3" w:rsidRPr="000F6DC3" w14:paraId="79EE5A26" w14:textId="77777777" w:rsidTr="00C608C4">
        <w:tc>
          <w:tcPr>
            <w:tcW w:w="1000" w:type="dxa"/>
            <w:tcBorders>
              <w:top w:val="single" w:sz="2" w:space="0" w:color="CFDCEC"/>
              <w:bottom w:val="single" w:sz="2" w:space="0" w:color="CFDCEC"/>
            </w:tcBorders>
          </w:tcPr>
          <w:p w14:paraId="46FE879B" w14:textId="77777777" w:rsidR="001753B3" w:rsidRDefault="001753B3">
            <w:pPr>
              <w:pStyle w:val="Tablebody"/>
            </w:pPr>
            <w:r>
              <w:t>17</w:t>
            </w:r>
          </w:p>
        </w:tc>
        <w:tc>
          <w:tcPr>
            <w:tcW w:w="1500" w:type="dxa"/>
            <w:tcBorders>
              <w:top w:val="single" w:sz="2" w:space="0" w:color="CFDCEC"/>
              <w:bottom w:val="single" w:sz="2" w:space="0" w:color="CFDCEC"/>
            </w:tcBorders>
          </w:tcPr>
          <w:p w14:paraId="2DA52871" w14:textId="77777777" w:rsidR="001753B3" w:rsidRDefault="001753B3">
            <w:pPr>
              <w:pStyle w:val="Tablebody"/>
            </w:pPr>
            <w:r>
              <w:t>14/4/2020</w:t>
            </w:r>
          </w:p>
        </w:tc>
        <w:tc>
          <w:tcPr>
            <w:tcW w:w="7400" w:type="dxa"/>
            <w:tcBorders>
              <w:top w:val="single" w:sz="2" w:space="0" w:color="CFDCEC"/>
              <w:bottom w:val="single" w:sz="2" w:space="0" w:color="CFDCEC"/>
            </w:tcBorders>
          </w:tcPr>
          <w:p w14:paraId="340D3671" w14:textId="77777777" w:rsidR="001753B3" w:rsidRPr="000F6DC3" w:rsidRDefault="001753B3">
            <w:pPr>
              <w:pStyle w:val="Tablebody"/>
            </w:pPr>
            <w:r>
              <w:t>Minor corrections (Inl,dnl txbist, snr, filter)</w:t>
            </w:r>
          </w:p>
        </w:tc>
      </w:tr>
      <w:tr w:rsidR="001753B3" w:rsidRPr="000F6DC3" w14:paraId="5F0D061C" w14:textId="77777777" w:rsidTr="00C608C4">
        <w:tc>
          <w:tcPr>
            <w:tcW w:w="1000" w:type="dxa"/>
            <w:tcBorders>
              <w:top w:val="single" w:sz="2" w:space="0" w:color="CFDCEC"/>
              <w:bottom w:val="single" w:sz="2" w:space="0" w:color="CFDCEC"/>
            </w:tcBorders>
          </w:tcPr>
          <w:p w14:paraId="4805607C" w14:textId="77777777" w:rsidR="001753B3" w:rsidRDefault="001753B3">
            <w:pPr>
              <w:pStyle w:val="Tablebody"/>
            </w:pPr>
            <w:r>
              <w:t>18</w:t>
            </w:r>
          </w:p>
        </w:tc>
        <w:tc>
          <w:tcPr>
            <w:tcW w:w="1500" w:type="dxa"/>
            <w:tcBorders>
              <w:top w:val="single" w:sz="2" w:space="0" w:color="CFDCEC"/>
              <w:bottom w:val="single" w:sz="2" w:space="0" w:color="CFDCEC"/>
            </w:tcBorders>
          </w:tcPr>
          <w:p w14:paraId="1153587B" w14:textId="77777777" w:rsidR="001753B3" w:rsidRDefault="001753B3">
            <w:pPr>
              <w:pStyle w:val="Tablebody"/>
            </w:pPr>
            <w:r>
              <w:t>27/04/20</w:t>
            </w:r>
          </w:p>
        </w:tc>
        <w:tc>
          <w:tcPr>
            <w:tcW w:w="7400" w:type="dxa"/>
            <w:tcBorders>
              <w:top w:val="single" w:sz="2" w:space="0" w:color="CFDCEC"/>
              <w:bottom w:val="single" w:sz="2" w:space="0" w:color="CFDCEC"/>
            </w:tcBorders>
          </w:tcPr>
          <w:p w14:paraId="45761B95" w14:textId="77777777" w:rsidR="001753B3" w:rsidRDefault="001753B3">
            <w:pPr>
              <w:pStyle w:val="Tablebody"/>
            </w:pPr>
            <w:r>
              <w:t>Add linearity requirement for txbist</w:t>
            </w:r>
          </w:p>
        </w:tc>
      </w:tr>
      <w:tr w:rsidR="001753B3" w:rsidRPr="000F6DC3" w14:paraId="775D402E" w14:textId="77777777" w:rsidTr="00C86024">
        <w:tc>
          <w:tcPr>
            <w:tcW w:w="1000" w:type="dxa"/>
            <w:tcBorders>
              <w:top w:val="single" w:sz="2" w:space="0" w:color="CFDCEC"/>
              <w:bottom w:val="single" w:sz="2" w:space="0" w:color="CFDCEC"/>
            </w:tcBorders>
          </w:tcPr>
          <w:p w14:paraId="11B037FE" w14:textId="77777777" w:rsidR="001753B3" w:rsidRDefault="001753B3">
            <w:pPr>
              <w:pStyle w:val="Tablebody"/>
            </w:pPr>
            <w:r>
              <w:t>19</w:t>
            </w:r>
          </w:p>
        </w:tc>
        <w:tc>
          <w:tcPr>
            <w:tcW w:w="1500" w:type="dxa"/>
            <w:tcBorders>
              <w:top w:val="single" w:sz="2" w:space="0" w:color="CFDCEC"/>
              <w:bottom w:val="single" w:sz="2" w:space="0" w:color="CFDCEC"/>
            </w:tcBorders>
          </w:tcPr>
          <w:p w14:paraId="3060BA41" w14:textId="77777777" w:rsidR="001753B3" w:rsidRDefault="001753B3">
            <w:pPr>
              <w:pStyle w:val="Tablebody"/>
            </w:pPr>
            <w:r>
              <w:t>28/04/2020</w:t>
            </w:r>
          </w:p>
        </w:tc>
        <w:tc>
          <w:tcPr>
            <w:tcW w:w="7400" w:type="dxa"/>
            <w:tcBorders>
              <w:top w:val="single" w:sz="2" w:space="0" w:color="CFDCEC"/>
              <w:bottom w:val="single" w:sz="2" w:space="0" w:color="CFDCEC"/>
            </w:tcBorders>
          </w:tcPr>
          <w:p w14:paraId="09D6252F" w14:textId="4C004448" w:rsidR="00C86024" w:rsidRDefault="001753B3">
            <w:pPr>
              <w:pStyle w:val="Tablebody"/>
            </w:pPr>
            <w:r>
              <w:t>Remove rms reference</w:t>
            </w:r>
          </w:p>
        </w:tc>
      </w:tr>
      <w:tr w:rsidR="00C86024" w:rsidRPr="000F6DC3" w14:paraId="5D8FFB65" w14:textId="77777777" w:rsidTr="00C608C4">
        <w:tc>
          <w:tcPr>
            <w:tcW w:w="1000" w:type="dxa"/>
            <w:tcBorders>
              <w:top w:val="single" w:sz="2" w:space="0" w:color="CFDCEC"/>
              <w:bottom w:val="single" w:sz="2" w:space="0" w:color="CFDCEC"/>
            </w:tcBorders>
          </w:tcPr>
          <w:p w14:paraId="37FAE45B" w14:textId="250B9B30" w:rsidR="00C86024" w:rsidRDefault="00C86024">
            <w:pPr>
              <w:pStyle w:val="Tablebody"/>
            </w:pPr>
            <w:r>
              <w:t>20</w:t>
            </w:r>
          </w:p>
        </w:tc>
        <w:tc>
          <w:tcPr>
            <w:tcW w:w="1500" w:type="dxa"/>
            <w:tcBorders>
              <w:top w:val="single" w:sz="2" w:space="0" w:color="CFDCEC"/>
              <w:bottom w:val="single" w:sz="2" w:space="0" w:color="CFDCEC"/>
            </w:tcBorders>
          </w:tcPr>
          <w:p w14:paraId="2F174E34" w14:textId="1D7CFBA4" w:rsidR="00C86024" w:rsidRDefault="00C86024">
            <w:pPr>
              <w:pStyle w:val="Tablebody"/>
            </w:pPr>
            <w:r>
              <w:t>12/05/2020</w:t>
            </w:r>
          </w:p>
        </w:tc>
        <w:tc>
          <w:tcPr>
            <w:tcW w:w="7400" w:type="dxa"/>
            <w:tcBorders>
              <w:top w:val="single" w:sz="2" w:space="0" w:color="CFDCEC"/>
              <w:bottom w:val="single" w:sz="2" w:space="0" w:color="CFDCEC"/>
            </w:tcBorders>
          </w:tcPr>
          <w:p w14:paraId="2C1FDDE2" w14:textId="16DE51D5" w:rsidR="00C86024" w:rsidRDefault="00C86024">
            <w:pPr>
              <w:pStyle w:val="Tablebody"/>
            </w:pPr>
            <w:r>
              <w:t>Add details in Rx measurement and state machine for sat det calibration (AR)</w:t>
            </w:r>
          </w:p>
        </w:tc>
      </w:tr>
      <w:tr w:rsidR="00C608C4" w:rsidRPr="000F6DC3" w14:paraId="5F6DF375" w14:textId="77777777" w:rsidTr="005A5979">
        <w:tc>
          <w:tcPr>
            <w:tcW w:w="1000" w:type="dxa"/>
            <w:tcBorders>
              <w:top w:val="single" w:sz="2" w:space="0" w:color="CFDCEC"/>
              <w:bottom w:val="single" w:sz="2" w:space="0" w:color="CFDCEC"/>
            </w:tcBorders>
          </w:tcPr>
          <w:p w14:paraId="2F04FEEB" w14:textId="6141A5EB" w:rsidR="00C608C4" w:rsidRDefault="00C608C4">
            <w:pPr>
              <w:pStyle w:val="Tablebody"/>
            </w:pPr>
            <w:r>
              <w:t>21</w:t>
            </w:r>
          </w:p>
        </w:tc>
        <w:tc>
          <w:tcPr>
            <w:tcW w:w="1500" w:type="dxa"/>
            <w:tcBorders>
              <w:top w:val="single" w:sz="2" w:space="0" w:color="CFDCEC"/>
              <w:bottom w:val="single" w:sz="2" w:space="0" w:color="CFDCEC"/>
            </w:tcBorders>
          </w:tcPr>
          <w:p w14:paraId="6DB45BEE" w14:textId="5FFFBCEF" w:rsidR="00C608C4" w:rsidRDefault="00C608C4">
            <w:pPr>
              <w:pStyle w:val="Tablebody"/>
            </w:pPr>
            <w:r>
              <w:t>15/5/2020</w:t>
            </w:r>
          </w:p>
        </w:tc>
        <w:tc>
          <w:tcPr>
            <w:tcW w:w="7400" w:type="dxa"/>
            <w:tcBorders>
              <w:top w:val="single" w:sz="2" w:space="0" w:color="CFDCEC"/>
              <w:bottom w:val="single" w:sz="2" w:space="0" w:color="CFDCEC"/>
            </w:tcBorders>
          </w:tcPr>
          <w:p w14:paraId="3B379C24" w14:textId="5C2E9E32" w:rsidR="00C608C4" w:rsidRDefault="00C608C4">
            <w:pPr>
              <w:pStyle w:val="Tablebody"/>
            </w:pPr>
            <w:r>
              <w:t>Add spec for delay mismatch</w:t>
            </w:r>
            <w:r w:rsidR="00C25799">
              <w:t>, update Rxdig I/o, add settling time block diagaram for tXdig</w:t>
            </w:r>
          </w:p>
        </w:tc>
      </w:tr>
      <w:tr w:rsidR="007F7F29" w:rsidRPr="000F6DC3" w14:paraId="5A15A6B6" w14:textId="77777777" w:rsidTr="006803B6">
        <w:tc>
          <w:tcPr>
            <w:tcW w:w="1000" w:type="dxa"/>
            <w:tcBorders>
              <w:top w:val="single" w:sz="2" w:space="0" w:color="CFDCEC"/>
              <w:bottom w:val="single" w:sz="2" w:space="0" w:color="CFDCEC"/>
            </w:tcBorders>
          </w:tcPr>
          <w:p w14:paraId="5F0626C4" w14:textId="0C4FDA6E" w:rsidR="007F7F29" w:rsidRDefault="007F7F29">
            <w:pPr>
              <w:pStyle w:val="Tablebody"/>
            </w:pPr>
            <w:r>
              <w:t>22</w:t>
            </w:r>
          </w:p>
        </w:tc>
        <w:tc>
          <w:tcPr>
            <w:tcW w:w="1500" w:type="dxa"/>
            <w:tcBorders>
              <w:top w:val="single" w:sz="2" w:space="0" w:color="CFDCEC"/>
              <w:bottom w:val="single" w:sz="2" w:space="0" w:color="CFDCEC"/>
            </w:tcBorders>
          </w:tcPr>
          <w:p w14:paraId="0A0A0639" w14:textId="75B46DD3" w:rsidR="007F7F29" w:rsidRDefault="007F7F29">
            <w:pPr>
              <w:pStyle w:val="Tablebody"/>
            </w:pPr>
            <w:r>
              <w:t>1/6/2020</w:t>
            </w:r>
          </w:p>
        </w:tc>
        <w:tc>
          <w:tcPr>
            <w:tcW w:w="7400" w:type="dxa"/>
            <w:tcBorders>
              <w:top w:val="single" w:sz="2" w:space="0" w:color="CFDCEC"/>
              <w:bottom w:val="single" w:sz="2" w:space="0" w:color="CFDCEC"/>
            </w:tcBorders>
          </w:tcPr>
          <w:p w14:paraId="3D9D6417" w14:textId="1DA93AAE" w:rsidR="007F7F29" w:rsidRDefault="007F7F29">
            <w:pPr>
              <w:pStyle w:val="Tablebody"/>
            </w:pPr>
            <w:r>
              <w:t>Update after review with designers</w:t>
            </w:r>
          </w:p>
        </w:tc>
      </w:tr>
      <w:tr w:rsidR="005A5979" w:rsidRPr="005A5979" w14:paraId="529F8DF5" w14:textId="77777777" w:rsidTr="00764345">
        <w:tc>
          <w:tcPr>
            <w:tcW w:w="1000" w:type="dxa"/>
            <w:tcBorders>
              <w:top w:val="single" w:sz="2" w:space="0" w:color="CFDCEC"/>
              <w:bottom w:val="single" w:sz="2" w:space="0" w:color="CFDCEC"/>
            </w:tcBorders>
          </w:tcPr>
          <w:p w14:paraId="0D621857" w14:textId="3803B194" w:rsidR="005A5979" w:rsidRDefault="005A5979">
            <w:pPr>
              <w:pStyle w:val="Tablebody"/>
            </w:pPr>
            <w:r>
              <w:t>23</w:t>
            </w:r>
          </w:p>
        </w:tc>
        <w:tc>
          <w:tcPr>
            <w:tcW w:w="1500" w:type="dxa"/>
            <w:tcBorders>
              <w:top w:val="single" w:sz="2" w:space="0" w:color="CFDCEC"/>
              <w:bottom w:val="single" w:sz="2" w:space="0" w:color="CFDCEC"/>
            </w:tcBorders>
          </w:tcPr>
          <w:p w14:paraId="074C7B87" w14:textId="4E65EB3B" w:rsidR="005A5979" w:rsidRDefault="005A5979">
            <w:pPr>
              <w:pStyle w:val="Tablebody"/>
            </w:pPr>
            <w:r>
              <w:t>3/6/2020</w:t>
            </w:r>
          </w:p>
        </w:tc>
        <w:tc>
          <w:tcPr>
            <w:tcW w:w="7400" w:type="dxa"/>
            <w:tcBorders>
              <w:top w:val="single" w:sz="2" w:space="0" w:color="CFDCEC"/>
              <w:bottom w:val="single" w:sz="2" w:space="0" w:color="CFDCEC"/>
            </w:tcBorders>
          </w:tcPr>
          <w:p w14:paraId="1C2BAD2E" w14:textId="2CAE19DE" w:rsidR="005A5979" w:rsidRPr="005A5979" w:rsidRDefault="005A5979">
            <w:pPr>
              <w:pStyle w:val="Tablebody"/>
            </w:pPr>
            <w:r w:rsidRPr="005A5979">
              <w:t xml:space="preserve">Update TXBIST chapter, </w:t>
            </w:r>
            <w:r w:rsidRPr="00E12E80">
              <w:t>add TX sa</w:t>
            </w:r>
            <w:r w:rsidRPr="006803B6">
              <w:t>fety sectio</w:t>
            </w:r>
            <w:r w:rsidR="00816F6A">
              <w:t>n</w:t>
            </w:r>
            <w:r w:rsidR="00845D46">
              <w:t>(OD)</w:t>
            </w:r>
          </w:p>
        </w:tc>
      </w:tr>
      <w:tr w:rsidR="009053F5" w:rsidRPr="005A5979" w14:paraId="2B1B969A" w14:textId="77777777" w:rsidTr="00B45EE9">
        <w:tc>
          <w:tcPr>
            <w:tcW w:w="1000" w:type="dxa"/>
            <w:tcBorders>
              <w:top w:val="single" w:sz="2" w:space="0" w:color="CFDCEC"/>
              <w:bottom w:val="single" w:sz="2" w:space="0" w:color="CFDCEC"/>
            </w:tcBorders>
          </w:tcPr>
          <w:p w14:paraId="49140B8B" w14:textId="6A712AD9" w:rsidR="009053F5" w:rsidRDefault="009053F5">
            <w:pPr>
              <w:pStyle w:val="Tablebody"/>
            </w:pPr>
            <w:r>
              <w:t>24</w:t>
            </w:r>
          </w:p>
        </w:tc>
        <w:tc>
          <w:tcPr>
            <w:tcW w:w="1500" w:type="dxa"/>
            <w:tcBorders>
              <w:top w:val="single" w:sz="2" w:space="0" w:color="CFDCEC"/>
              <w:bottom w:val="single" w:sz="2" w:space="0" w:color="CFDCEC"/>
            </w:tcBorders>
          </w:tcPr>
          <w:p w14:paraId="210BAC83" w14:textId="243C82F1" w:rsidR="009053F5" w:rsidRDefault="009053F5">
            <w:pPr>
              <w:pStyle w:val="Tablebody"/>
            </w:pPr>
            <w:r>
              <w:t>4/6/2020</w:t>
            </w:r>
          </w:p>
        </w:tc>
        <w:tc>
          <w:tcPr>
            <w:tcW w:w="7400" w:type="dxa"/>
            <w:tcBorders>
              <w:top w:val="single" w:sz="2" w:space="0" w:color="CFDCEC"/>
              <w:bottom w:val="single" w:sz="2" w:space="0" w:color="CFDCEC"/>
            </w:tcBorders>
          </w:tcPr>
          <w:p w14:paraId="57E5EF56" w14:textId="58AB7A0B" w:rsidR="009053F5" w:rsidRPr="005A5979" w:rsidRDefault="009053F5">
            <w:pPr>
              <w:pStyle w:val="Tablebody"/>
            </w:pPr>
            <w:r>
              <w:t>Review after comments from Benoit</w:t>
            </w:r>
          </w:p>
        </w:tc>
      </w:tr>
      <w:tr w:rsidR="00B45EE9" w:rsidRPr="005A5979" w14:paraId="66C8B1D1" w14:textId="77777777" w:rsidTr="006E68D9">
        <w:tc>
          <w:tcPr>
            <w:tcW w:w="1000" w:type="dxa"/>
            <w:tcBorders>
              <w:top w:val="single" w:sz="2" w:space="0" w:color="CFDCEC"/>
              <w:bottom w:val="single" w:sz="2" w:space="0" w:color="CFDCEC"/>
            </w:tcBorders>
          </w:tcPr>
          <w:p w14:paraId="601FEB67" w14:textId="21846A15" w:rsidR="00B45EE9" w:rsidRDefault="00B45EE9">
            <w:pPr>
              <w:pStyle w:val="Tablebody"/>
            </w:pPr>
            <w:r>
              <w:t>25</w:t>
            </w:r>
          </w:p>
        </w:tc>
        <w:tc>
          <w:tcPr>
            <w:tcW w:w="1500" w:type="dxa"/>
            <w:tcBorders>
              <w:top w:val="single" w:sz="2" w:space="0" w:color="CFDCEC"/>
              <w:bottom w:val="single" w:sz="2" w:space="0" w:color="CFDCEC"/>
            </w:tcBorders>
          </w:tcPr>
          <w:p w14:paraId="4396A8DB" w14:textId="3A1BD7EE" w:rsidR="00B45EE9" w:rsidRDefault="00B45EE9">
            <w:pPr>
              <w:pStyle w:val="Tablebody"/>
            </w:pPr>
            <w:r>
              <w:t>8/6/202</w:t>
            </w:r>
            <w:r w:rsidR="006E68D9">
              <w:t>0</w:t>
            </w:r>
          </w:p>
        </w:tc>
        <w:tc>
          <w:tcPr>
            <w:tcW w:w="7400" w:type="dxa"/>
            <w:tcBorders>
              <w:top w:val="single" w:sz="2" w:space="0" w:color="CFDCEC"/>
              <w:bottom w:val="single" w:sz="2" w:space="0" w:color="CFDCEC"/>
            </w:tcBorders>
          </w:tcPr>
          <w:p w14:paraId="05D8BC9E" w14:textId="034C1779" w:rsidR="00B45EE9" w:rsidRDefault="00B45EE9">
            <w:pPr>
              <w:pStyle w:val="Tablebody"/>
            </w:pPr>
            <w:r>
              <w:t>Version refreshed for the collabnet review</w:t>
            </w:r>
          </w:p>
        </w:tc>
      </w:tr>
      <w:tr w:rsidR="006E68D9" w:rsidRPr="005A5979" w14:paraId="6D06D336" w14:textId="77777777" w:rsidTr="00C614D7">
        <w:tc>
          <w:tcPr>
            <w:tcW w:w="1000" w:type="dxa"/>
            <w:tcBorders>
              <w:top w:val="single" w:sz="2" w:space="0" w:color="CFDCEC"/>
              <w:bottom w:val="single" w:sz="2" w:space="0" w:color="CFDCEC"/>
            </w:tcBorders>
          </w:tcPr>
          <w:p w14:paraId="3EF4ACF7" w14:textId="21AAAF56" w:rsidR="006E68D9" w:rsidRDefault="006E68D9">
            <w:pPr>
              <w:pStyle w:val="Tablebody"/>
            </w:pPr>
            <w:r>
              <w:t>26</w:t>
            </w:r>
          </w:p>
        </w:tc>
        <w:tc>
          <w:tcPr>
            <w:tcW w:w="1500" w:type="dxa"/>
            <w:tcBorders>
              <w:top w:val="single" w:sz="2" w:space="0" w:color="CFDCEC"/>
              <w:bottom w:val="single" w:sz="2" w:space="0" w:color="CFDCEC"/>
            </w:tcBorders>
          </w:tcPr>
          <w:p w14:paraId="4B9C5FF0" w14:textId="625D8DF5" w:rsidR="006E68D9" w:rsidRDefault="006E68D9">
            <w:pPr>
              <w:pStyle w:val="Tablebody"/>
            </w:pPr>
            <w:r>
              <w:t>16/6/2020</w:t>
            </w:r>
          </w:p>
        </w:tc>
        <w:tc>
          <w:tcPr>
            <w:tcW w:w="7400" w:type="dxa"/>
            <w:tcBorders>
              <w:top w:val="single" w:sz="2" w:space="0" w:color="CFDCEC"/>
              <w:bottom w:val="single" w:sz="2" w:space="0" w:color="CFDCEC"/>
            </w:tcBorders>
          </w:tcPr>
          <w:p w14:paraId="49195CB8" w14:textId="3A3FFF4F" w:rsidR="006E68D9" w:rsidRDefault="006E68D9">
            <w:pPr>
              <w:pStyle w:val="Tablebody"/>
            </w:pPr>
            <w:r>
              <w:t>Version after the review</w:t>
            </w:r>
          </w:p>
        </w:tc>
      </w:tr>
      <w:tr w:rsidR="004B1B73" w:rsidRPr="005A5979" w14:paraId="0BD8B3EF" w14:textId="77777777" w:rsidTr="00A054AF">
        <w:tc>
          <w:tcPr>
            <w:tcW w:w="1000" w:type="dxa"/>
            <w:tcBorders>
              <w:top w:val="single" w:sz="2" w:space="0" w:color="CFDCEC"/>
              <w:bottom w:val="single" w:sz="2" w:space="0" w:color="CFDCEC"/>
            </w:tcBorders>
          </w:tcPr>
          <w:p w14:paraId="21F760BA" w14:textId="05681CFA" w:rsidR="004B1B73" w:rsidRDefault="004B1B73">
            <w:pPr>
              <w:pStyle w:val="Tablebody"/>
            </w:pPr>
            <w:r>
              <w:t>27</w:t>
            </w:r>
          </w:p>
        </w:tc>
        <w:tc>
          <w:tcPr>
            <w:tcW w:w="1500" w:type="dxa"/>
            <w:tcBorders>
              <w:top w:val="single" w:sz="2" w:space="0" w:color="CFDCEC"/>
              <w:bottom w:val="single" w:sz="2" w:space="0" w:color="CFDCEC"/>
            </w:tcBorders>
          </w:tcPr>
          <w:p w14:paraId="2A46846E" w14:textId="670B854A" w:rsidR="004B1B73" w:rsidRDefault="004B1B73">
            <w:pPr>
              <w:pStyle w:val="Tablebody"/>
            </w:pPr>
            <w:r>
              <w:t>25/6/2020</w:t>
            </w:r>
          </w:p>
        </w:tc>
        <w:tc>
          <w:tcPr>
            <w:tcW w:w="7400" w:type="dxa"/>
            <w:tcBorders>
              <w:top w:val="single" w:sz="2" w:space="0" w:color="CFDCEC"/>
              <w:bottom w:val="single" w:sz="2" w:space="0" w:color="CFDCEC"/>
            </w:tcBorders>
          </w:tcPr>
          <w:p w14:paraId="34EE2565" w14:textId="2F1D5D46" w:rsidR="004B1B73" w:rsidRDefault="004B1B73">
            <w:pPr>
              <w:pStyle w:val="Tablebody"/>
            </w:pPr>
            <w:r>
              <w:t>Modifications :</w:t>
            </w:r>
          </w:p>
          <w:p w14:paraId="14900825" w14:textId="202322ED" w:rsidR="004B1B73" w:rsidRDefault="004B1B73">
            <w:pPr>
              <w:pStyle w:val="Tablebody"/>
            </w:pPr>
            <w:r>
              <w:t>-add details about isolation constraint for IP owners with PPD(chap3.2)</w:t>
            </w:r>
          </w:p>
          <w:p w14:paraId="7844CF82" w14:textId="77777777" w:rsidR="004B1B73" w:rsidRDefault="004B1B73">
            <w:pPr>
              <w:pStyle w:val="Tablebody"/>
            </w:pPr>
            <w:r>
              <w:t>-add details in power down/up of txbist and rxbist in 4.2.2 and 6.2.2</w:t>
            </w:r>
          </w:p>
          <w:p w14:paraId="266D79AE" w14:textId="77777777" w:rsidR="004B1B73" w:rsidRDefault="004B1B73">
            <w:pPr>
              <w:pStyle w:val="Tablebody"/>
            </w:pPr>
            <w:r>
              <w:t>-change supply for bb bist to 0.9V and BD updated</w:t>
            </w:r>
          </w:p>
          <w:p w14:paraId="3D5CEE12" w14:textId="048C529D" w:rsidR="004B1B73" w:rsidRDefault="004B1B73">
            <w:pPr>
              <w:pStyle w:val="Tablebody"/>
            </w:pPr>
            <w:r>
              <w:t>-add trigstop signal for RXbist 5.2</w:t>
            </w:r>
          </w:p>
          <w:p w14:paraId="164A081C" w14:textId="5949A841" w:rsidR="00CA73F3" w:rsidRDefault="00CA73F3">
            <w:pPr>
              <w:pStyle w:val="Tablebody"/>
            </w:pPr>
            <w:r>
              <w:t>-txbist_enable description updated 6.2</w:t>
            </w:r>
          </w:p>
          <w:p w14:paraId="79C8B088" w14:textId="0C75ADE9" w:rsidR="00CA73F3" w:rsidRDefault="00CA73F3">
            <w:pPr>
              <w:pStyle w:val="Tablebody"/>
            </w:pPr>
            <w:r>
              <w:t>-isolation txbist updated 6.8</w:t>
            </w:r>
          </w:p>
          <w:p w14:paraId="6E534706" w14:textId="5E27F132" w:rsidR="004B1B73" w:rsidRDefault="004B1B73">
            <w:pPr>
              <w:pStyle w:val="Tablebody"/>
            </w:pPr>
          </w:p>
        </w:tc>
      </w:tr>
      <w:tr w:rsidR="005D6C56" w:rsidRPr="005A5979" w14:paraId="18728991" w14:textId="77777777" w:rsidTr="00B34958">
        <w:tc>
          <w:tcPr>
            <w:tcW w:w="1000" w:type="dxa"/>
            <w:tcBorders>
              <w:top w:val="single" w:sz="2" w:space="0" w:color="CFDCEC"/>
              <w:bottom w:val="single" w:sz="2" w:space="0" w:color="CFDCEC"/>
            </w:tcBorders>
          </w:tcPr>
          <w:p w14:paraId="7E7EC59B" w14:textId="0BECA5FB" w:rsidR="005D6C56" w:rsidRDefault="005D6C56">
            <w:pPr>
              <w:pStyle w:val="Tablebody"/>
            </w:pPr>
            <w:r>
              <w:t>28</w:t>
            </w:r>
          </w:p>
        </w:tc>
        <w:tc>
          <w:tcPr>
            <w:tcW w:w="1500" w:type="dxa"/>
            <w:tcBorders>
              <w:top w:val="single" w:sz="2" w:space="0" w:color="CFDCEC"/>
              <w:bottom w:val="single" w:sz="2" w:space="0" w:color="CFDCEC"/>
            </w:tcBorders>
          </w:tcPr>
          <w:p w14:paraId="606FC092" w14:textId="77734E14" w:rsidR="005D6C56" w:rsidRDefault="005D6C56">
            <w:pPr>
              <w:pStyle w:val="Tablebody"/>
            </w:pPr>
            <w:r>
              <w:t>29</w:t>
            </w:r>
            <w:r w:rsidRPr="00A054AF">
              <w:rPr>
                <w:vertAlign w:val="superscript"/>
              </w:rPr>
              <w:t>th</w:t>
            </w:r>
            <w:r>
              <w:t xml:space="preserve"> June 20</w:t>
            </w:r>
          </w:p>
        </w:tc>
        <w:tc>
          <w:tcPr>
            <w:tcW w:w="7400" w:type="dxa"/>
            <w:tcBorders>
              <w:top w:val="single" w:sz="2" w:space="0" w:color="CFDCEC"/>
              <w:bottom w:val="single" w:sz="2" w:space="0" w:color="CFDCEC"/>
            </w:tcBorders>
          </w:tcPr>
          <w:p w14:paraId="3A3B8538" w14:textId="03DF54B6" w:rsidR="005D6C56" w:rsidRDefault="005D6C56">
            <w:pPr>
              <w:pStyle w:val="Tablebody"/>
            </w:pPr>
            <w:r>
              <w:t>Correct power mode after review with marcello/francoise</w:t>
            </w:r>
          </w:p>
        </w:tc>
      </w:tr>
      <w:tr w:rsidR="00B27459" w:rsidRPr="005A5979" w14:paraId="5B136A9B" w14:textId="77777777" w:rsidTr="00B34958">
        <w:tc>
          <w:tcPr>
            <w:tcW w:w="1000" w:type="dxa"/>
            <w:tcBorders>
              <w:top w:val="single" w:sz="2" w:space="0" w:color="CFDCEC"/>
              <w:bottom w:val="single" w:sz="2" w:space="0" w:color="CFDCEC"/>
            </w:tcBorders>
          </w:tcPr>
          <w:p w14:paraId="23EE2DE7" w14:textId="400D7CD2" w:rsidR="00B27459" w:rsidRDefault="00B27459">
            <w:pPr>
              <w:pStyle w:val="Tablebody"/>
            </w:pPr>
            <w:r>
              <w:t>29</w:t>
            </w:r>
          </w:p>
        </w:tc>
        <w:tc>
          <w:tcPr>
            <w:tcW w:w="1500" w:type="dxa"/>
            <w:tcBorders>
              <w:top w:val="single" w:sz="2" w:space="0" w:color="CFDCEC"/>
              <w:bottom w:val="single" w:sz="2" w:space="0" w:color="CFDCEC"/>
            </w:tcBorders>
          </w:tcPr>
          <w:p w14:paraId="0363BC9B" w14:textId="68E8981D" w:rsidR="00B27459" w:rsidRDefault="00B27459">
            <w:pPr>
              <w:pStyle w:val="Tablebody"/>
            </w:pPr>
            <w:r>
              <w:t>2</w:t>
            </w:r>
            <w:r w:rsidRPr="00B34958">
              <w:rPr>
                <w:vertAlign w:val="superscript"/>
              </w:rPr>
              <w:t>nd</w:t>
            </w:r>
            <w:r>
              <w:t xml:space="preserve"> of july</w:t>
            </w:r>
          </w:p>
        </w:tc>
        <w:tc>
          <w:tcPr>
            <w:tcW w:w="7400" w:type="dxa"/>
            <w:tcBorders>
              <w:top w:val="single" w:sz="2" w:space="0" w:color="CFDCEC"/>
              <w:bottom w:val="single" w:sz="2" w:space="0" w:color="CFDCEC"/>
            </w:tcBorders>
          </w:tcPr>
          <w:p w14:paraId="244736F0" w14:textId="7E5734BE" w:rsidR="00B27459" w:rsidRDefault="00B27459">
            <w:pPr>
              <w:pStyle w:val="Tablebody"/>
            </w:pPr>
            <w:r>
              <w:t>Update I/O of rxbist digital, add power controls diagram description from marcello</w:t>
            </w:r>
          </w:p>
        </w:tc>
      </w:tr>
      <w:tr w:rsidR="00316BFE" w:rsidRPr="005A5979" w14:paraId="78C755B9" w14:textId="77777777" w:rsidTr="00F327F5">
        <w:tc>
          <w:tcPr>
            <w:tcW w:w="1000" w:type="dxa"/>
            <w:tcBorders>
              <w:top w:val="single" w:sz="2" w:space="0" w:color="CFDCEC"/>
              <w:bottom w:val="single" w:sz="2" w:space="0" w:color="CFDCEC"/>
            </w:tcBorders>
          </w:tcPr>
          <w:p w14:paraId="41FC5732" w14:textId="6DB77EDB" w:rsidR="00316BFE" w:rsidRDefault="00316BFE">
            <w:pPr>
              <w:pStyle w:val="Tablebody"/>
            </w:pPr>
            <w:r>
              <w:t>30</w:t>
            </w:r>
          </w:p>
        </w:tc>
        <w:tc>
          <w:tcPr>
            <w:tcW w:w="1500" w:type="dxa"/>
            <w:tcBorders>
              <w:top w:val="single" w:sz="2" w:space="0" w:color="CFDCEC"/>
              <w:bottom w:val="single" w:sz="2" w:space="0" w:color="CFDCEC"/>
            </w:tcBorders>
          </w:tcPr>
          <w:p w14:paraId="08A9DE67" w14:textId="4FDF37D7" w:rsidR="00316BFE" w:rsidRDefault="00316BFE">
            <w:pPr>
              <w:pStyle w:val="Tablebody"/>
            </w:pPr>
            <w:r>
              <w:t>3</w:t>
            </w:r>
            <w:r w:rsidRPr="00B34958">
              <w:rPr>
                <w:vertAlign w:val="superscript"/>
              </w:rPr>
              <w:t>rd</w:t>
            </w:r>
            <w:r>
              <w:t xml:space="preserve"> of july</w:t>
            </w:r>
          </w:p>
        </w:tc>
        <w:tc>
          <w:tcPr>
            <w:tcW w:w="7400" w:type="dxa"/>
            <w:tcBorders>
              <w:top w:val="single" w:sz="2" w:space="0" w:color="CFDCEC"/>
              <w:bottom w:val="single" w:sz="2" w:space="0" w:color="CFDCEC"/>
            </w:tcBorders>
          </w:tcPr>
          <w:p w14:paraId="77C5C299" w14:textId="10301626" w:rsidR="00316BFE" w:rsidRDefault="00316BFE">
            <w:pPr>
              <w:pStyle w:val="Tablebody"/>
            </w:pPr>
            <w:r>
              <w:t>Change settling time and vga gain for txbist I?O for txbist and rxbist</w:t>
            </w:r>
          </w:p>
        </w:tc>
      </w:tr>
      <w:tr w:rsidR="00B34958" w:rsidRPr="005A5979" w14:paraId="0F29FF51" w14:textId="77777777" w:rsidTr="00C95239">
        <w:tc>
          <w:tcPr>
            <w:tcW w:w="1000" w:type="dxa"/>
            <w:tcBorders>
              <w:top w:val="single" w:sz="2" w:space="0" w:color="CFDCEC"/>
              <w:bottom w:val="single" w:sz="2" w:space="0" w:color="CFDCEC"/>
            </w:tcBorders>
          </w:tcPr>
          <w:p w14:paraId="4C3D1D97" w14:textId="04E64B4D" w:rsidR="00B34958" w:rsidRDefault="00B34958">
            <w:pPr>
              <w:pStyle w:val="Tablebody"/>
            </w:pPr>
            <w:r>
              <w:t>31</w:t>
            </w:r>
          </w:p>
        </w:tc>
        <w:tc>
          <w:tcPr>
            <w:tcW w:w="1500" w:type="dxa"/>
            <w:tcBorders>
              <w:top w:val="single" w:sz="2" w:space="0" w:color="CFDCEC"/>
              <w:bottom w:val="single" w:sz="2" w:space="0" w:color="CFDCEC"/>
            </w:tcBorders>
          </w:tcPr>
          <w:p w14:paraId="5FA51719" w14:textId="6281FF8A" w:rsidR="00B34958" w:rsidRDefault="00B34958">
            <w:pPr>
              <w:pStyle w:val="Tablebody"/>
            </w:pPr>
            <w:r>
              <w:t>15</w:t>
            </w:r>
            <w:r w:rsidRPr="00F327F5">
              <w:rPr>
                <w:vertAlign w:val="superscript"/>
              </w:rPr>
              <w:t>th</w:t>
            </w:r>
            <w:r>
              <w:t xml:space="preserve"> of july</w:t>
            </w:r>
          </w:p>
        </w:tc>
        <w:tc>
          <w:tcPr>
            <w:tcW w:w="7400" w:type="dxa"/>
            <w:tcBorders>
              <w:top w:val="single" w:sz="2" w:space="0" w:color="CFDCEC"/>
              <w:bottom w:val="single" w:sz="2" w:space="0" w:color="CFDCEC"/>
            </w:tcBorders>
          </w:tcPr>
          <w:p w14:paraId="22B51A94" w14:textId="77777777" w:rsidR="00B34958" w:rsidRDefault="00C441FC">
            <w:pPr>
              <w:pStyle w:val="Tablebody"/>
            </w:pPr>
            <w:r>
              <w:t>-modifications of I/O txbist and rxbist analog</w:t>
            </w:r>
          </w:p>
          <w:p w14:paraId="774F8EE9" w14:textId="77777777" w:rsidR="00CE154E" w:rsidRDefault="00CE154E">
            <w:pPr>
              <w:pStyle w:val="Tablebody"/>
            </w:pPr>
            <w:r>
              <w:t>-spec cm output for PPD and TXbist added</w:t>
            </w:r>
          </w:p>
          <w:p w14:paraId="7DA6B167" w14:textId="77777777" w:rsidR="00CE154E" w:rsidRDefault="00CE154E">
            <w:pPr>
              <w:pStyle w:val="Tablebody"/>
            </w:pPr>
            <w:r>
              <w:t>-change Rload for bbbist (tbf)</w:t>
            </w:r>
          </w:p>
          <w:p w14:paraId="4702C6F9" w14:textId="77777777" w:rsidR="00C3394B" w:rsidRDefault="00C3394B">
            <w:pPr>
              <w:pStyle w:val="Tablebody"/>
            </w:pPr>
            <w:r>
              <w:t>-remove ssb_pwr control</w:t>
            </w:r>
          </w:p>
          <w:p w14:paraId="5EC9EDC7" w14:textId="77777777" w:rsidR="00C3394B" w:rsidRDefault="00C3394B">
            <w:pPr>
              <w:pStyle w:val="Tablebody"/>
            </w:pPr>
            <w:r>
              <w:t>-LPF controls + 2 LPFs added for txbist and PPD VGA</w:t>
            </w:r>
          </w:p>
          <w:p w14:paraId="0DE91F35" w14:textId="77777777" w:rsidR="00813F9C" w:rsidRDefault="00813F9C">
            <w:pPr>
              <w:pStyle w:val="Tablebody"/>
            </w:pPr>
            <w:r>
              <w:t>-BBBist IMD2 changed to 70dbc</w:t>
            </w:r>
          </w:p>
          <w:p w14:paraId="5B7413D7" w14:textId="16BA3E28" w:rsidR="00813F9C" w:rsidRDefault="00813F9C">
            <w:pPr>
              <w:pStyle w:val="Tablebody"/>
            </w:pPr>
            <w:r>
              <w:t>-add requirement for PPD, if&gt;6dBm and &lt;9dBm PPDout&gt;response at 6dBm</w:t>
            </w:r>
          </w:p>
        </w:tc>
      </w:tr>
      <w:tr w:rsidR="00F327F5" w:rsidRPr="005A5979" w14:paraId="1696327A" w14:textId="77777777" w:rsidTr="00C84A2D">
        <w:tc>
          <w:tcPr>
            <w:tcW w:w="1000" w:type="dxa"/>
            <w:tcBorders>
              <w:top w:val="single" w:sz="2" w:space="0" w:color="CFDCEC"/>
              <w:bottom w:val="single" w:sz="2" w:space="0" w:color="CFDCEC"/>
            </w:tcBorders>
          </w:tcPr>
          <w:p w14:paraId="4AFACD88" w14:textId="1D566D33" w:rsidR="00F327F5" w:rsidRDefault="00F327F5">
            <w:pPr>
              <w:pStyle w:val="Tablebody"/>
            </w:pPr>
            <w:r>
              <w:t>32</w:t>
            </w:r>
          </w:p>
        </w:tc>
        <w:tc>
          <w:tcPr>
            <w:tcW w:w="1500" w:type="dxa"/>
            <w:tcBorders>
              <w:top w:val="single" w:sz="2" w:space="0" w:color="CFDCEC"/>
              <w:bottom w:val="single" w:sz="2" w:space="0" w:color="CFDCEC"/>
            </w:tcBorders>
          </w:tcPr>
          <w:p w14:paraId="12ABA723" w14:textId="5EE55EEB" w:rsidR="00F327F5" w:rsidRDefault="00F327F5">
            <w:pPr>
              <w:pStyle w:val="Tablebody"/>
            </w:pPr>
            <w:r>
              <w:t>18</w:t>
            </w:r>
            <w:r w:rsidRPr="00C95239">
              <w:rPr>
                <w:vertAlign w:val="superscript"/>
              </w:rPr>
              <w:t>th</w:t>
            </w:r>
            <w:r>
              <w:t xml:space="preserve"> of august</w:t>
            </w:r>
          </w:p>
        </w:tc>
        <w:tc>
          <w:tcPr>
            <w:tcW w:w="7400" w:type="dxa"/>
            <w:tcBorders>
              <w:top w:val="single" w:sz="2" w:space="0" w:color="CFDCEC"/>
              <w:bottom w:val="single" w:sz="2" w:space="0" w:color="CFDCEC"/>
            </w:tcBorders>
          </w:tcPr>
          <w:p w14:paraId="5E379D30" w14:textId="63B8FF61" w:rsidR="00F327F5" w:rsidRDefault="00A71B68">
            <w:pPr>
              <w:pStyle w:val="Tablebody"/>
            </w:pPr>
            <w:r>
              <w:t>Add DEM AS from Paul W</w:t>
            </w:r>
          </w:p>
        </w:tc>
      </w:tr>
      <w:tr w:rsidR="00A72661" w:rsidRPr="00A72661" w14:paraId="3D56A8C6" w14:textId="77777777" w:rsidTr="00C84A2D">
        <w:tc>
          <w:tcPr>
            <w:tcW w:w="1000" w:type="dxa"/>
            <w:tcBorders>
              <w:top w:val="single" w:sz="2" w:space="0" w:color="CFDCEC"/>
              <w:bottom w:val="single" w:sz="2" w:space="0" w:color="CFDCEC"/>
            </w:tcBorders>
          </w:tcPr>
          <w:p w14:paraId="6011DA77" w14:textId="424A68CF" w:rsidR="00A72661" w:rsidRDefault="00A72661">
            <w:pPr>
              <w:pStyle w:val="Tablebody"/>
            </w:pPr>
            <w:r>
              <w:t>33</w:t>
            </w:r>
          </w:p>
        </w:tc>
        <w:tc>
          <w:tcPr>
            <w:tcW w:w="1500" w:type="dxa"/>
            <w:tcBorders>
              <w:top w:val="single" w:sz="2" w:space="0" w:color="CFDCEC"/>
              <w:bottom w:val="single" w:sz="2" w:space="0" w:color="CFDCEC"/>
            </w:tcBorders>
          </w:tcPr>
          <w:p w14:paraId="27F6E08C" w14:textId="3EC39562" w:rsidR="00A72661" w:rsidRDefault="00FE7430">
            <w:pPr>
              <w:pStyle w:val="Tablebody"/>
            </w:pPr>
            <w:r>
              <w:t>25</w:t>
            </w:r>
            <w:r w:rsidRPr="00C84A2D">
              <w:rPr>
                <w:vertAlign w:val="superscript"/>
              </w:rPr>
              <w:t>th</w:t>
            </w:r>
            <w:r>
              <w:t xml:space="preserve"> of august</w:t>
            </w:r>
          </w:p>
        </w:tc>
        <w:tc>
          <w:tcPr>
            <w:tcW w:w="7400" w:type="dxa"/>
            <w:tcBorders>
              <w:top w:val="single" w:sz="2" w:space="0" w:color="CFDCEC"/>
              <w:bottom w:val="single" w:sz="2" w:space="0" w:color="CFDCEC"/>
            </w:tcBorders>
          </w:tcPr>
          <w:p w14:paraId="55FB6BC7" w14:textId="3F7E863A" w:rsidR="00A72661" w:rsidRDefault="00FE7430">
            <w:pPr>
              <w:pStyle w:val="Tablebody"/>
            </w:pPr>
            <w:r>
              <w:t>AR:</w:t>
            </w:r>
            <w:r w:rsidR="00A72661" w:rsidRPr="00A72661">
              <w:t>Add noise spec chapter f</w:t>
            </w:r>
            <w:r w:rsidR="00A72661" w:rsidRPr="00C84A2D">
              <w:t>or BB bist</w:t>
            </w:r>
          </w:p>
          <w:p w14:paraId="230075B5" w14:textId="77777777" w:rsidR="00A72661" w:rsidRDefault="00A72661">
            <w:pPr>
              <w:pStyle w:val="Tablebody"/>
            </w:pPr>
            <w:r>
              <w:t>Correct some typo/spec</w:t>
            </w:r>
          </w:p>
          <w:p w14:paraId="136EED10" w14:textId="77777777" w:rsidR="00A72661" w:rsidRDefault="00A72661">
            <w:pPr>
              <w:pStyle w:val="Tablebody"/>
            </w:pPr>
            <w:r>
              <w:t>Align figure numbers</w:t>
            </w:r>
          </w:p>
          <w:p w14:paraId="4511221E" w14:textId="75504F8D" w:rsidR="00A72661" w:rsidRPr="00A72661" w:rsidRDefault="00A72661">
            <w:pPr>
              <w:pStyle w:val="Tablebody"/>
            </w:pPr>
            <w:r>
              <w:t>Update the “to be updated” chapters</w:t>
            </w:r>
          </w:p>
        </w:tc>
      </w:tr>
      <w:tr w:rsidR="00FE7430" w:rsidRPr="00A72661" w14:paraId="174B6050" w14:textId="77777777" w:rsidTr="00C84A2D">
        <w:tc>
          <w:tcPr>
            <w:tcW w:w="1000" w:type="dxa"/>
            <w:tcBorders>
              <w:top w:val="single" w:sz="2" w:space="0" w:color="CFDCEC"/>
              <w:bottom w:val="single" w:sz="2" w:space="0" w:color="CFDCEC"/>
            </w:tcBorders>
          </w:tcPr>
          <w:p w14:paraId="1BE34734" w14:textId="2F2D99F3" w:rsidR="00FE7430" w:rsidRDefault="00FE7430">
            <w:pPr>
              <w:pStyle w:val="Tablebody"/>
            </w:pPr>
            <w:r>
              <w:t>34</w:t>
            </w:r>
          </w:p>
        </w:tc>
        <w:tc>
          <w:tcPr>
            <w:tcW w:w="1500" w:type="dxa"/>
            <w:tcBorders>
              <w:top w:val="single" w:sz="2" w:space="0" w:color="CFDCEC"/>
              <w:bottom w:val="single" w:sz="2" w:space="0" w:color="CFDCEC"/>
            </w:tcBorders>
          </w:tcPr>
          <w:p w14:paraId="792F5C2C" w14:textId="5CFAFB1F" w:rsidR="00FE7430" w:rsidRDefault="00FE7430">
            <w:pPr>
              <w:pStyle w:val="Tablebody"/>
            </w:pPr>
            <w:r>
              <w:t>26</w:t>
            </w:r>
            <w:r w:rsidRPr="00C84A2D">
              <w:rPr>
                <w:vertAlign w:val="superscript"/>
              </w:rPr>
              <w:t>th</w:t>
            </w:r>
            <w:r>
              <w:t xml:space="preserve"> of august</w:t>
            </w:r>
          </w:p>
        </w:tc>
        <w:tc>
          <w:tcPr>
            <w:tcW w:w="7400" w:type="dxa"/>
            <w:tcBorders>
              <w:top w:val="single" w:sz="2" w:space="0" w:color="CFDCEC"/>
              <w:bottom w:val="single" w:sz="2" w:space="0" w:color="CFDCEC"/>
            </w:tcBorders>
          </w:tcPr>
          <w:p w14:paraId="28EFEC5C" w14:textId="2FB97B79" w:rsidR="00FE7430" w:rsidRPr="00A72661" w:rsidRDefault="00FE7430">
            <w:pPr>
              <w:pStyle w:val="Tablebody"/>
            </w:pPr>
            <w:r>
              <w:t>DD : update I/O RXbist</w:t>
            </w:r>
          </w:p>
        </w:tc>
      </w:tr>
      <w:tr w:rsidR="00512C84" w:rsidRPr="00A72661" w14:paraId="48F51F6F" w14:textId="77777777" w:rsidTr="00C84A2D">
        <w:tc>
          <w:tcPr>
            <w:tcW w:w="1000" w:type="dxa"/>
            <w:tcBorders>
              <w:top w:val="single" w:sz="2" w:space="0" w:color="CFDCEC"/>
              <w:bottom w:val="single" w:sz="2" w:space="0" w:color="CFDCEC"/>
            </w:tcBorders>
          </w:tcPr>
          <w:p w14:paraId="09BA1CCA" w14:textId="1D86C072" w:rsidR="00512C84" w:rsidRDefault="00512C84">
            <w:pPr>
              <w:pStyle w:val="Tablebody"/>
            </w:pPr>
            <w:r>
              <w:t>35</w:t>
            </w:r>
          </w:p>
        </w:tc>
        <w:tc>
          <w:tcPr>
            <w:tcW w:w="1500" w:type="dxa"/>
            <w:tcBorders>
              <w:top w:val="single" w:sz="2" w:space="0" w:color="CFDCEC"/>
              <w:bottom w:val="single" w:sz="2" w:space="0" w:color="CFDCEC"/>
            </w:tcBorders>
          </w:tcPr>
          <w:p w14:paraId="43EF36FE" w14:textId="015F8F15" w:rsidR="00512C84" w:rsidRDefault="00512C84">
            <w:pPr>
              <w:pStyle w:val="Tablebody"/>
            </w:pPr>
            <w:r>
              <w:t>26</w:t>
            </w:r>
            <w:r w:rsidRPr="00D67322">
              <w:rPr>
                <w:vertAlign w:val="superscript"/>
              </w:rPr>
              <w:t>th</w:t>
            </w:r>
            <w:r>
              <w:t xml:space="preserve"> of august</w:t>
            </w:r>
          </w:p>
        </w:tc>
        <w:tc>
          <w:tcPr>
            <w:tcW w:w="7400" w:type="dxa"/>
            <w:tcBorders>
              <w:top w:val="single" w:sz="2" w:space="0" w:color="CFDCEC"/>
              <w:bottom w:val="single" w:sz="2" w:space="0" w:color="CFDCEC"/>
            </w:tcBorders>
          </w:tcPr>
          <w:p w14:paraId="4B1D954A" w14:textId="14206EAF" w:rsidR="00512C84" w:rsidRDefault="00512C84">
            <w:pPr>
              <w:pStyle w:val="Tablebody"/>
            </w:pPr>
            <w:r>
              <w:t>AR: Correct SNR spec for BB BIST</w:t>
            </w:r>
          </w:p>
        </w:tc>
      </w:tr>
      <w:tr w:rsidR="00025D08" w:rsidRPr="00A72661" w14:paraId="251E413E" w14:textId="77777777" w:rsidTr="00C84A2D">
        <w:tc>
          <w:tcPr>
            <w:tcW w:w="1000" w:type="dxa"/>
            <w:tcBorders>
              <w:top w:val="single" w:sz="2" w:space="0" w:color="CFDCEC"/>
              <w:bottom w:val="single" w:sz="2" w:space="0" w:color="CFDCEC"/>
            </w:tcBorders>
          </w:tcPr>
          <w:p w14:paraId="04D1CC6E" w14:textId="305976B7" w:rsidR="00025D08" w:rsidRDefault="00025D08">
            <w:pPr>
              <w:pStyle w:val="Tablebody"/>
            </w:pPr>
            <w:r>
              <w:t>36</w:t>
            </w:r>
          </w:p>
        </w:tc>
        <w:tc>
          <w:tcPr>
            <w:tcW w:w="1500" w:type="dxa"/>
            <w:tcBorders>
              <w:top w:val="single" w:sz="2" w:space="0" w:color="CFDCEC"/>
              <w:bottom w:val="single" w:sz="2" w:space="0" w:color="CFDCEC"/>
            </w:tcBorders>
          </w:tcPr>
          <w:p w14:paraId="7F9C3E2C" w14:textId="646E2C72" w:rsidR="00025D08" w:rsidRDefault="00025D08">
            <w:pPr>
              <w:pStyle w:val="Tablebody"/>
            </w:pPr>
            <w:r>
              <w:t>27</w:t>
            </w:r>
            <w:r w:rsidRPr="00C84A2D">
              <w:rPr>
                <w:vertAlign w:val="superscript"/>
              </w:rPr>
              <w:t>th</w:t>
            </w:r>
            <w:r>
              <w:t xml:space="preserve"> of august</w:t>
            </w:r>
          </w:p>
        </w:tc>
        <w:tc>
          <w:tcPr>
            <w:tcW w:w="7400" w:type="dxa"/>
            <w:tcBorders>
              <w:top w:val="single" w:sz="2" w:space="0" w:color="CFDCEC"/>
              <w:bottom w:val="single" w:sz="2" w:space="0" w:color="CFDCEC"/>
            </w:tcBorders>
          </w:tcPr>
          <w:p w14:paraId="280A1040" w14:textId="146CF78D" w:rsidR="00025D08" w:rsidRDefault="00025D08">
            <w:pPr>
              <w:pStyle w:val="Tablebody"/>
            </w:pPr>
            <w:r>
              <w:t>Update TXBist I/O + change block diagram to allow double connections to ATB or TXADC</w:t>
            </w:r>
          </w:p>
        </w:tc>
      </w:tr>
      <w:tr w:rsidR="00B3668E" w:rsidRPr="009A7C5F" w14:paraId="45A6DE35" w14:textId="77777777" w:rsidTr="00C84A2D">
        <w:tc>
          <w:tcPr>
            <w:tcW w:w="1000" w:type="dxa"/>
            <w:tcBorders>
              <w:top w:val="single" w:sz="2" w:space="0" w:color="CFDCEC"/>
              <w:bottom w:val="single" w:sz="2" w:space="0" w:color="CFDCEC"/>
            </w:tcBorders>
          </w:tcPr>
          <w:p w14:paraId="45B45FC6" w14:textId="78E1DC5C" w:rsidR="00B3668E" w:rsidRDefault="009A7C5F">
            <w:pPr>
              <w:pStyle w:val="Tablebody"/>
            </w:pPr>
            <w:r>
              <w:t>37</w:t>
            </w:r>
          </w:p>
        </w:tc>
        <w:tc>
          <w:tcPr>
            <w:tcW w:w="1500" w:type="dxa"/>
            <w:tcBorders>
              <w:top w:val="single" w:sz="2" w:space="0" w:color="CFDCEC"/>
              <w:bottom w:val="single" w:sz="2" w:space="0" w:color="CFDCEC"/>
            </w:tcBorders>
          </w:tcPr>
          <w:p w14:paraId="33CB0D1E" w14:textId="3FCC8FC8" w:rsidR="00B3668E" w:rsidRDefault="009A7C5F">
            <w:pPr>
              <w:pStyle w:val="Tablebody"/>
            </w:pPr>
            <w:r>
              <w:t>31th of august</w:t>
            </w:r>
          </w:p>
        </w:tc>
        <w:tc>
          <w:tcPr>
            <w:tcW w:w="7400" w:type="dxa"/>
            <w:tcBorders>
              <w:top w:val="single" w:sz="2" w:space="0" w:color="CFDCEC"/>
              <w:bottom w:val="single" w:sz="2" w:space="0" w:color="CFDCEC"/>
            </w:tcBorders>
          </w:tcPr>
          <w:p w14:paraId="0FC2F7BE" w14:textId="50D39F41" w:rsidR="00B3668E" w:rsidRPr="009A7C5F" w:rsidRDefault="009A7C5F">
            <w:pPr>
              <w:pStyle w:val="Tablebody"/>
            </w:pPr>
            <w:r>
              <w:t>AR:</w:t>
            </w:r>
            <w:r w:rsidRPr="009A7C5F">
              <w:t>Update PPD and RF Bist e</w:t>
            </w:r>
            <w:r w:rsidRPr="00C84A2D">
              <w:t>lec</w:t>
            </w:r>
            <w:r>
              <w:t>trical specifications</w:t>
            </w:r>
          </w:p>
        </w:tc>
      </w:tr>
      <w:tr w:rsidR="005D21EB" w:rsidRPr="009A7C5F" w14:paraId="567265C3" w14:textId="77777777" w:rsidTr="001F1C32">
        <w:tc>
          <w:tcPr>
            <w:tcW w:w="1000" w:type="dxa"/>
            <w:tcBorders>
              <w:top w:val="single" w:sz="2" w:space="0" w:color="CFDCEC"/>
              <w:bottom w:val="single" w:sz="2" w:space="0" w:color="CFDCEC"/>
            </w:tcBorders>
          </w:tcPr>
          <w:p w14:paraId="77ED1A63" w14:textId="150571F2" w:rsidR="005D21EB" w:rsidRDefault="005D21EB">
            <w:pPr>
              <w:pStyle w:val="Tablebody"/>
            </w:pPr>
            <w:r>
              <w:t>38</w:t>
            </w:r>
          </w:p>
        </w:tc>
        <w:tc>
          <w:tcPr>
            <w:tcW w:w="1500" w:type="dxa"/>
            <w:tcBorders>
              <w:top w:val="single" w:sz="2" w:space="0" w:color="CFDCEC"/>
              <w:bottom w:val="single" w:sz="2" w:space="0" w:color="CFDCEC"/>
            </w:tcBorders>
          </w:tcPr>
          <w:p w14:paraId="5E1A52F5" w14:textId="7B60D347" w:rsidR="005D21EB" w:rsidRDefault="005D21EB">
            <w:pPr>
              <w:pStyle w:val="Tablebody"/>
            </w:pPr>
            <w:r>
              <w:t>1</w:t>
            </w:r>
            <w:r w:rsidRPr="00C84A2D">
              <w:rPr>
                <w:vertAlign w:val="superscript"/>
              </w:rPr>
              <w:t>st</w:t>
            </w:r>
            <w:r>
              <w:t xml:space="preserve"> of sept</w:t>
            </w:r>
            <w:r w:rsidR="00F54C7C">
              <w:t xml:space="preserve"> and 2</w:t>
            </w:r>
            <w:r w:rsidR="00F54C7C" w:rsidRPr="00C84A2D">
              <w:rPr>
                <w:vertAlign w:val="superscript"/>
              </w:rPr>
              <w:t>nd</w:t>
            </w:r>
            <w:r w:rsidR="00F54C7C">
              <w:t xml:space="preserve"> of sept</w:t>
            </w:r>
          </w:p>
        </w:tc>
        <w:tc>
          <w:tcPr>
            <w:tcW w:w="7400" w:type="dxa"/>
            <w:tcBorders>
              <w:top w:val="single" w:sz="2" w:space="0" w:color="CFDCEC"/>
              <w:bottom w:val="single" w:sz="2" w:space="0" w:color="CFDCEC"/>
            </w:tcBorders>
          </w:tcPr>
          <w:p w14:paraId="32ED58BF" w14:textId="7A8B10FC" w:rsidR="005D21EB" w:rsidRDefault="005D21EB">
            <w:pPr>
              <w:pStyle w:val="Tablebody"/>
            </w:pPr>
            <w:r>
              <w:t>DD:remove d_pon_ldo, change names of enables for txbist</w:t>
            </w:r>
            <w:r w:rsidR="00F54C7C">
              <w:t xml:space="preserve">, update I/O txbist </w:t>
            </w:r>
          </w:p>
        </w:tc>
      </w:tr>
      <w:tr w:rsidR="00E303BB" w:rsidRPr="009A7C5F" w14:paraId="16403F50" w14:textId="77777777" w:rsidTr="001F1C32">
        <w:tc>
          <w:tcPr>
            <w:tcW w:w="1000" w:type="dxa"/>
            <w:tcBorders>
              <w:top w:val="single" w:sz="2" w:space="0" w:color="CFDCEC"/>
              <w:bottom w:val="single" w:sz="2" w:space="0" w:color="CFDCEC"/>
            </w:tcBorders>
          </w:tcPr>
          <w:p w14:paraId="68BEDEBB" w14:textId="05C08037" w:rsidR="00E303BB" w:rsidRDefault="00E303BB">
            <w:pPr>
              <w:pStyle w:val="Tablebody"/>
            </w:pPr>
            <w:r>
              <w:t>29</w:t>
            </w:r>
          </w:p>
        </w:tc>
        <w:tc>
          <w:tcPr>
            <w:tcW w:w="1500" w:type="dxa"/>
            <w:tcBorders>
              <w:top w:val="single" w:sz="2" w:space="0" w:color="CFDCEC"/>
              <w:bottom w:val="single" w:sz="2" w:space="0" w:color="CFDCEC"/>
            </w:tcBorders>
          </w:tcPr>
          <w:p w14:paraId="7D739DBD" w14:textId="608D302E" w:rsidR="00E303BB" w:rsidRDefault="00E303BB">
            <w:pPr>
              <w:pStyle w:val="Tablebody"/>
            </w:pPr>
            <w:r>
              <w:t>8/9</w:t>
            </w:r>
          </w:p>
        </w:tc>
        <w:tc>
          <w:tcPr>
            <w:tcW w:w="7400" w:type="dxa"/>
            <w:tcBorders>
              <w:top w:val="single" w:sz="2" w:space="0" w:color="CFDCEC"/>
              <w:bottom w:val="single" w:sz="2" w:space="0" w:color="CFDCEC"/>
            </w:tcBorders>
          </w:tcPr>
          <w:p w14:paraId="57774934" w14:textId="5C42BD53" w:rsidR="00E303BB" w:rsidRDefault="00E303BB">
            <w:pPr>
              <w:pStyle w:val="Tablebody"/>
            </w:pPr>
            <w:r>
              <w:t>DD:update rxbist IO</w:t>
            </w:r>
          </w:p>
        </w:tc>
      </w:tr>
      <w:tr w:rsidR="00D26BE5" w:rsidRPr="009A7C5F" w14:paraId="70038A22" w14:textId="77777777" w:rsidTr="001F1C32">
        <w:tc>
          <w:tcPr>
            <w:tcW w:w="1000" w:type="dxa"/>
            <w:tcBorders>
              <w:top w:val="single" w:sz="2" w:space="0" w:color="CFDCEC"/>
              <w:bottom w:val="single" w:sz="2" w:space="0" w:color="CFDCEC"/>
            </w:tcBorders>
          </w:tcPr>
          <w:p w14:paraId="01A9F4F0" w14:textId="2B9C4FF6" w:rsidR="00D26BE5" w:rsidRDefault="00D26BE5">
            <w:pPr>
              <w:pStyle w:val="Tablebody"/>
            </w:pPr>
            <w:r>
              <w:t>30</w:t>
            </w:r>
          </w:p>
        </w:tc>
        <w:tc>
          <w:tcPr>
            <w:tcW w:w="1500" w:type="dxa"/>
            <w:tcBorders>
              <w:top w:val="single" w:sz="2" w:space="0" w:color="CFDCEC"/>
              <w:bottom w:val="single" w:sz="2" w:space="0" w:color="CFDCEC"/>
            </w:tcBorders>
          </w:tcPr>
          <w:p w14:paraId="70264645" w14:textId="435459D5" w:rsidR="00D26BE5" w:rsidRDefault="00D26BE5">
            <w:pPr>
              <w:pStyle w:val="Tablebody"/>
            </w:pPr>
            <w:r>
              <w:t>9/9</w:t>
            </w:r>
          </w:p>
        </w:tc>
        <w:tc>
          <w:tcPr>
            <w:tcW w:w="7400" w:type="dxa"/>
            <w:tcBorders>
              <w:top w:val="single" w:sz="2" w:space="0" w:color="CFDCEC"/>
              <w:bottom w:val="single" w:sz="2" w:space="0" w:color="CFDCEC"/>
            </w:tcBorders>
          </w:tcPr>
          <w:p w14:paraId="0762AFEB" w14:textId="4785D46D" w:rsidR="00D26BE5" w:rsidRDefault="00D26BE5">
            <w:pPr>
              <w:pStyle w:val="Tablebody"/>
            </w:pPr>
            <w:r>
              <w:t>DD&amp;Laure : update I/O txbist</w:t>
            </w:r>
            <w:r w:rsidR="00E83F6B">
              <w:t xml:space="preserve"> and test settling time</w:t>
            </w:r>
          </w:p>
        </w:tc>
      </w:tr>
      <w:tr w:rsidR="00286CA5" w:rsidRPr="009A7C5F" w14:paraId="71FBFAD9" w14:textId="77777777" w:rsidTr="001F1C32">
        <w:tc>
          <w:tcPr>
            <w:tcW w:w="1000" w:type="dxa"/>
            <w:tcBorders>
              <w:top w:val="single" w:sz="2" w:space="0" w:color="CFDCEC"/>
              <w:bottom w:val="single" w:sz="2" w:space="0" w:color="CFDCEC"/>
            </w:tcBorders>
          </w:tcPr>
          <w:p w14:paraId="649BC82E" w14:textId="77777777" w:rsidR="00286CA5" w:rsidRDefault="00286CA5">
            <w:pPr>
              <w:pStyle w:val="Tablebody"/>
            </w:pPr>
          </w:p>
        </w:tc>
        <w:tc>
          <w:tcPr>
            <w:tcW w:w="1500" w:type="dxa"/>
            <w:tcBorders>
              <w:top w:val="single" w:sz="2" w:space="0" w:color="CFDCEC"/>
              <w:bottom w:val="single" w:sz="2" w:space="0" w:color="CFDCEC"/>
            </w:tcBorders>
          </w:tcPr>
          <w:p w14:paraId="475B6D38" w14:textId="77777777" w:rsidR="00286CA5" w:rsidRDefault="00286CA5">
            <w:pPr>
              <w:pStyle w:val="Tablebody"/>
            </w:pPr>
          </w:p>
        </w:tc>
        <w:tc>
          <w:tcPr>
            <w:tcW w:w="7400" w:type="dxa"/>
            <w:tcBorders>
              <w:top w:val="single" w:sz="2" w:space="0" w:color="CFDCEC"/>
              <w:bottom w:val="single" w:sz="2" w:space="0" w:color="CFDCEC"/>
            </w:tcBorders>
          </w:tcPr>
          <w:p w14:paraId="1979D563" w14:textId="77777777" w:rsidR="00286CA5" w:rsidRDefault="00286CA5">
            <w:pPr>
              <w:pStyle w:val="Tablebody"/>
            </w:pPr>
          </w:p>
        </w:tc>
      </w:tr>
      <w:tr w:rsidR="004D1307" w:rsidRPr="009A7C5F" w14:paraId="5650D26E" w14:textId="77777777" w:rsidTr="00842529">
        <w:tc>
          <w:tcPr>
            <w:tcW w:w="1000" w:type="dxa"/>
            <w:tcBorders>
              <w:top w:val="single" w:sz="2" w:space="0" w:color="CFDCEC"/>
              <w:bottom w:val="single" w:sz="2" w:space="0" w:color="CFDCEC"/>
            </w:tcBorders>
          </w:tcPr>
          <w:p w14:paraId="4D8E644A" w14:textId="09654867" w:rsidR="004D1307" w:rsidRDefault="004D1307">
            <w:pPr>
              <w:pStyle w:val="Tablebody"/>
            </w:pPr>
            <w:r>
              <w:t>31</w:t>
            </w:r>
          </w:p>
        </w:tc>
        <w:tc>
          <w:tcPr>
            <w:tcW w:w="1500" w:type="dxa"/>
            <w:tcBorders>
              <w:top w:val="single" w:sz="2" w:space="0" w:color="CFDCEC"/>
              <w:bottom w:val="single" w:sz="2" w:space="0" w:color="CFDCEC"/>
            </w:tcBorders>
          </w:tcPr>
          <w:p w14:paraId="6AAA5188" w14:textId="22A51D16" w:rsidR="004D1307" w:rsidRDefault="004D1307">
            <w:pPr>
              <w:pStyle w:val="Tablebody"/>
            </w:pPr>
            <w:r>
              <w:t>10/09</w:t>
            </w:r>
          </w:p>
        </w:tc>
        <w:tc>
          <w:tcPr>
            <w:tcW w:w="7400" w:type="dxa"/>
            <w:tcBorders>
              <w:top w:val="single" w:sz="2" w:space="0" w:color="CFDCEC"/>
              <w:bottom w:val="single" w:sz="2" w:space="0" w:color="CFDCEC"/>
            </w:tcBorders>
          </w:tcPr>
          <w:p w14:paraId="04A4716B" w14:textId="77777777" w:rsidR="004D1307" w:rsidRDefault="004D1307">
            <w:pPr>
              <w:pStyle w:val="Tablebody"/>
            </w:pPr>
            <w:r>
              <w:t>DD:rename I/o PPD.</w:t>
            </w:r>
          </w:p>
          <w:p w14:paraId="2306C8C4" w14:textId="3437F78A" w:rsidR="004D1307" w:rsidRDefault="004D1307">
            <w:pPr>
              <w:pStyle w:val="Tablebody"/>
            </w:pPr>
            <w:r>
              <w:t>Spec update following subIP RS review</w:t>
            </w:r>
          </w:p>
        </w:tc>
      </w:tr>
      <w:tr w:rsidR="00286CA5" w:rsidRPr="009A7C5F" w14:paraId="47E3501C" w14:textId="77777777" w:rsidTr="00842529">
        <w:tc>
          <w:tcPr>
            <w:tcW w:w="1000" w:type="dxa"/>
            <w:tcBorders>
              <w:top w:val="single" w:sz="2" w:space="0" w:color="CFDCEC"/>
              <w:bottom w:val="single" w:sz="2" w:space="0" w:color="CFDCEC"/>
            </w:tcBorders>
          </w:tcPr>
          <w:p w14:paraId="42D3B386" w14:textId="26928EB1" w:rsidR="00286CA5" w:rsidRDefault="00286CA5">
            <w:pPr>
              <w:pStyle w:val="Tablebody"/>
            </w:pPr>
            <w:r>
              <w:t>32</w:t>
            </w:r>
          </w:p>
        </w:tc>
        <w:tc>
          <w:tcPr>
            <w:tcW w:w="1500" w:type="dxa"/>
            <w:tcBorders>
              <w:top w:val="single" w:sz="2" w:space="0" w:color="CFDCEC"/>
              <w:bottom w:val="single" w:sz="2" w:space="0" w:color="CFDCEC"/>
            </w:tcBorders>
          </w:tcPr>
          <w:p w14:paraId="4E9AF239" w14:textId="43822A4E" w:rsidR="00286CA5" w:rsidRDefault="00286CA5">
            <w:pPr>
              <w:pStyle w:val="Tablebody"/>
            </w:pPr>
            <w:r>
              <w:t>21/9</w:t>
            </w:r>
          </w:p>
        </w:tc>
        <w:tc>
          <w:tcPr>
            <w:tcW w:w="7400" w:type="dxa"/>
            <w:tcBorders>
              <w:top w:val="single" w:sz="2" w:space="0" w:color="CFDCEC"/>
              <w:bottom w:val="single" w:sz="2" w:space="0" w:color="CFDCEC"/>
            </w:tcBorders>
          </w:tcPr>
          <w:p w14:paraId="294B46AE" w14:textId="2598A0EA" w:rsidR="00286CA5" w:rsidRDefault="00286CA5">
            <w:pPr>
              <w:pStyle w:val="Tablebody"/>
            </w:pPr>
            <w:r>
              <w:t>DD:changed PPD chapter for integration</w:t>
            </w:r>
          </w:p>
        </w:tc>
      </w:tr>
      <w:tr w:rsidR="0007038A" w:rsidRPr="009A7C5F" w14:paraId="55C0A834" w14:textId="77777777" w:rsidTr="00842529">
        <w:tc>
          <w:tcPr>
            <w:tcW w:w="1000" w:type="dxa"/>
            <w:tcBorders>
              <w:top w:val="single" w:sz="2" w:space="0" w:color="CFDCEC"/>
              <w:bottom w:val="single" w:sz="2" w:space="0" w:color="CFDCEC"/>
            </w:tcBorders>
          </w:tcPr>
          <w:p w14:paraId="32CFD191" w14:textId="693B3FE4" w:rsidR="0007038A" w:rsidRDefault="0007038A">
            <w:pPr>
              <w:pStyle w:val="Tablebody"/>
            </w:pPr>
            <w:r>
              <w:t>33</w:t>
            </w:r>
          </w:p>
        </w:tc>
        <w:tc>
          <w:tcPr>
            <w:tcW w:w="1500" w:type="dxa"/>
            <w:tcBorders>
              <w:top w:val="single" w:sz="2" w:space="0" w:color="CFDCEC"/>
              <w:bottom w:val="single" w:sz="2" w:space="0" w:color="CFDCEC"/>
            </w:tcBorders>
          </w:tcPr>
          <w:p w14:paraId="69A78269" w14:textId="5CE95E03" w:rsidR="0007038A" w:rsidRDefault="0007038A">
            <w:pPr>
              <w:pStyle w:val="Tablebody"/>
            </w:pPr>
            <w:r>
              <w:t>22/9</w:t>
            </w:r>
          </w:p>
        </w:tc>
        <w:tc>
          <w:tcPr>
            <w:tcW w:w="7400" w:type="dxa"/>
            <w:tcBorders>
              <w:top w:val="single" w:sz="2" w:space="0" w:color="CFDCEC"/>
              <w:bottom w:val="single" w:sz="2" w:space="0" w:color="CFDCEC"/>
            </w:tcBorders>
          </w:tcPr>
          <w:p w14:paraId="67413914" w14:textId="77777777" w:rsidR="0007038A" w:rsidRDefault="0007038A">
            <w:pPr>
              <w:pStyle w:val="Tablebody"/>
            </w:pPr>
            <w:r>
              <w:t>AR: correction of interface width (aligned with register map)</w:t>
            </w:r>
          </w:p>
          <w:p w14:paraId="121CFBDD" w14:textId="77777777" w:rsidR="0007038A" w:rsidRDefault="0007038A">
            <w:pPr>
              <w:pStyle w:val="Tablebody"/>
            </w:pPr>
            <w:r>
              <w:t>Typo correction on spec (Aligned with Sub-IP RS)</w:t>
            </w:r>
          </w:p>
          <w:p w14:paraId="09046E24" w14:textId="77777777" w:rsidR="0007038A" w:rsidRDefault="0007038A">
            <w:pPr>
              <w:pStyle w:val="Tablebody"/>
            </w:pPr>
            <w:r>
              <w:t>Highlate sections to be updated</w:t>
            </w:r>
          </w:p>
          <w:p w14:paraId="5A42F512" w14:textId="1B4EA6C2" w:rsidR="00DA6E6D" w:rsidRDefault="00DA6E6D">
            <w:pPr>
              <w:pStyle w:val="Tablebody"/>
            </w:pPr>
            <w:r>
              <w:t>Dac bus changed to &lt;255:0&gt;</w:t>
            </w:r>
          </w:p>
        </w:tc>
      </w:tr>
      <w:tr w:rsidR="00393D63" w:rsidRPr="009A7C5F" w14:paraId="03F9F301" w14:textId="77777777" w:rsidTr="00665719">
        <w:tc>
          <w:tcPr>
            <w:tcW w:w="1000" w:type="dxa"/>
            <w:tcBorders>
              <w:top w:val="single" w:sz="2" w:space="0" w:color="CFDCEC"/>
              <w:bottom w:val="single" w:sz="2" w:space="0" w:color="CFDCEC"/>
            </w:tcBorders>
          </w:tcPr>
          <w:p w14:paraId="75295970" w14:textId="4D1ED97B" w:rsidR="00393D63" w:rsidRDefault="00393D63">
            <w:pPr>
              <w:pStyle w:val="Tablebody"/>
            </w:pPr>
            <w:r>
              <w:t>34</w:t>
            </w:r>
          </w:p>
        </w:tc>
        <w:tc>
          <w:tcPr>
            <w:tcW w:w="1500" w:type="dxa"/>
            <w:tcBorders>
              <w:top w:val="single" w:sz="2" w:space="0" w:color="CFDCEC"/>
              <w:bottom w:val="single" w:sz="2" w:space="0" w:color="CFDCEC"/>
            </w:tcBorders>
          </w:tcPr>
          <w:p w14:paraId="4E590BE8" w14:textId="4B7A80B4" w:rsidR="00393D63" w:rsidRDefault="00393D63">
            <w:pPr>
              <w:pStyle w:val="Tablebody"/>
            </w:pPr>
            <w:r>
              <w:t>14/10</w:t>
            </w:r>
          </w:p>
        </w:tc>
        <w:tc>
          <w:tcPr>
            <w:tcW w:w="7400" w:type="dxa"/>
            <w:tcBorders>
              <w:top w:val="single" w:sz="2" w:space="0" w:color="CFDCEC"/>
              <w:bottom w:val="single" w:sz="2" w:space="0" w:color="CFDCEC"/>
            </w:tcBorders>
          </w:tcPr>
          <w:p w14:paraId="3BBE11A6" w14:textId="77777777" w:rsidR="00393D63" w:rsidRDefault="00393D63">
            <w:pPr>
              <w:pStyle w:val="Tablebody"/>
            </w:pPr>
            <w:r>
              <w:t>Updat RF BIST lineup</w:t>
            </w:r>
          </w:p>
          <w:p w14:paraId="492AA49D" w14:textId="7171FFA3" w:rsidR="00393D63" w:rsidRDefault="00393D63">
            <w:pPr>
              <w:pStyle w:val="Tablebody"/>
            </w:pPr>
            <w:r>
              <w:t>LO doubler and SSB out power calibration algorithm</w:t>
            </w:r>
          </w:p>
        </w:tc>
      </w:tr>
      <w:tr w:rsidR="00842529" w:rsidRPr="009A7C5F" w14:paraId="5475F6C3" w14:textId="77777777" w:rsidTr="00665719">
        <w:tc>
          <w:tcPr>
            <w:tcW w:w="1000" w:type="dxa"/>
            <w:tcBorders>
              <w:top w:val="single" w:sz="2" w:space="0" w:color="CFDCEC"/>
              <w:bottom w:val="single" w:sz="2" w:space="0" w:color="CFDCEC"/>
            </w:tcBorders>
          </w:tcPr>
          <w:p w14:paraId="1ABD352E" w14:textId="2CBBADD4" w:rsidR="00842529" w:rsidRDefault="00842529">
            <w:pPr>
              <w:pStyle w:val="Tablebody"/>
            </w:pPr>
            <w:r>
              <w:t>35</w:t>
            </w:r>
          </w:p>
        </w:tc>
        <w:tc>
          <w:tcPr>
            <w:tcW w:w="1500" w:type="dxa"/>
            <w:tcBorders>
              <w:top w:val="single" w:sz="2" w:space="0" w:color="CFDCEC"/>
              <w:bottom w:val="single" w:sz="2" w:space="0" w:color="CFDCEC"/>
            </w:tcBorders>
          </w:tcPr>
          <w:p w14:paraId="67ADD85C" w14:textId="659417E2" w:rsidR="00842529" w:rsidRDefault="00842529">
            <w:pPr>
              <w:pStyle w:val="Tablebody"/>
            </w:pPr>
            <w:r>
              <w:t>09/11</w:t>
            </w:r>
          </w:p>
        </w:tc>
        <w:tc>
          <w:tcPr>
            <w:tcW w:w="7400" w:type="dxa"/>
            <w:tcBorders>
              <w:top w:val="single" w:sz="2" w:space="0" w:color="CFDCEC"/>
              <w:bottom w:val="single" w:sz="2" w:space="0" w:color="CFDCEC"/>
            </w:tcBorders>
          </w:tcPr>
          <w:p w14:paraId="25F8E5E1" w14:textId="77777777" w:rsidR="00842529" w:rsidRDefault="00F52C72">
            <w:pPr>
              <w:pStyle w:val="Tablebody"/>
            </w:pPr>
            <w:r>
              <w:t>Remove LPF for tx and ppd</w:t>
            </w:r>
          </w:p>
          <w:p w14:paraId="13523989" w14:textId="1A5EEF0F" w:rsidR="00F0415F" w:rsidRDefault="00F0415F">
            <w:pPr>
              <w:pStyle w:val="Tablebody"/>
            </w:pPr>
            <w:r>
              <w:t>Clarification of powerdown current</w:t>
            </w:r>
          </w:p>
        </w:tc>
      </w:tr>
      <w:tr w:rsidR="00CC261E" w:rsidRPr="009A7C5F" w14:paraId="1CDFEE8A" w14:textId="77777777" w:rsidTr="00665719">
        <w:tc>
          <w:tcPr>
            <w:tcW w:w="1000" w:type="dxa"/>
            <w:tcBorders>
              <w:top w:val="single" w:sz="2" w:space="0" w:color="CFDCEC"/>
              <w:bottom w:val="single" w:sz="2" w:space="0" w:color="CFDCEC"/>
            </w:tcBorders>
          </w:tcPr>
          <w:p w14:paraId="37D7B696" w14:textId="77777777" w:rsidR="00CC261E" w:rsidRDefault="00CC261E">
            <w:pPr>
              <w:pStyle w:val="Tablebody"/>
            </w:pPr>
          </w:p>
        </w:tc>
        <w:tc>
          <w:tcPr>
            <w:tcW w:w="1500" w:type="dxa"/>
            <w:tcBorders>
              <w:top w:val="single" w:sz="2" w:space="0" w:color="CFDCEC"/>
              <w:bottom w:val="single" w:sz="2" w:space="0" w:color="CFDCEC"/>
            </w:tcBorders>
          </w:tcPr>
          <w:p w14:paraId="698473C1" w14:textId="3AC27EDD" w:rsidR="00CC261E" w:rsidRDefault="00CC261E">
            <w:pPr>
              <w:pStyle w:val="Tablebody"/>
            </w:pPr>
            <w:r>
              <w:t>24/11</w:t>
            </w:r>
          </w:p>
        </w:tc>
        <w:tc>
          <w:tcPr>
            <w:tcW w:w="7400" w:type="dxa"/>
            <w:tcBorders>
              <w:top w:val="single" w:sz="2" w:space="0" w:color="CFDCEC"/>
              <w:bottom w:val="single" w:sz="2" w:space="0" w:color="CFDCEC"/>
            </w:tcBorders>
          </w:tcPr>
          <w:p w14:paraId="19599619" w14:textId="2958BC8F" w:rsidR="00CC261E" w:rsidRDefault="00CC261E">
            <w:pPr>
              <w:pStyle w:val="Tablebody"/>
            </w:pPr>
            <w:r>
              <w:t>Change spec for currnt consumption baseband</w:t>
            </w:r>
          </w:p>
        </w:tc>
      </w:tr>
      <w:tr w:rsidR="00327FBA" w:rsidRPr="009A7C5F" w14:paraId="570C85A0" w14:textId="77777777" w:rsidTr="00C608C4">
        <w:tc>
          <w:tcPr>
            <w:tcW w:w="1000" w:type="dxa"/>
            <w:tcBorders>
              <w:top w:val="single" w:sz="2" w:space="0" w:color="CFDCEC"/>
              <w:bottom w:val="single" w:sz="2" w:space="0" w:color="5E89C1"/>
            </w:tcBorders>
          </w:tcPr>
          <w:p w14:paraId="3DF64EB4" w14:textId="51847795" w:rsidR="00327FBA" w:rsidRDefault="00327FBA">
            <w:pPr>
              <w:pStyle w:val="Tablebody"/>
            </w:pPr>
            <w:r>
              <w:t>36</w:t>
            </w:r>
          </w:p>
        </w:tc>
        <w:tc>
          <w:tcPr>
            <w:tcW w:w="1500" w:type="dxa"/>
            <w:tcBorders>
              <w:top w:val="single" w:sz="2" w:space="0" w:color="CFDCEC"/>
              <w:bottom w:val="single" w:sz="2" w:space="0" w:color="5E89C1"/>
            </w:tcBorders>
          </w:tcPr>
          <w:p w14:paraId="2D3636A5" w14:textId="5290AD7B" w:rsidR="00327FBA" w:rsidRDefault="00327FBA">
            <w:pPr>
              <w:pStyle w:val="Tablebody"/>
            </w:pPr>
            <w:r>
              <w:t>14/01</w:t>
            </w:r>
          </w:p>
        </w:tc>
        <w:tc>
          <w:tcPr>
            <w:tcW w:w="7400" w:type="dxa"/>
            <w:tcBorders>
              <w:top w:val="single" w:sz="2" w:space="0" w:color="CFDCEC"/>
              <w:bottom w:val="single" w:sz="2" w:space="0" w:color="5E89C1"/>
            </w:tcBorders>
          </w:tcPr>
          <w:p w14:paraId="13DB16F6" w14:textId="62E22942" w:rsidR="00327FBA" w:rsidRDefault="00327FBA">
            <w:pPr>
              <w:pStyle w:val="Tablebody"/>
            </w:pPr>
            <w:r>
              <w:t>AR: general corrections, alignment with Rs/sub-IP Rs, add BB filter trim</w:t>
            </w:r>
          </w:p>
        </w:tc>
      </w:tr>
    </w:tbl>
    <w:sdt>
      <w:sdtPr>
        <w:rPr>
          <w:rFonts w:ascii="Arial" w:eastAsia="Times New Roman" w:hAnsi="Arial" w:cs="Arial"/>
          <w:color w:val="auto"/>
          <w:sz w:val="20"/>
          <w:szCs w:val="20"/>
          <w:lang w:eastAsia="en-US"/>
        </w:rPr>
        <w:id w:val="-852886007"/>
        <w:docPartObj>
          <w:docPartGallery w:val="Table of Contents"/>
          <w:docPartUnique/>
        </w:docPartObj>
      </w:sdtPr>
      <w:sdtEndPr>
        <w:rPr>
          <w:b/>
          <w:bCs/>
          <w:noProof/>
        </w:rPr>
      </w:sdtEndPr>
      <w:sdtContent>
        <w:p w14:paraId="4F74292F" w14:textId="13DE56D1" w:rsidR="001753B3" w:rsidRDefault="001753B3">
          <w:pPr>
            <w:pStyle w:val="TOCHeading"/>
          </w:pPr>
        </w:p>
        <w:p w14:paraId="365CCF4F" w14:textId="77777777" w:rsidR="001753B3" w:rsidRDefault="001753B3" w:rsidP="001753B3">
          <w:pPr>
            <w:ind w:left="0"/>
          </w:pPr>
          <w:r>
            <w:br w:type="page"/>
          </w:r>
        </w:p>
        <w:p w14:paraId="2189DE5F" w14:textId="77777777" w:rsidR="001753B3" w:rsidRDefault="001753B3">
          <w:pPr>
            <w:pStyle w:val="TOCHeading"/>
          </w:pPr>
          <w:r>
            <w:t>Contents</w:t>
          </w:r>
        </w:p>
        <w:p w14:paraId="41249FBA" w14:textId="77777777" w:rsidR="001753B3" w:rsidRDefault="001753B3" w:rsidP="001753B3"/>
        <w:p w14:paraId="35108BC5" w14:textId="77777777" w:rsidR="001753B3" w:rsidRPr="006A7A71" w:rsidRDefault="001753B3" w:rsidP="001753B3"/>
        <w:p w14:paraId="65E9985B" w14:textId="2E533FBE" w:rsidR="008E6516" w:rsidRDefault="001753B3">
          <w:pPr>
            <w:pStyle w:val="TOC1"/>
            <w:rPr>
              <w:rFonts w:asciiTheme="minorHAnsi" w:eastAsiaTheme="minorEastAsia" w:hAnsiTheme="minorHAnsi" w:cstheme="minorBidi"/>
              <w:sz w:val="22"/>
              <w:szCs w:val="22"/>
              <w:lang w:val="fr-FR"/>
            </w:rPr>
          </w:pPr>
          <w:r>
            <w:fldChar w:fldCharType="begin"/>
          </w:r>
          <w:r>
            <w:instrText xml:space="preserve"> TOC \o "1-3" \h \z \u </w:instrText>
          </w:r>
          <w:r>
            <w:fldChar w:fldCharType="separate"/>
          </w:r>
          <w:hyperlink w:anchor="_Toc49245156" w:history="1">
            <w:r w:rsidR="008E6516" w:rsidRPr="000D428D">
              <w:rPr>
                <w:rStyle w:val="Hyperlink"/>
                <w:rFonts w:cs="Times New Roman"/>
              </w:rPr>
              <w:t>1.</w:t>
            </w:r>
            <w:r w:rsidR="008E6516">
              <w:rPr>
                <w:rFonts w:asciiTheme="minorHAnsi" w:eastAsiaTheme="minorEastAsia" w:hAnsiTheme="minorHAnsi" w:cstheme="minorBidi"/>
                <w:sz w:val="22"/>
                <w:szCs w:val="22"/>
                <w:lang w:val="fr-FR"/>
              </w:rPr>
              <w:tab/>
            </w:r>
            <w:r w:rsidR="008E6516" w:rsidRPr="000D428D">
              <w:rPr>
                <w:rStyle w:val="Hyperlink"/>
              </w:rPr>
              <w:t>Content-README</w:t>
            </w:r>
            <w:r w:rsidR="008E6516">
              <w:rPr>
                <w:webHidden/>
              </w:rPr>
              <w:tab/>
            </w:r>
            <w:r w:rsidR="008E6516">
              <w:rPr>
                <w:webHidden/>
              </w:rPr>
              <w:fldChar w:fldCharType="begin"/>
            </w:r>
            <w:r w:rsidR="008E6516">
              <w:rPr>
                <w:webHidden/>
              </w:rPr>
              <w:instrText xml:space="preserve"> PAGEREF _Toc49245156 \h </w:instrText>
            </w:r>
            <w:r w:rsidR="008E6516">
              <w:rPr>
                <w:webHidden/>
              </w:rPr>
            </w:r>
            <w:r w:rsidR="008E6516">
              <w:rPr>
                <w:webHidden/>
              </w:rPr>
              <w:fldChar w:fldCharType="separate"/>
            </w:r>
            <w:r w:rsidR="008E6516">
              <w:rPr>
                <w:webHidden/>
              </w:rPr>
              <w:t>7</w:t>
            </w:r>
            <w:r w:rsidR="008E6516">
              <w:rPr>
                <w:webHidden/>
              </w:rPr>
              <w:fldChar w:fldCharType="end"/>
            </w:r>
          </w:hyperlink>
        </w:p>
        <w:p w14:paraId="4D86C468" w14:textId="74B13627" w:rsidR="008E6516" w:rsidRDefault="00665719">
          <w:pPr>
            <w:pStyle w:val="TOC1"/>
            <w:rPr>
              <w:rFonts w:asciiTheme="minorHAnsi" w:eastAsiaTheme="minorEastAsia" w:hAnsiTheme="minorHAnsi" w:cstheme="minorBidi"/>
              <w:sz w:val="22"/>
              <w:szCs w:val="22"/>
              <w:lang w:val="fr-FR"/>
            </w:rPr>
          </w:pPr>
          <w:hyperlink w:anchor="_Toc49245157" w:history="1">
            <w:r w:rsidR="008E6516" w:rsidRPr="000D428D">
              <w:rPr>
                <w:rStyle w:val="Hyperlink"/>
                <w:rFonts w:cs="Times New Roman"/>
              </w:rPr>
              <w:t>2.</w:t>
            </w:r>
            <w:r w:rsidR="008E6516">
              <w:rPr>
                <w:rFonts w:asciiTheme="minorHAnsi" w:eastAsiaTheme="minorEastAsia" w:hAnsiTheme="minorHAnsi" w:cstheme="minorBidi"/>
                <w:sz w:val="22"/>
                <w:szCs w:val="22"/>
                <w:lang w:val="fr-FR"/>
              </w:rPr>
              <w:tab/>
            </w:r>
            <w:r w:rsidR="008E6516" w:rsidRPr="000D428D">
              <w:rPr>
                <w:rStyle w:val="Hyperlink"/>
              </w:rPr>
              <w:t>RFBIST overview</w:t>
            </w:r>
            <w:r w:rsidR="008E6516">
              <w:rPr>
                <w:webHidden/>
              </w:rPr>
              <w:tab/>
            </w:r>
            <w:r w:rsidR="008E6516">
              <w:rPr>
                <w:webHidden/>
              </w:rPr>
              <w:fldChar w:fldCharType="begin"/>
            </w:r>
            <w:r w:rsidR="008E6516">
              <w:rPr>
                <w:webHidden/>
              </w:rPr>
              <w:instrText xml:space="preserve"> PAGEREF _Toc49245157 \h </w:instrText>
            </w:r>
            <w:r w:rsidR="008E6516">
              <w:rPr>
                <w:webHidden/>
              </w:rPr>
            </w:r>
            <w:r w:rsidR="008E6516">
              <w:rPr>
                <w:webHidden/>
              </w:rPr>
              <w:fldChar w:fldCharType="separate"/>
            </w:r>
            <w:r w:rsidR="008E6516">
              <w:rPr>
                <w:webHidden/>
              </w:rPr>
              <w:t>7</w:t>
            </w:r>
            <w:r w:rsidR="008E6516">
              <w:rPr>
                <w:webHidden/>
              </w:rPr>
              <w:fldChar w:fldCharType="end"/>
            </w:r>
          </w:hyperlink>
        </w:p>
        <w:p w14:paraId="4629B275" w14:textId="62FF1E89" w:rsidR="008E6516" w:rsidRDefault="00665719">
          <w:pPr>
            <w:pStyle w:val="TOC2"/>
            <w:rPr>
              <w:rFonts w:asciiTheme="minorHAnsi" w:eastAsiaTheme="minorEastAsia" w:hAnsiTheme="minorHAnsi" w:cstheme="minorBidi"/>
              <w:sz w:val="22"/>
              <w:szCs w:val="22"/>
              <w:lang w:val="fr-FR"/>
            </w:rPr>
          </w:pPr>
          <w:hyperlink w:anchor="_Toc49245158" w:history="1">
            <w:r w:rsidR="008E6516" w:rsidRPr="000D428D">
              <w:rPr>
                <w:rStyle w:val="Hyperlink"/>
                <w:rFonts w:cs="Times New Roman"/>
              </w:rPr>
              <w:t>2.1</w:t>
            </w:r>
            <w:r w:rsidR="008E6516">
              <w:rPr>
                <w:rFonts w:asciiTheme="minorHAnsi" w:eastAsiaTheme="minorEastAsia" w:hAnsiTheme="minorHAnsi" w:cstheme="minorBidi"/>
                <w:sz w:val="22"/>
                <w:szCs w:val="22"/>
                <w:lang w:val="fr-FR"/>
              </w:rPr>
              <w:tab/>
            </w:r>
            <w:r w:rsidR="008E6516" w:rsidRPr="000D428D">
              <w:rPr>
                <w:rStyle w:val="Hyperlink"/>
              </w:rPr>
              <w:t>Bist in Master / slave mode</w:t>
            </w:r>
            <w:r w:rsidR="008E6516">
              <w:rPr>
                <w:webHidden/>
              </w:rPr>
              <w:tab/>
            </w:r>
            <w:r w:rsidR="008E6516">
              <w:rPr>
                <w:webHidden/>
              </w:rPr>
              <w:fldChar w:fldCharType="begin"/>
            </w:r>
            <w:r w:rsidR="008E6516">
              <w:rPr>
                <w:webHidden/>
              </w:rPr>
              <w:instrText xml:space="preserve"> PAGEREF _Toc49245158 \h </w:instrText>
            </w:r>
            <w:r w:rsidR="008E6516">
              <w:rPr>
                <w:webHidden/>
              </w:rPr>
            </w:r>
            <w:r w:rsidR="008E6516">
              <w:rPr>
                <w:webHidden/>
              </w:rPr>
              <w:fldChar w:fldCharType="separate"/>
            </w:r>
            <w:r w:rsidR="008E6516">
              <w:rPr>
                <w:webHidden/>
              </w:rPr>
              <w:t>9</w:t>
            </w:r>
            <w:r w:rsidR="008E6516">
              <w:rPr>
                <w:webHidden/>
              </w:rPr>
              <w:fldChar w:fldCharType="end"/>
            </w:r>
          </w:hyperlink>
        </w:p>
        <w:p w14:paraId="48B002D4" w14:textId="2A82348C" w:rsidR="008E6516" w:rsidRDefault="00665719">
          <w:pPr>
            <w:pStyle w:val="TOC1"/>
            <w:rPr>
              <w:rFonts w:asciiTheme="minorHAnsi" w:eastAsiaTheme="minorEastAsia" w:hAnsiTheme="minorHAnsi" w:cstheme="minorBidi"/>
              <w:sz w:val="22"/>
              <w:szCs w:val="22"/>
              <w:lang w:val="fr-FR"/>
            </w:rPr>
          </w:pPr>
          <w:hyperlink w:anchor="_Toc49245159" w:history="1">
            <w:r w:rsidR="008E6516" w:rsidRPr="000D428D">
              <w:rPr>
                <w:rStyle w:val="Hyperlink"/>
                <w:rFonts w:cs="Times New Roman"/>
              </w:rPr>
              <w:t>3.</w:t>
            </w:r>
            <w:r w:rsidR="008E6516">
              <w:rPr>
                <w:rFonts w:asciiTheme="minorHAnsi" w:eastAsiaTheme="minorEastAsia" w:hAnsiTheme="minorHAnsi" w:cstheme="minorBidi"/>
                <w:sz w:val="22"/>
                <w:szCs w:val="22"/>
                <w:lang w:val="fr-FR"/>
              </w:rPr>
              <w:tab/>
            </w:r>
            <w:r w:rsidR="008E6516" w:rsidRPr="000D428D">
              <w:rPr>
                <w:rStyle w:val="Hyperlink"/>
              </w:rPr>
              <w:t>peak detector</w:t>
            </w:r>
            <w:r w:rsidR="008E6516">
              <w:rPr>
                <w:webHidden/>
              </w:rPr>
              <w:tab/>
            </w:r>
            <w:r w:rsidR="008E6516">
              <w:rPr>
                <w:webHidden/>
              </w:rPr>
              <w:fldChar w:fldCharType="begin"/>
            </w:r>
            <w:r w:rsidR="008E6516">
              <w:rPr>
                <w:webHidden/>
              </w:rPr>
              <w:instrText xml:space="preserve"> PAGEREF _Toc49245159 \h </w:instrText>
            </w:r>
            <w:r w:rsidR="008E6516">
              <w:rPr>
                <w:webHidden/>
              </w:rPr>
            </w:r>
            <w:r w:rsidR="008E6516">
              <w:rPr>
                <w:webHidden/>
              </w:rPr>
              <w:fldChar w:fldCharType="separate"/>
            </w:r>
            <w:r w:rsidR="008E6516">
              <w:rPr>
                <w:webHidden/>
              </w:rPr>
              <w:t>10</w:t>
            </w:r>
            <w:r w:rsidR="008E6516">
              <w:rPr>
                <w:webHidden/>
              </w:rPr>
              <w:fldChar w:fldCharType="end"/>
            </w:r>
          </w:hyperlink>
        </w:p>
        <w:p w14:paraId="23694E11" w14:textId="607EA7AF" w:rsidR="008E6516" w:rsidRDefault="00665719">
          <w:pPr>
            <w:pStyle w:val="TOC2"/>
            <w:rPr>
              <w:rFonts w:asciiTheme="minorHAnsi" w:eastAsiaTheme="minorEastAsia" w:hAnsiTheme="minorHAnsi" w:cstheme="minorBidi"/>
              <w:sz w:val="22"/>
              <w:szCs w:val="22"/>
              <w:lang w:val="fr-FR"/>
            </w:rPr>
          </w:pPr>
          <w:hyperlink w:anchor="_Toc49245160" w:history="1">
            <w:r w:rsidR="008E6516" w:rsidRPr="000D428D">
              <w:rPr>
                <w:rStyle w:val="Hyperlink"/>
                <w:rFonts w:cs="Times New Roman"/>
              </w:rPr>
              <w:t>3.1</w:t>
            </w:r>
            <w:r w:rsidR="008E6516">
              <w:rPr>
                <w:rFonts w:asciiTheme="minorHAnsi" w:eastAsiaTheme="minorEastAsia" w:hAnsiTheme="minorHAnsi" w:cstheme="minorBidi"/>
                <w:sz w:val="22"/>
                <w:szCs w:val="22"/>
                <w:lang w:val="fr-FR"/>
              </w:rPr>
              <w:tab/>
            </w:r>
            <w:r w:rsidR="008E6516" w:rsidRPr="000D428D">
              <w:rPr>
                <w:rStyle w:val="Hyperlink"/>
              </w:rPr>
              <w:t>Description and Block diagram</w:t>
            </w:r>
            <w:r w:rsidR="008E6516">
              <w:rPr>
                <w:webHidden/>
              </w:rPr>
              <w:tab/>
            </w:r>
            <w:r w:rsidR="008E6516">
              <w:rPr>
                <w:webHidden/>
              </w:rPr>
              <w:fldChar w:fldCharType="begin"/>
            </w:r>
            <w:r w:rsidR="008E6516">
              <w:rPr>
                <w:webHidden/>
              </w:rPr>
              <w:instrText xml:space="preserve"> PAGEREF _Toc49245160 \h </w:instrText>
            </w:r>
            <w:r w:rsidR="008E6516">
              <w:rPr>
                <w:webHidden/>
              </w:rPr>
            </w:r>
            <w:r w:rsidR="008E6516">
              <w:rPr>
                <w:webHidden/>
              </w:rPr>
              <w:fldChar w:fldCharType="separate"/>
            </w:r>
            <w:r w:rsidR="008E6516">
              <w:rPr>
                <w:webHidden/>
              </w:rPr>
              <w:t>10</w:t>
            </w:r>
            <w:r w:rsidR="008E6516">
              <w:rPr>
                <w:webHidden/>
              </w:rPr>
              <w:fldChar w:fldCharType="end"/>
            </w:r>
          </w:hyperlink>
        </w:p>
        <w:p w14:paraId="19E4ADDB" w14:textId="3B5A864D" w:rsidR="008E6516" w:rsidRDefault="00665719">
          <w:pPr>
            <w:pStyle w:val="TOC2"/>
            <w:rPr>
              <w:rFonts w:asciiTheme="minorHAnsi" w:eastAsiaTheme="minorEastAsia" w:hAnsiTheme="minorHAnsi" w:cstheme="minorBidi"/>
              <w:sz w:val="22"/>
              <w:szCs w:val="22"/>
              <w:lang w:val="fr-FR"/>
            </w:rPr>
          </w:pPr>
          <w:hyperlink w:anchor="_Toc49245161" w:history="1">
            <w:r w:rsidR="008E6516" w:rsidRPr="000D428D">
              <w:rPr>
                <w:rStyle w:val="Hyperlink"/>
                <w:rFonts w:cs="Times New Roman"/>
              </w:rPr>
              <w:t>3.2</w:t>
            </w:r>
            <w:r w:rsidR="008E6516">
              <w:rPr>
                <w:rFonts w:asciiTheme="minorHAnsi" w:eastAsiaTheme="minorEastAsia" w:hAnsiTheme="minorHAnsi" w:cstheme="minorBidi"/>
                <w:sz w:val="22"/>
                <w:szCs w:val="22"/>
                <w:lang w:val="fr-FR"/>
              </w:rPr>
              <w:tab/>
            </w:r>
            <w:r w:rsidR="008E6516" w:rsidRPr="000D428D">
              <w:rPr>
                <w:rStyle w:val="Hyperlink"/>
              </w:rPr>
              <w:t>General Functionality and Operational mode</w:t>
            </w:r>
            <w:r w:rsidR="008E6516">
              <w:rPr>
                <w:webHidden/>
              </w:rPr>
              <w:tab/>
            </w:r>
            <w:r w:rsidR="008E6516">
              <w:rPr>
                <w:webHidden/>
              </w:rPr>
              <w:fldChar w:fldCharType="begin"/>
            </w:r>
            <w:r w:rsidR="008E6516">
              <w:rPr>
                <w:webHidden/>
              </w:rPr>
              <w:instrText xml:space="preserve"> PAGEREF _Toc49245161 \h </w:instrText>
            </w:r>
            <w:r w:rsidR="008E6516">
              <w:rPr>
                <w:webHidden/>
              </w:rPr>
            </w:r>
            <w:r w:rsidR="008E6516">
              <w:rPr>
                <w:webHidden/>
              </w:rPr>
              <w:fldChar w:fldCharType="separate"/>
            </w:r>
            <w:r w:rsidR="008E6516">
              <w:rPr>
                <w:webHidden/>
              </w:rPr>
              <w:t>10</w:t>
            </w:r>
            <w:r w:rsidR="008E6516">
              <w:rPr>
                <w:webHidden/>
              </w:rPr>
              <w:fldChar w:fldCharType="end"/>
            </w:r>
          </w:hyperlink>
        </w:p>
        <w:p w14:paraId="74EE6F91" w14:textId="3EEB10B6" w:rsidR="008E6516" w:rsidRDefault="00665719">
          <w:pPr>
            <w:pStyle w:val="TOC3"/>
            <w:rPr>
              <w:rFonts w:asciiTheme="minorHAnsi" w:eastAsiaTheme="minorEastAsia" w:hAnsiTheme="minorHAnsi" w:cstheme="minorBidi"/>
              <w:sz w:val="22"/>
              <w:szCs w:val="22"/>
              <w:lang w:val="fr-FR"/>
            </w:rPr>
          </w:pPr>
          <w:hyperlink w:anchor="_Toc49245162" w:history="1">
            <w:r w:rsidR="008E6516" w:rsidRPr="000D428D">
              <w:rPr>
                <w:rStyle w:val="Hyperlink"/>
                <w:rFonts w:cs="Times New Roman"/>
              </w:rPr>
              <w:t>3.2.1</w:t>
            </w:r>
            <w:r w:rsidR="008E6516">
              <w:rPr>
                <w:rFonts w:asciiTheme="minorHAnsi" w:eastAsiaTheme="minorEastAsia" w:hAnsiTheme="minorHAnsi" w:cstheme="minorBidi"/>
                <w:sz w:val="22"/>
                <w:szCs w:val="22"/>
                <w:lang w:val="fr-FR"/>
              </w:rPr>
              <w:tab/>
            </w:r>
            <w:r w:rsidR="008E6516" w:rsidRPr="000D428D">
              <w:rPr>
                <w:rStyle w:val="Hyperlink"/>
              </w:rPr>
              <w:t>Calibration mode</w:t>
            </w:r>
            <w:r w:rsidR="008E6516">
              <w:rPr>
                <w:webHidden/>
              </w:rPr>
              <w:tab/>
            </w:r>
            <w:r w:rsidR="008E6516">
              <w:rPr>
                <w:webHidden/>
              </w:rPr>
              <w:fldChar w:fldCharType="begin"/>
            </w:r>
            <w:r w:rsidR="008E6516">
              <w:rPr>
                <w:webHidden/>
              </w:rPr>
              <w:instrText xml:space="preserve"> PAGEREF _Toc49245162 \h </w:instrText>
            </w:r>
            <w:r w:rsidR="008E6516">
              <w:rPr>
                <w:webHidden/>
              </w:rPr>
            </w:r>
            <w:r w:rsidR="008E6516">
              <w:rPr>
                <w:webHidden/>
              </w:rPr>
              <w:fldChar w:fldCharType="separate"/>
            </w:r>
            <w:r w:rsidR="008E6516">
              <w:rPr>
                <w:webHidden/>
              </w:rPr>
              <w:t>14</w:t>
            </w:r>
            <w:r w:rsidR="008E6516">
              <w:rPr>
                <w:webHidden/>
              </w:rPr>
              <w:fldChar w:fldCharType="end"/>
            </w:r>
          </w:hyperlink>
        </w:p>
        <w:p w14:paraId="7A3AF2AD" w14:textId="338F2138" w:rsidR="008E6516" w:rsidRDefault="00665719">
          <w:pPr>
            <w:pStyle w:val="TOC2"/>
            <w:rPr>
              <w:rFonts w:asciiTheme="minorHAnsi" w:eastAsiaTheme="minorEastAsia" w:hAnsiTheme="minorHAnsi" w:cstheme="minorBidi"/>
              <w:sz w:val="22"/>
              <w:szCs w:val="22"/>
              <w:lang w:val="fr-FR"/>
            </w:rPr>
          </w:pPr>
          <w:hyperlink w:anchor="_Toc49245163" w:history="1">
            <w:r w:rsidR="008E6516" w:rsidRPr="000D428D">
              <w:rPr>
                <w:rStyle w:val="Hyperlink"/>
                <w:rFonts w:cs="Times New Roman"/>
              </w:rPr>
              <w:t>3.3</w:t>
            </w:r>
            <w:r w:rsidR="008E6516">
              <w:rPr>
                <w:rFonts w:asciiTheme="minorHAnsi" w:eastAsiaTheme="minorEastAsia" w:hAnsiTheme="minorHAnsi" w:cstheme="minorBidi"/>
                <w:sz w:val="22"/>
                <w:szCs w:val="22"/>
                <w:lang w:val="fr-FR"/>
              </w:rPr>
              <w:tab/>
            </w:r>
            <w:r w:rsidR="008E6516" w:rsidRPr="000D428D">
              <w:rPr>
                <w:rStyle w:val="Hyperlink"/>
              </w:rPr>
              <w:t>Interface with external</w:t>
            </w:r>
            <w:r w:rsidR="008E6516">
              <w:rPr>
                <w:webHidden/>
              </w:rPr>
              <w:tab/>
            </w:r>
            <w:r w:rsidR="008E6516">
              <w:rPr>
                <w:webHidden/>
              </w:rPr>
              <w:fldChar w:fldCharType="begin"/>
            </w:r>
            <w:r w:rsidR="008E6516">
              <w:rPr>
                <w:webHidden/>
              </w:rPr>
              <w:instrText xml:space="preserve"> PAGEREF _Toc49245163 \h </w:instrText>
            </w:r>
            <w:r w:rsidR="008E6516">
              <w:rPr>
                <w:webHidden/>
              </w:rPr>
            </w:r>
            <w:r w:rsidR="008E6516">
              <w:rPr>
                <w:webHidden/>
              </w:rPr>
              <w:fldChar w:fldCharType="separate"/>
            </w:r>
            <w:r w:rsidR="008E6516">
              <w:rPr>
                <w:webHidden/>
              </w:rPr>
              <w:t>14</w:t>
            </w:r>
            <w:r w:rsidR="008E6516">
              <w:rPr>
                <w:webHidden/>
              </w:rPr>
              <w:fldChar w:fldCharType="end"/>
            </w:r>
          </w:hyperlink>
        </w:p>
        <w:p w14:paraId="427CD15B" w14:textId="02F20E97" w:rsidR="008E6516" w:rsidRDefault="00665719">
          <w:pPr>
            <w:pStyle w:val="TOC2"/>
            <w:rPr>
              <w:rFonts w:asciiTheme="minorHAnsi" w:eastAsiaTheme="minorEastAsia" w:hAnsiTheme="minorHAnsi" w:cstheme="minorBidi"/>
              <w:sz w:val="22"/>
              <w:szCs w:val="22"/>
              <w:lang w:val="fr-FR"/>
            </w:rPr>
          </w:pPr>
          <w:hyperlink w:anchor="_Toc49245164" w:history="1">
            <w:r w:rsidR="008E6516" w:rsidRPr="000D428D">
              <w:rPr>
                <w:rStyle w:val="Hyperlink"/>
                <w:rFonts w:cs="Times New Roman"/>
              </w:rPr>
              <w:t>3.4</w:t>
            </w:r>
            <w:r w:rsidR="008E6516">
              <w:rPr>
                <w:rFonts w:asciiTheme="minorHAnsi" w:eastAsiaTheme="minorEastAsia" w:hAnsiTheme="minorHAnsi" w:cstheme="minorBidi"/>
                <w:sz w:val="22"/>
                <w:szCs w:val="22"/>
                <w:lang w:val="fr-FR"/>
              </w:rPr>
              <w:tab/>
            </w:r>
            <w:r w:rsidR="008E6516" w:rsidRPr="000D428D">
              <w:rPr>
                <w:rStyle w:val="Hyperlink"/>
              </w:rPr>
              <w:t>Supplies</w:t>
            </w:r>
            <w:r w:rsidR="008E6516">
              <w:rPr>
                <w:webHidden/>
              </w:rPr>
              <w:tab/>
            </w:r>
            <w:r w:rsidR="008E6516">
              <w:rPr>
                <w:webHidden/>
              </w:rPr>
              <w:fldChar w:fldCharType="begin"/>
            </w:r>
            <w:r w:rsidR="008E6516">
              <w:rPr>
                <w:webHidden/>
              </w:rPr>
              <w:instrText xml:space="preserve"> PAGEREF _Toc49245164 \h </w:instrText>
            </w:r>
            <w:r w:rsidR="008E6516">
              <w:rPr>
                <w:webHidden/>
              </w:rPr>
            </w:r>
            <w:r w:rsidR="008E6516">
              <w:rPr>
                <w:webHidden/>
              </w:rPr>
              <w:fldChar w:fldCharType="separate"/>
            </w:r>
            <w:r w:rsidR="008E6516">
              <w:rPr>
                <w:webHidden/>
              </w:rPr>
              <w:t>15</w:t>
            </w:r>
            <w:r w:rsidR="008E6516">
              <w:rPr>
                <w:webHidden/>
              </w:rPr>
              <w:fldChar w:fldCharType="end"/>
            </w:r>
          </w:hyperlink>
        </w:p>
        <w:p w14:paraId="4978694C" w14:textId="26411472" w:rsidR="008E6516" w:rsidRDefault="00665719">
          <w:pPr>
            <w:pStyle w:val="TOC2"/>
            <w:rPr>
              <w:rFonts w:asciiTheme="minorHAnsi" w:eastAsiaTheme="minorEastAsia" w:hAnsiTheme="minorHAnsi" w:cstheme="minorBidi"/>
              <w:sz w:val="22"/>
              <w:szCs w:val="22"/>
              <w:lang w:val="fr-FR"/>
            </w:rPr>
          </w:pPr>
          <w:hyperlink w:anchor="_Toc49245165" w:history="1">
            <w:r w:rsidR="008E6516" w:rsidRPr="000D428D">
              <w:rPr>
                <w:rStyle w:val="Hyperlink"/>
                <w:rFonts w:cs="Times New Roman"/>
              </w:rPr>
              <w:t>3.5</w:t>
            </w:r>
            <w:r w:rsidR="008E6516">
              <w:rPr>
                <w:rFonts w:asciiTheme="minorHAnsi" w:eastAsiaTheme="minorEastAsia" w:hAnsiTheme="minorHAnsi" w:cstheme="minorBidi"/>
                <w:sz w:val="22"/>
                <w:szCs w:val="22"/>
                <w:lang w:val="fr-FR"/>
              </w:rPr>
              <w:tab/>
            </w:r>
            <w:r w:rsidR="008E6516" w:rsidRPr="000D428D">
              <w:rPr>
                <w:rStyle w:val="Hyperlink"/>
              </w:rPr>
              <w:t>DFT</w:t>
            </w:r>
            <w:r w:rsidR="008E6516">
              <w:rPr>
                <w:webHidden/>
              </w:rPr>
              <w:tab/>
            </w:r>
            <w:r w:rsidR="008E6516">
              <w:rPr>
                <w:webHidden/>
              </w:rPr>
              <w:fldChar w:fldCharType="begin"/>
            </w:r>
            <w:r w:rsidR="008E6516">
              <w:rPr>
                <w:webHidden/>
              </w:rPr>
              <w:instrText xml:space="preserve"> PAGEREF _Toc49245165 \h </w:instrText>
            </w:r>
            <w:r w:rsidR="008E6516">
              <w:rPr>
                <w:webHidden/>
              </w:rPr>
            </w:r>
            <w:r w:rsidR="008E6516">
              <w:rPr>
                <w:webHidden/>
              </w:rPr>
              <w:fldChar w:fldCharType="separate"/>
            </w:r>
            <w:r w:rsidR="008E6516">
              <w:rPr>
                <w:webHidden/>
              </w:rPr>
              <w:t>15</w:t>
            </w:r>
            <w:r w:rsidR="008E6516">
              <w:rPr>
                <w:webHidden/>
              </w:rPr>
              <w:fldChar w:fldCharType="end"/>
            </w:r>
          </w:hyperlink>
        </w:p>
        <w:p w14:paraId="2B6C6F43" w14:textId="2423F448" w:rsidR="008E6516" w:rsidRDefault="00665719">
          <w:pPr>
            <w:pStyle w:val="TOC2"/>
            <w:rPr>
              <w:rFonts w:asciiTheme="minorHAnsi" w:eastAsiaTheme="minorEastAsia" w:hAnsiTheme="minorHAnsi" w:cstheme="minorBidi"/>
              <w:sz w:val="22"/>
              <w:szCs w:val="22"/>
              <w:lang w:val="fr-FR"/>
            </w:rPr>
          </w:pPr>
          <w:hyperlink w:anchor="_Toc49245166" w:history="1">
            <w:r w:rsidR="008E6516" w:rsidRPr="000D428D">
              <w:rPr>
                <w:rStyle w:val="Hyperlink"/>
                <w:rFonts w:cs="Times New Roman"/>
              </w:rPr>
              <w:t>3.6</w:t>
            </w:r>
            <w:r w:rsidR="008E6516">
              <w:rPr>
                <w:rFonts w:asciiTheme="minorHAnsi" w:eastAsiaTheme="minorEastAsia" w:hAnsiTheme="minorHAnsi" w:cstheme="minorBidi"/>
                <w:sz w:val="22"/>
                <w:szCs w:val="22"/>
                <w:lang w:val="fr-FR"/>
              </w:rPr>
              <w:tab/>
            </w:r>
            <w:r w:rsidR="008E6516" w:rsidRPr="000D428D">
              <w:rPr>
                <w:rStyle w:val="Hyperlink"/>
              </w:rPr>
              <w:t>Electrical specifications</w:t>
            </w:r>
            <w:r w:rsidR="008E6516">
              <w:rPr>
                <w:webHidden/>
              </w:rPr>
              <w:tab/>
            </w:r>
            <w:r w:rsidR="008E6516">
              <w:rPr>
                <w:webHidden/>
              </w:rPr>
              <w:fldChar w:fldCharType="begin"/>
            </w:r>
            <w:r w:rsidR="008E6516">
              <w:rPr>
                <w:webHidden/>
              </w:rPr>
              <w:instrText xml:space="preserve"> PAGEREF _Toc49245166 \h </w:instrText>
            </w:r>
            <w:r w:rsidR="008E6516">
              <w:rPr>
                <w:webHidden/>
              </w:rPr>
            </w:r>
            <w:r w:rsidR="008E6516">
              <w:rPr>
                <w:webHidden/>
              </w:rPr>
              <w:fldChar w:fldCharType="separate"/>
            </w:r>
            <w:r w:rsidR="008E6516">
              <w:rPr>
                <w:webHidden/>
              </w:rPr>
              <w:t>15</w:t>
            </w:r>
            <w:r w:rsidR="008E6516">
              <w:rPr>
                <w:webHidden/>
              </w:rPr>
              <w:fldChar w:fldCharType="end"/>
            </w:r>
          </w:hyperlink>
        </w:p>
        <w:p w14:paraId="79F53155" w14:textId="0143947C" w:rsidR="008E6516" w:rsidRDefault="00665719">
          <w:pPr>
            <w:pStyle w:val="TOC2"/>
            <w:rPr>
              <w:rFonts w:asciiTheme="minorHAnsi" w:eastAsiaTheme="minorEastAsia" w:hAnsiTheme="minorHAnsi" w:cstheme="minorBidi"/>
              <w:sz w:val="22"/>
              <w:szCs w:val="22"/>
              <w:lang w:val="fr-FR"/>
            </w:rPr>
          </w:pPr>
          <w:hyperlink w:anchor="_Toc49245167" w:history="1">
            <w:r w:rsidR="008E6516" w:rsidRPr="000D428D">
              <w:rPr>
                <w:rStyle w:val="Hyperlink"/>
                <w:rFonts w:cs="Times New Roman"/>
              </w:rPr>
              <w:t>3.7</w:t>
            </w:r>
            <w:r w:rsidR="008E6516">
              <w:rPr>
                <w:rFonts w:asciiTheme="minorHAnsi" w:eastAsiaTheme="minorEastAsia" w:hAnsiTheme="minorHAnsi" w:cstheme="minorBidi"/>
                <w:sz w:val="22"/>
                <w:szCs w:val="22"/>
                <w:lang w:val="fr-FR"/>
              </w:rPr>
              <w:tab/>
            </w:r>
            <w:r w:rsidR="008E6516" w:rsidRPr="000D428D">
              <w:rPr>
                <w:rStyle w:val="Hyperlink"/>
              </w:rPr>
              <w:t>Design Decisions (logged in DOORS AS)</w:t>
            </w:r>
            <w:r w:rsidR="008E6516">
              <w:rPr>
                <w:webHidden/>
              </w:rPr>
              <w:tab/>
            </w:r>
            <w:r w:rsidR="008E6516">
              <w:rPr>
                <w:webHidden/>
              </w:rPr>
              <w:fldChar w:fldCharType="begin"/>
            </w:r>
            <w:r w:rsidR="008E6516">
              <w:rPr>
                <w:webHidden/>
              </w:rPr>
              <w:instrText xml:space="preserve"> PAGEREF _Toc49245167 \h </w:instrText>
            </w:r>
            <w:r w:rsidR="008E6516">
              <w:rPr>
                <w:webHidden/>
              </w:rPr>
            </w:r>
            <w:r w:rsidR="008E6516">
              <w:rPr>
                <w:webHidden/>
              </w:rPr>
              <w:fldChar w:fldCharType="separate"/>
            </w:r>
            <w:r w:rsidR="008E6516">
              <w:rPr>
                <w:webHidden/>
              </w:rPr>
              <w:t>17</w:t>
            </w:r>
            <w:r w:rsidR="008E6516">
              <w:rPr>
                <w:webHidden/>
              </w:rPr>
              <w:fldChar w:fldCharType="end"/>
            </w:r>
          </w:hyperlink>
        </w:p>
        <w:p w14:paraId="4E727B78" w14:textId="6FC7CD28" w:rsidR="008E6516" w:rsidRDefault="00665719">
          <w:pPr>
            <w:pStyle w:val="TOC1"/>
            <w:rPr>
              <w:rFonts w:asciiTheme="minorHAnsi" w:eastAsiaTheme="minorEastAsia" w:hAnsiTheme="minorHAnsi" w:cstheme="minorBidi"/>
              <w:sz w:val="22"/>
              <w:szCs w:val="22"/>
              <w:lang w:val="fr-FR"/>
            </w:rPr>
          </w:pPr>
          <w:hyperlink w:anchor="_Toc49245168" w:history="1">
            <w:r w:rsidR="008E6516" w:rsidRPr="000D428D">
              <w:rPr>
                <w:rStyle w:val="Hyperlink"/>
                <w:rFonts w:cs="Times New Roman"/>
              </w:rPr>
              <w:t>4.</w:t>
            </w:r>
            <w:r w:rsidR="008E6516">
              <w:rPr>
                <w:rFonts w:asciiTheme="minorHAnsi" w:eastAsiaTheme="minorEastAsia" w:hAnsiTheme="minorHAnsi" w:cstheme="minorBidi"/>
                <w:sz w:val="22"/>
                <w:szCs w:val="22"/>
                <w:lang w:val="fr-FR"/>
              </w:rPr>
              <w:tab/>
            </w:r>
            <w:r w:rsidR="008E6516" w:rsidRPr="000D428D">
              <w:rPr>
                <w:rStyle w:val="Hyperlink"/>
              </w:rPr>
              <w:t>RXBIST Analog</w:t>
            </w:r>
            <w:r w:rsidR="008E6516">
              <w:rPr>
                <w:webHidden/>
              </w:rPr>
              <w:tab/>
            </w:r>
            <w:r w:rsidR="008E6516">
              <w:rPr>
                <w:webHidden/>
              </w:rPr>
              <w:fldChar w:fldCharType="begin"/>
            </w:r>
            <w:r w:rsidR="008E6516">
              <w:rPr>
                <w:webHidden/>
              </w:rPr>
              <w:instrText xml:space="preserve"> PAGEREF _Toc49245168 \h </w:instrText>
            </w:r>
            <w:r w:rsidR="008E6516">
              <w:rPr>
                <w:webHidden/>
              </w:rPr>
            </w:r>
            <w:r w:rsidR="008E6516">
              <w:rPr>
                <w:webHidden/>
              </w:rPr>
              <w:fldChar w:fldCharType="separate"/>
            </w:r>
            <w:r w:rsidR="008E6516">
              <w:rPr>
                <w:webHidden/>
              </w:rPr>
              <w:t>17</w:t>
            </w:r>
            <w:r w:rsidR="008E6516">
              <w:rPr>
                <w:webHidden/>
              </w:rPr>
              <w:fldChar w:fldCharType="end"/>
            </w:r>
          </w:hyperlink>
        </w:p>
        <w:p w14:paraId="18F79286" w14:textId="21B581A6" w:rsidR="008E6516" w:rsidRDefault="00665719">
          <w:pPr>
            <w:pStyle w:val="TOC2"/>
            <w:rPr>
              <w:rFonts w:asciiTheme="minorHAnsi" w:eastAsiaTheme="minorEastAsia" w:hAnsiTheme="minorHAnsi" w:cstheme="minorBidi"/>
              <w:sz w:val="22"/>
              <w:szCs w:val="22"/>
              <w:lang w:val="fr-FR"/>
            </w:rPr>
          </w:pPr>
          <w:hyperlink w:anchor="_Toc49245169" w:history="1">
            <w:r w:rsidR="008E6516" w:rsidRPr="000D428D">
              <w:rPr>
                <w:rStyle w:val="Hyperlink"/>
                <w:rFonts w:cs="Times New Roman"/>
              </w:rPr>
              <w:t>4.1</w:t>
            </w:r>
            <w:r w:rsidR="008E6516">
              <w:rPr>
                <w:rFonts w:asciiTheme="minorHAnsi" w:eastAsiaTheme="minorEastAsia" w:hAnsiTheme="minorHAnsi" w:cstheme="minorBidi"/>
                <w:sz w:val="22"/>
                <w:szCs w:val="22"/>
                <w:lang w:val="fr-FR"/>
              </w:rPr>
              <w:tab/>
            </w:r>
            <w:r w:rsidR="008E6516" w:rsidRPr="000D428D">
              <w:rPr>
                <w:rStyle w:val="Hyperlink"/>
              </w:rPr>
              <w:t>Block diagram</w:t>
            </w:r>
            <w:r w:rsidR="008E6516">
              <w:rPr>
                <w:webHidden/>
              </w:rPr>
              <w:tab/>
            </w:r>
            <w:r w:rsidR="008E6516">
              <w:rPr>
                <w:webHidden/>
              </w:rPr>
              <w:fldChar w:fldCharType="begin"/>
            </w:r>
            <w:r w:rsidR="008E6516">
              <w:rPr>
                <w:webHidden/>
              </w:rPr>
              <w:instrText xml:space="preserve"> PAGEREF _Toc49245169 \h </w:instrText>
            </w:r>
            <w:r w:rsidR="008E6516">
              <w:rPr>
                <w:webHidden/>
              </w:rPr>
            </w:r>
            <w:r w:rsidR="008E6516">
              <w:rPr>
                <w:webHidden/>
              </w:rPr>
              <w:fldChar w:fldCharType="separate"/>
            </w:r>
            <w:r w:rsidR="008E6516">
              <w:rPr>
                <w:webHidden/>
              </w:rPr>
              <w:t>17</w:t>
            </w:r>
            <w:r w:rsidR="008E6516">
              <w:rPr>
                <w:webHidden/>
              </w:rPr>
              <w:fldChar w:fldCharType="end"/>
            </w:r>
          </w:hyperlink>
        </w:p>
        <w:p w14:paraId="6CBCCFAE" w14:textId="72B69E0B" w:rsidR="008E6516" w:rsidRDefault="00665719">
          <w:pPr>
            <w:pStyle w:val="TOC2"/>
            <w:rPr>
              <w:rFonts w:asciiTheme="minorHAnsi" w:eastAsiaTheme="minorEastAsia" w:hAnsiTheme="minorHAnsi" w:cstheme="minorBidi"/>
              <w:sz w:val="22"/>
              <w:szCs w:val="22"/>
              <w:lang w:val="fr-FR"/>
            </w:rPr>
          </w:pPr>
          <w:hyperlink w:anchor="_Toc49245170" w:history="1">
            <w:r w:rsidR="008E6516" w:rsidRPr="000D428D">
              <w:rPr>
                <w:rStyle w:val="Hyperlink"/>
                <w:rFonts w:cs="Times New Roman"/>
              </w:rPr>
              <w:t>4.2</w:t>
            </w:r>
            <w:r w:rsidR="008E6516">
              <w:rPr>
                <w:rFonts w:asciiTheme="minorHAnsi" w:eastAsiaTheme="minorEastAsia" w:hAnsiTheme="minorHAnsi" w:cstheme="minorBidi"/>
                <w:sz w:val="22"/>
                <w:szCs w:val="22"/>
                <w:lang w:val="fr-FR"/>
              </w:rPr>
              <w:tab/>
            </w:r>
            <w:r w:rsidR="008E6516" w:rsidRPr="000D428D">
              <w:rPr>
                <w:rStyle w:val="Hyperlink"/>
              </w:rPr>
              <w:t>General Functionality and Operational mode</w:t>
            </w:r>
            <w:r w:rsidR="008E6516">
              <w:rPr>
                <w:webHidden/>
              </w:rPr>
              <w:tab/>
            </w:r>
            <w:r w:rsidR="008E6516">
              <w:rPr>
                <w:webHidden/>
              </w:rPr>
              <w:fldChar w:fldCharType="begin"/>
            </w:r>
            <w:r w:rsidR="008E6516">
              <w:rPr>
                <w:webHidden/>
              </w:rPr>
              <w:instrText xml:space="preserve"> PAGEREF _Toc49245170 \h </w:instrText>
            </w:r>
            <w:r w:rsidR="008E6516">
              <w:rPr>
                <w:webHidden/>
              </w:rPr>
            </w:r>
            <w:r w:rsidR="008E6516">
              <w:rPr>
                <w:webHidden/>
              </w:rPr>
              <w:fldChar w:fldCharType="separate"/>
            </w:r>
            <w:r w:rsidR="008E6516">
              <w:rPr>
                <w:webHidden/>
              </w:rPr>
              <w:t>18</w:t>
            </w:r>
            <w:r w:rsidR="008E6516">
              <w:rPr>
                <w:webHidden/>
              </w:rPr>
              <w:fldChar w:fldCharType="end"/>
            </w:r>
          </w:hyperlink>
        </w:p>
        <w:p w14:paraId="22783E79" w14:textId="5F082542" w:rsidR="008E6516" w:rsidRDefault="00665719">
          <w:pPr>
            <w:pStyle w:val="TOC3"/>
            <w:rPr>
              <w:rFonts w:asciiTheme="minorHAnsi" w:eastAsiaTheme="minorEastAsia" w:hAnsiTheme="minorHAnsi" w:cstheme="minorBidi"/>
              <w:sz w:val="22"/>
              <w:szCs w:val="22"/>
              <w:lang w:val="fr-FR"/>
            </w:rPr>
          </w:pPr>
          <w:hyperlink w:anchor="_Toc49245171" w:history="1">
            <w:r w:rsidR="008E6516" w:rsidRPr="000D428D">
              <w:rPr>
                <w:rStyle w:val="Hyperlink"/>
                <w:rFonts w:cs="Times New Roman"/>
              </w:rPr>
              <w:t>4.2.1</w:t>
            </w:r>
            <w:r w:rsidR="008E6516">
              <w:rPr>
                <w:rFonts w:asciiTheme="minorHAnsi" w:eastAsiaTheme="minorEastAsia" w:hAnsiTheme="minorHAnsi" w:cstheme="minorBidi"/>
                <w:sz w:val="22"/>
                <w:szCs w:val="22"/>
                <w:lang w:val="fr-FR"/>
              </w:rPr>
              <w:tab/>
            </w:r>
            <w:r w:rsidR="008E6516" w:rsidRPr="000D428D">
              <w:rPr>
                <w:rStyle w:val="Hyperlink"/>
              </w:rPr>
              <w:t>General functionality</w:t>
            </w:r>
            <w:r w:rsidR="008E6516">
              <w:rPr>
                <w:webHidden/>
              </w:rPr>
              <w:tab/>
            </w:r>
            <w:r w:rsidR="008E6516">
              <w:rPr>
                <w:webHidden/>
              </w:rPr>
              <w:fldChar w:fldCharType="begin"/>
            </w:r>
            <w:r w:rsidR="008E6516">
              <w:rPr>
                <w:webHidden/>
              </w:rPr>
              <w:instrText xml:space="preserve"> PAGEREF _Toc49245171 \h </w:instrText>
            </w:r>
            <w:r w:rsidR="008E6516">
              <w:rPr>
                <w:webHidden/>
              </w:rPr>
            </w:r>
            <w:r w:rsidR="008E6516">
              <w:rPr>
                <w:webHidden/>
              </w:rPr>
              <w:fldChar w:fldCharType="separate"/>
            </w:r>
            <w:r w:rsidR="008E6516">
              <w:rPr>
                <w:webHidden/>
              </w:rPr>
              <w:t>18</w:t>
            </w:r>
            <w:r w:rsidR="008E6516">
              <w:rPr>
                <w:webHidden/>
              </w:rPr>
              <w:fldChar w:fldCharType="end"/>
            </w:r>
          </w:hyperlink>
        </w:p>
        <w:p w14:paraId="7A016FF6" w14:textId="3A9A9E54" w:rsidR="008E6516" w:rsidRDefault="00665719">
          <w:pPr>
            <w:pStyle w:val="TOC3"/>
            <w:rPr>
              <w:rFonts w:asciiTheme="minorHAnsi" w:eastAsiaTheme="minorEastAsia" w:hAnsiTheme="minorHAnsi" w:cstheme="minorBidi"/>
              <w:sz w:val="22"/>
              <w:szCs w:val="22"/>
              <w:lang w:val="fr-FR"/>
            </w:rPr>
          </w:pPr>
          <w:hyperlink w:anchor="_Toc49245172" w:history="1">
            <w:r w:rsidR="008E6516" w:rsidRPr="000D428D">
              <w:rPr>
                <w:rStyle w:val="Hyperlink"/>
                <w:rFonts w:cs="Times New Roman"/>
              </w:rPr>
              <w:t>4.2.2</w:t>
            </w:r>
            <w:r w:rsidR="008E6516">
              <w:rPr>
                <w:rFonts w:asciiTheme="minorHAnsi" w:eastAsiaTheme="minorEastAsia" w:hAnsiTheme="minorHAnsi" w:cstheme="minorBidi"/>
                <w:sz w:val="22"/>
                <w:szCs w:val="22"/>
                <w:lang w:val="fr-FR"/>
              </w:rPr>
              <w:tab/>
            </w:r>
            <w:r w:rsidR="008E6516" w:rsidRPr="000D428D">
              <w:rPr>
                <w:rStyle w:val="Hyperlink"/>
              </w:rPr>
              <w:t>Power modes</w:t>
            </w:r>
            <w:r w:rsidR="008E6516">
              <w:rPr>
                <w:webHidden/>
              </w:rPr>
              <w:tab/>
            </w:r>
            <w:r w:rsidR="008E6516">
              <w:rPr>
                <w:webHidden/>
              </w:rPr>
              <w:fldChar w:fldCharType="begin"/>
            </w:r>
            <w:r w:rsidR="008E6516">
              <w:rPr>
                <w:webHidden/>
              </w:rPr>
              <w:instrText xml:space="preserve"> PAGEREF _Toc49245172 \h </w:instrText>
            </w:r>
            <w:r w:rsidR="008E6516">
              <w:rPr>
                <w:webHidden/>
              </w:rPr>
            </w:r>
            <w:r w:rsidR="008E6516">
              <w:rPr>
                <w:webHidden/>
              </w:rPr>
              <w:fldChar w:fldCharType="separate"/>
            </w:r>
            <w:r w:rsidR="008E6516">
              <w:rPr>
                <w:webHidden/>
              </w:rPr>
              <w:t>19</w:t>
            </w:r>
            <w:r w:rsidR="008E6516">
              <w:rPr>
                <w:webHidden/>
              </w:rPr>
              <w:fldChar w:fldCharType="end"/>
            </w:r>
          </w:hyperlink>
        </w:p>
        <w:p w14:paraId="24311F90" w14:textId="241E48CE" w:rsidR="008E6516" w:rsidRDefault="00665719">
          <w:pPr>
            <w:pStyle w:val="TOC2"/>
            <w:rPr>
              <w:rFonts w:asciiTheme="minorHAnsi" w:eastAsiaTheme="minorEastAsia" w:hAnsiTheme="minorHAnsi" w:cstheme="minorBidi"/>
              <w:sz w:val="22"/>
              <w:szCs w:val="22"/>
              <w:lang w:val="fr-FR"/>
            </w:rPr>
          </w:pPr>
          <w:hyperlink w:anchor="_Toc49245173" w:history="1">
            <w:r w:rsidR="008E6516" w:rsidRPr="000D428D">
              <w:rPr>
                <w:rStyle w:val="Hyperlink"/>
                <w:rFonts w:cs="Times New Roman"/>
              </w:rPr>
              <w:t>4.3</w:t>
            </w:r>
            <w:r w:rsidR="008E6516">
              <w:rPr>
                <w:rFonts w:asciiTheme="minorHAnsi" w:eastAsiaTheme="minorEastAsia" w:hAnsiTheme="minorHAnsi" w:cstheme="minorBidi"/>
                <w:sz w:val="22"/>
                <w:szCs w:val="22"/>
                <w:lang w:val="fr-FR"/>
              </w:rPr>
              <w:tab/>
            </w:r>
            <w:r w:rsidR="008E6516" w:rsidRPr="000D428D">
              <w:rPr>
                <w:rStyle w:val="Hyperlink"/>
              </w:rPr>
              <w:t>Interface with external</w:t>
            </w:r>
            <w:r w:rsidR="008E6516">
              <w:rPr>
                <w:webHidden/>
              </w:rPr>
              <w:tab/>
            </w:r>
            <w:r w:rsidR="008E6516">
              <w:rPr>
                <w:webHidden/>
              </w:rPr>
              <w:fldChar w:fldCharType="begin"/>
            </w:r>
            <w:r w:rsidR="008E6516">
              <w:rPr>
                <w:webHidden/>
              </w:rPr>
              <w:instrText xml:space="preserve"> PAGEREF _Toc49245173 \h </w:instrText>
            </w:r>
            <w:r w:rsidR="008E6516">
              <w:rPr>
                <w:webHidden/>
              </w:rPr>
            </w:r>
            <w:r w:rsidR="008E6516">
              <w:rPr>
                <w:webHidden/>
              </w:rPr>
              <w:fldChar w:fldCharType="separate"/>
            </w:r>
            <w:r w:rsidR="008E6516">
              <w:rPr>
                <w:webHidden/>
              </w:rPr>
              <w:t>20</w:t>
            </w:r>
            <w:r w:rsidR="008E6516">
              <w:rPr>
                <w:webHidden/>
              </w:rPr>
              <w:fldChar w:fldCharType="end"/>
            </w:r>
          </w:hyperlink>
        </w:p>
        <w:p w14:paraId="0B94A012" w14:textId="5B5D8610" w:rsidR="008E6516" w:rsidRDefault="00665719">
          <w:pPr>
            <w:pStyle w:val="TOC3"/>
            <w:rPr>
              <w:rFonts w:asciiTheme="minorHAnsi" w:eastAsiaTheme="minorEastAsia" w:hAnsiTheme="minorHAnsi" w:cstheme="minorBidi"/>
              <w:sz w:val="22"/>
              <w:szCs w:val="22"/>
              <w:lang w:val="fr-FR"/>
            </w:rPr>
          </w:pPr>
          <w:hyperlink w:anchor="_Toc49245174" w:history="1">
            <w:r w:rsidR="008E6516" w:rsidRPr="000D428D">
              <w:rPr>
                <w:rStyle w:val="Hyperlink"/>
                <w:rFonts w:cs="Times New Roman"/>
              </w:rPr>
              <w:t>4.3.1</w:t>
            </w:r>
            <w:r w:rsidR="008E6516">
              <w:rPr>
                <w:rFonts w:asciiTheme="minorHAnsi" w:eastAsiaTheme="minorEastAsia" w:hAnsiTheme="minorHAnsi" w:cstheme="minorBidi"/>
                <w:sz w:val="22"/>
                <w:szCs w:val="22"/>
                <w:lang w:val="fr-FR"/>
              </w:rPr>
              <w:tab/>
            </w:r>
            <w:r w:rsidR="008E6516" w:rsidRPr="000D428D">
              <w:rPr>
                <w:rStyle w:val="Hyperlink"/>
              </w:rPr>
              <w:t>I/O</w:t>
            </w:r>
            <w:r w:rsidR="008E6516">
              <w:rPr>
                <w:webHidden/>
              </w:rPr>
              <w:tab/>
            </w:r>
            <w:r w:rsidR="008E6516">
              <w:rPr>
                <w:webHidden/>
              </w:rPr>
              <w:fldChar w:fldCharType="begin"/>
            </w:r>
            <w:r w:rsidR="008E6516">
              <w:rPr>
                <w:webHidden/>
              </w:rPr>
              <w:instrText xml:space="preserve"> PAGEREF _Toc49245174 \h </w:instrText>
            </w:r>
            <w:r w:rsidR="008E6516">
              <w:rPr>
                <w:webHidden/>
              </w:rPr>
            </w:r>
            <w:r w:rsidR="008E6516">
              <w:rPr>
                <w:webHidden/>
              </w:rPr>
              <w:fldChar w:fldCharType="separate"/>
            </w:r>
            <w:r w:rsidR="008E6516">
              <w:rPr>
                <w:webHidden/>
              </w:rPr>
              <w:t>20</w:t>
            </w:r>
            <w:r w:rsidR="008E6516">
              <w:rPr>
                <w:webHidden/>
              </w:rPr>
              <w:fldChar w:fldCharType="end"/>
            </w:r>
          </w:hyperlink>
        </w:p>
        <w:p w14:paraId="5FCD9453" w14:textId="440B8EC6" w:rsidR="008E6516" w:rsidRDefault="00665719">
          <w:pPr>
            <w:pStyle w:val="TOC3"/>
            <w:rPr>
              <w:rFonts w:asciiTheme="minorHAnsi" w:eastAsiaTheme="minorEastAsia" w:hAnsiTheme="minorHAnsi" w:cstheme="minorBidi"/>
              <w:sz w:val="22"/>
              <w:szCs w:val="22"/>
              <w:lang w:val="fr-FR"/>
            </w:rPr>
          </w:pPr>
          <w:hyperlink w:anchor="_Toc49245175" w:history="1">
            <w:r w:rsidR="008E6516" w:rsidRPr="000D428D">
              <w:rPr>
                <w:rStyle w:val="Hyperlink"/>
                <w:rFonts w:cs="Times New Roman"/>
              </w:rPr>
              <w:t>4.3.2</w:t>
            </w:r>
            <w:r w:rsidR="008E6516">
              <w:rPr>
                <w:rFonts w:asciiTheme="minorHAnsi" w:eastAsiaTheme="minorEastAsia" w:hAnsiTheme="minorHAnsi" w:cstheme="minorBidi"/>
                <w:sz w:val="22"/>
                <w:szCs w:val="22"/>
                <w:lang w:val="fr-FR"/>
              </w:rPr>
              <w:tab/>
            </w:r>
            <w:r w:rsidR="008E6516" w:rsidRPr="000D428D">
              <w:rPr>
                <w:rStyle w:val="Hyperlink"/>
              </w:rPr>
              <w:t>Usage with the RX</w:t>
            </w:r>
            <w:r w:rsidR="008E6516">
              <w:rPr>
                <w:webHidden/>
              </w:rPr>
              <w:tab/>
            </w:r>
            <w:r w:rsidR="008E6516">
              <w:rPr>
                <w:webHidden/>
              </w:rPr>
              <w:fldChar w:fldCharType="begin"/>
            </w:r>
            <w:r w:rsidR="008E6516">
              <w:rPr>
                <w:webHidden/>
              </w:rPr>
              <w:instrText xml:space="preserve"> PAGEREF _Toc49245175 \h </w:instrText>
            </w:r>
            <w:r w:rsidR="008E6516">
              <w:rPr>
                <w:webHidden/>
              </w:rPr>
            </w:r>
            <w:r w:rsidR="008E6516">
              <w:rPr>
                <w:webHidden/>
              </w:rPr>
              <w:fldChar w:fldCharType="separate"/>
            </w:r>
            <w:r w:rsidR="008E6516">
              <w:rPr>
                <w:webHidden/>
              </w:rPr>
              <w:t>23</w:t>
            </w:r>
            <w:r w:rsidR="008E6516">
              <w:rPr>
                <w:webHidden/>
              </w:rPr>
              <w:fldChar w:fldCharType="end"/>
            </w:r>
          </w:hyperlink>
        </w:p>
        <w:p w14:paraId="6CC0206C" w14:textId="610414A7" w:rsidR="008E6516" w:rsidRDefault="00665719">
          <w:pPr>
            <w:pStyle w:val="TOC2"/>
            <w:rPr>
              <w:rFonts w:asciiTheme="minorHAnsi" w:eastAsiaTheme="minorEastAsia" w:hAnsiTheme="minorHAnsi" w:cstheme="minorBidi"/>
              <w:sz w:val="22"/>
              <w:szCs w:val="22"/>
              <w:lang w:val="fr-FR"/>
            </w:rPr>
          </w:pPr>
          <w:hyperlink w:anchor="_Toc49245176" w:history="1">
            <w:r w:rsidR="008E6516" w:rsidRPr="000D428D">
              <w:rPr>
                <w:rStyle w:val="Hyperlink"/>
                <w:rFonts w:cs="Times New Roman"/>
              </w:rPr>
              <w:t>4.4</w:t>
            </w:r>
            <w:r w:rsidR="008E6516">
              <w:rPr>
                <w:rFonts w:asciiTheme="minorHAnsi" w:eastAsiaTheme="minorEastAsia" w:hAnsiTheme="minorHAnsi" w:cstheme="minorBidi"/>
                <w:sz w:val="22"/>
                <w:szCs w:val="22"/>
                <w:lang w:val="fr-FR"/>
              </w:rPr>
              <w:tab/>
            </w:r>
            <w:r w:rsidR="008E6516" w:rsidRPr="000D428D">
              <w:rPr>
                <w:rStyle w:val="Hyperlink"/>
              </w:rPr>
              <w:t>Description of the block</w:t>
            </w:r>
            <w:r w:rsidR="008E6516">
              <w:rPr>
                <w:webHidden/>
              </w:rPr>
              <w:tab/>
            </w:r>
            <w:r w:rsidR="008E6516">
              <w:rPr>
                <w:webHidden/>
              </w:rPr>
              <w:fldChar w:fldCharType="begin"/>
            </w:r>
            <w:r w:rsidR="008E6516">
              <w:rPr>
                <w:webHidden/>
              </w:rPr>
              <w:instrText xml:space="preserve"> PAGEREF _Toc49245176 \h </w:instrText>
            </w:r>
            <w:r w:rsidR="008E6516">
              <w:rPr>
                <w:webHidden/>
              </w:rPr>
            </w:r>
            <w:r w:rsidR="008E6516">
              <w:rPr>
                <w:webHidden/>
              </w:rPr>
              <w:fldChar w:fldCharType="separate"/>
            </w:r>
            <w:r w:rsidR="008E6516">
              <w:rPr>
                <w:webHidden/>
              </w:rPr>
              <w:t>24</w:t>
            </w:r>
            <w:r w:rsidR="008E6516">
              <w:rPr>
                <w:webHidden/>
              </w:rPr>
              <w:fldChar w:fldCharType="end"/>
            </w:r>
          </w:hyperlink>
        </w:p>
        <w:p w14:paraId="21A8BB22" w14:textId="1117C049" w:rsidR="008E6516" w:rsidRDefault="00665719">
          <w:pPr>
            <w:pStyle w:val="TOC3"/>
            <w:rPr>
              <w:rFonts w:asciiTheme="minorHAnsi" w:eastAsiaTheme="minorEastAsia" w:hAnsiTheme="minorHAnsi" w:cstheme="minorBidi"/>
              <w:sz w:val="22"/>
              <w:szCs w:val="22"/>
              <w:lang w:val="fr-FR"/>
            </w:rPr>
          </w:pPr>
          <w:hyperlink w:anchor="_Toc49245177" w:history="1">
            <w:r w:rsidR="008E6516" w:rsidRPr="000D428D">
              <w:rPr>
                <w:rStyle w:val="Hyperlink"/>
                <w:rFonts w:cs="Times New Roman"/>
              </w:rPr>
              <w:t>4.4.1</w:t>
            </w:r>
            <w:r w:rsidR="008E6516">
              <w:rPr>
                <w:rFonts w:asciiTheme="minorHAnsi" w:eastAsiaTheme="minorEastAsia" w:hAnsiTheme="minorHAnsi" w:cstheme="minorBidi"/>
                <w:sz w:val="22"/>
                <w:szCs w:val="22"/>
                <w:lang w:val="fr-FR"/>
              </w:rPr>
              <w:tab/>
            </w:r>
            <w:r w:rsidR="008E6516" w:rsidRPr="000D428D">
              <w:rPr>
                <w:rStyle w:val="Hyperlink"/>
              </w:rPr>
              <w:t>RF Lineup:</w:t>
            </w:r>
            <w:r w:rsidR="008E6516">
              <w:rPr>
                <w:webHidden/>
              </w:rPr>
              <w:tab/>
            </w:r>
            <w:r w:rsidR="008E6516">
              <w:rPr>
                <w:webHidden/>
              </w:rPr>
              <w:fldChar w:fldCharType="begin"/>
            </w:r>
            <w:r w:rsidR="008E6516">
              <w:rPr>
                <w:webHidden/>
              </w:rPr>
              <w:instrText xml:space="preserve"> PAGEREF _Toc49245177 \h </w:instrText>
            </w:r>
            <w:r w:rsidR="008E6516">
              <w:rPr>
                <w:webHidden/>
              </w:rPr>
            </w:r>
            <w:r w:rsidR="008E6516">
              <w:rPr>
                <w:webHidden/>
              </w:rPr>
              <w:fldChar w:fldCharType="separate"/>
            </w:r>
            <w:r w:rsidR="008E6516">
              <w:rPr>
                <w:webHidden/>
              </w:rPr>
              <w:t>25</w:t>
            </w:r>
            <w:r w:rsidR="008E6516">
              <w:rPr>
                <w:webHidden/>
              </w:rPr>
              <w:fldChar w:fldCharType="end"/>
            </w:r>
          </w:hyperlink>
        </w:p>
        <w:p w14:paraId="611FD068" w14:textId="631A4269" w:rsidR="008E6516" w:rsidRDefault="00665719">
          <w:pPr>
            <w:pStyle w:val="TOC3"/>
            <w:rPr>
              <w:rFonts w:asciiTheme="minorHAnsi" w:eastAsiaTheme="minorEastAsia" w:hAnsiTheme="minorHAnsi" w:cstheme="minorBidi"/>
              <w:sz w:val="22"/>
              <w:szCs w:val="22"/>
              <w:lang w:val="fr-FR"/>
            </w:rPr>
          </w:pPr>
          <w:hyperlink w:anchor="_Toc49245178" w:history="1">
            <w:r w:rsidR="008E6516" w:rsidRPr="000D428D">
              <w:rPr>
                <w:rStyle w:val="Hyperlink"/>
                <w:rFonts w:cs="Times New Roman"/>
              </w:rPr>
              <w:t>4.4.2</w:t>
            </w:r>
            <w:r w:rsidR="008E6516">
              <w:rPr>
                <w:rFonts w:asciiTheme="minorHAnsi" w:eastAsiaTheme="minorEastAsia" w:hAnsiTheme="minorHAnsi" w:cstheme="minorBidi"/>
                <w:sz w:val="22"/>
                <w:szCs w:val="22"/>
                <w:lang w:val="fr-FR"/>
              </w:rPr>
              <w:tab/>
            </w:r>
            <w:r w:rsidR="008E6516" w:rsidRPr="000D428D">
              <w:rPr>
                <w:rStyle w:val="Hyperlink"/>
              </w:rPr>
              <w:t>BB Lineup:</w:t>
            </w:r>
            <w:r w:rsidR="008E6516">
              <w:rPr>
                <w:webHidden/>
              </w:rPr>
              <w:tab/>
            </w:r>
            <w:r w:rsidR="008E6516">
              <w:rPr>
                <w:webHidden/>
              </w:rPr>
              <w:fldChar w:fldCharType="begin"/>
            </w:r>
            <w:r w:rsidR="008E6516">
              <w:rPr>
                <w:webHidden/>
              </w:rPr>
              <w:instrText xml:space="preserve"> PAGEREF _Toc49245178 \h </w:instrText>
            </w:r>
            <w:r w:rsidR="008E6516">
              <w:rPr>
                <w:webHidden/>
              </w:rPr>
            </w:r>
            <w:r w:rsidR="008E6516">
              <w:rPr>
                <w:webHidden/>
              </w:rPr>
              <w:fldChar w:fldCharType="separate"/>
            </w:r>
            <w:r w:rsidR="008E6516">
              <w:rPr>
                <w:webHidden/>
              </w:rPr>
              <w:t>27</w:t>
            </w:r>
            <w:r w:rsidR="008E6516">
              <w:rPr>
                <w:webHidden/>
              </w:rPr>
              <w:fldChar w:fldCharType="end"/>
            </w:r>
          </w:hyperlink>
        </w:p>
        <w:p w14:paraId="1C8B0372" w14:textId="11591B5A" w:rsidR="008E6516" w:rsidRDefault="00665719">
          <w:pPr>
            <w:pStyle w:val="TOC3"/>
            <w:rPr>
              <w:rFonts w:asciiTheme="minorHAnsi" w:eastAsiaTheme="minorEastAsia" w:hAnsiTheme="minorHAnsi" w:cstheme="minorBidi"/>
              <w:sz w:val="22"/>
              <w:szCs w:val="22"/>
              <w:lang w:val="fr-FR"/>
            </w:rPr>
          </w:pPr>
          <w:hyperlink w:anchor="_Toc49245179" w:history="1">
            <w:r w:rsidR="008E6516" w:rsidRPr="000D428D">
              <w:rPr>
                <w:rStyle w:val="Hyperlink"/>
                <w:rFonts w:cs="Times New Roman"/>
              </w:rPr>
              <w:t>4.4.3</w:t>
            </w:r>
            <w:r w:rsidR="008E6516">
              <w:rPr>
                <w:rFonts w:asciiTheme="minorHAnsi" w:eastAsiaTheme="minorEastAsia" w:hAnsiTheme="minorHAnsi" w:cstheme="minorBidi"/>
                <w:sz w:val="22"/>
                <w:szCs w:val="22"/>
                <w:lang w:val="fr-FR"/>
              </w:rPr>
              <w:tab/>
            </w:r>
            <w:r w:rsidR="008E6516" w:rsidRPr="000D428D">
              <w:rPr>
                <w:rStyle w:val="Hyperlink"/>
              </w:rPr>
              <w:t>BB Linearity constraint</w:t>
            </w:r>
            <w:r w:rsidR="008E6516">
              <w:rPr>
                <w:webHidden/>
              </w:rPr>
              <w:tab/>
            </w:r>
            <w:r w:rsidR="008E6516">
              <w:rPr>
                <w:webHidden/>
              </w:rPr>
              <w:fldChar w:fldCharType="begin"/>
            </w:r>
            <w:r w:rsidR="008E6516">
              <w:rPr>
                <w:webHidden/>
              </w:rPr>
              <w:instrText xml:space="preserve"> PAGEREF _Toc49245179 \h </w:instrText>
            </w:r>
            <w:r w:rsidR="008E6516">
              <w:rPr>
                <w:webHidden/>
              </w:rPr>
            </w:r>
            <w:r w:rsidR="008E6516">
              <w:rPr>
                <w:webHidden/>
              </w:rPr>
              <w:fldChar w:fldCharType="separate"/>
            </w:r>
            <w:r w:rsidR="008E6516">
              <w:rPr>
                <w:webHidden/>
              </w:rPr>
              <w:t>27</w:t>
            </w:r>
            <w:r w:rsidR="008E6516">
              <w:rPr>
                <w:webHidden/>
              </w:rPr>
              <w:fldChar w:fldCharType="end"/>
            </w:r>
          </w:hyperlink>
        </w:p>
        <w:p w14:paraId="1C0FE1D7" w14:textId="37A59F62" w:rsidR="008E6516" w:rsidRDefault="00665719">
          <w:pPr>
            <w:pStyle w:val="TOC3"/>
            <w:rPr>
              <w:rFonts w:asciiTheme="minorHAnsi" w:eastAsiaTheme="minorEastAsia" w:hAnsiTheme="minorHAnsi" w:cstheme="minorBidi"/>
              <w:sz w:val="22"/>
              <w:szCs w:val="22"/>
              <w:lang w:val="fr-FR"/>
            </w:rPr>
          </w:pPr>
          <w:hyperlink w:anchor="_Toc49245180" w:history="1">
            <w:r w:rsidR="008E6516" w:rsidRPr="000D428D">
              <w:rPr>
                <w:rStyle w:val="Hyperlink"/>
                <w:rFonts w:cs="Times New Roman"/>
              </w:rPr>
              <w:t>4.4.4</w:t>
            </w:r>
            <w:r w:rsidR="008E6516">
              <w:rPr>
                <w:rFonts w:asciiTheme="minorHAnsi" w:eastAsiaTheme="minorEastAsia" w:hAnsiTheme="minorHAnsi" w:cstheme="minorBidi"/>
                <w:sz w:val="22"/>
                <w:szCs w:val="22"/>
                <w:lang w:val="fr-FR"/>
              </w:rPr>
              <w:tab/>
            </w:r>
            <w:r w:rsidR="008E6516" w:rsidRPr="000D428D">
              <w:rPr>
                <w:rStyle w:val="Hyperlink"/>
              </w:rPr>
              <w:t>BB Noise constraint</w:t>
            </w:r>
            <w:r w:rsidR="008E6516">
              <w:rPr>
                <w:webHidden/>
              </w:rPr>
              <w:tab/>
            </w:r>
            <w:r w:rsidR="008E6516">
              <w:rPr>
                <w:webHidden/>
              </w:rPr>
              <w:fldChar w:fldCharType="begin"/>
            </w:r>
            <w:r w:rsidR="008E6516">
              <w:rPr>
                <w:webHidden/>
              </w:rPr>
              <w:instrText xml:space="preserve"> PAGEREF _Toc49245180 \h </w:instrText>
            </w:r>
            <w:r w:rsidR="008E6516">
              <w:rPr>
                <w:webHidden/>
              </w:rPr>
            </w:r>
            <w:r w:rsidR="008E6516">
              <w:rPr>
                <w:webHidden/>
              </w:rPr>
              <w:fldChar w:fldCharType="separate"/>
            </w:r>
            <w:r w:rsidR="008E6516">
              <w:rPr>
                <w:webHidden/>
              </w:rPr>
              <w:t>28</w:t>
            </w:r>
            <w:r w:rsidR="008E6516">
              <w:rPr>
                <w:webHidden/>
              </w:rPr>
              <w:fldChar w:fldCharType="end"/>
            </w:r>
          </w:hyperlink>
        </w:p>
        <w:p w14:paraId="2857BC24" w14:textId="1ED51D42" w:rsidR="008E6516" w:rsidRDefault="00665719">
          <w:pPr>
            <w:pStyle w:val="TOC3"/>
            <w:rPr>
              <w:rFonts w:asciiTheme="minorHAnsi" w:eastAsiaTheme="minorEastAsia" w:hAnsiTheme="minorHAnsi" w:cstheme="minorBidi"/>
              <w:sz w:val="22"/>
              <w:szCs w:val="22"/>
              <w:lang w:val="fr-FR"/>
            </w:rPr>
          </w:pPr>
          <w:hyperlink w:anchor="_Toc49245181" w:history="1">
            <w:r w:rsidR="008E6516" w:rsidRPr="000D428D">
              <w:rPr>
                <w:rStyle w:val="Hyperlink"/>
                <w:rFonts w:cs="Times New Roman"/>
              </w:rPr>
              <w:t>4.4.5</w:t>
            </w:r>
            <w:r w:rsidR="008E6516">
              <w:rPr>
                <w:rFonts w:asciiTheme="minorHAnsi" w:eastAsiaTheme="minorEastAsia" w:hAnsiTheme="minorHAnsi" w:cstheme="minorBidi"/>
                <w:sz w:val="22"/>
                <w:szCs w:val="22"/>
                <w:lang w:val="fr-FR"/>
              </w:rPr>
              <w:tab/>
            </w:r>
            <w:r w:rsidR="008E6516" w:rsidRPr="000D428D">
              <w:rPr>
                <w:rStyle w:val="Hyperlink"/>
              </w:rPr>
              <w:t>Baseband implementation</w:t>
            </w:r>
            <w:r w:rsidR="008E6516">
              <w:rPr>
                <w:webHidden/>
              </w:rPr>
              <w:tab/>
            </w:r>
            <w:r w:rsidR="008E6516">
              <w:rPr>
                <w:webHidden/>
              </w:rPr>
              <w:fldChar w:fldCharType="begin"/>
            </w:r>
            <w:r w:rsidR="008E6516">
              <w:rPr>
                <w:webHidden/>
              </w:rPr>
              <w:instrText xml:space="preserve"> PAGEREF _Toc49245181 \h </w:instrText>
            </w:r>
            <w:r w:rsidR="008E6516">
              <w:rPr>
                <w:webHidden/>
              </w:rPr>
            </w:r>
            <w:r w:rsidR="008E6516">
              <w:rPr>
                <w:webHidden/>
              </w:rPr>
              <w:fldChar w:fldCharType="separate"/>
            </w:r>
            <w:r w:rsidR="008E6516">
              <w:rPr>
                <w:webHidden/>
              </w:rPr>
              <w:t>30</w:t>
            </w:r>
            <w:r w:rsidR="008E6516">
              <w:rPr>
                <w:webHidden/>
              </w:rPr>
              <w:fldChar w:fldCharType="end"/>
            </w:r>
          </w:hyperlink>
        </w:p>
        <w:p w14:paraId="48D96C0C" w14:textId="706DE084" w:rsidR="008E6516" w:rsidRDefault="00665719">
          <w:pPr>
            <w:pStyle w:val="TOC3"/>
            <w:rPr>
              <w:rFonts w:asciiTheme="minorHAnsi" w:eastAsiaTheme="minorEastAsia" w:hAnsiTheme="minorHAnsi" w:cstheme="minorBidi"/>
              <w:sz w:val="22"/>
              <w:szCs w:val="22"/>
              <w:lang w:val="fr-FR"/>
            </w:rPr>
          </w:pPr>
          <w:hyperlink w:anchor="_Toc49245182" w:history="1">
            <w:r w:rsidR="008E6516" w:rsidRPr="000D428D">
              <w:rPr>
                <w:rStyle w:val="Hyperlink"/>
                <w:rFonts w:cs="Times New Roman"/>
              </w:rPr>
              <w:t>4.4.6</w:t>
            </w:r>
            <w:r w:rsidR="008E6516">
              <w:rPr>
                <w:rFonts w:asciiTheme="minorHAnsi" w:eastAsiaTheme="minorEastAsia" w:hAnsiTheme="minorHAnsi" w:cstheme="minorBidi"/>
                <w:sz w:val="22"/>
                <w:szCs w:val="22"/>
                <w:lang w:val="fr-FR"/>
              </w:rPr>
              <w:tab/>
            </w:r>
            <w:r w:rsidR="008E6516" w:rsidRPr="000D428D">
              <w:rPr>
                <w:rStyle w:val="Hyperlink"/>
              </w:rPr>
              <w:t>Accuracy of the RFBIST measurement</w:t>
            </w:r>
            <w:r w:rsidR="008E6516">
              <w:rPr>
                <w:webHidden/>
              </w:rPr>
              <w:tab/>
            </w:r>
            <w:r w:rsidR="008E6516">
              <w:rPr>
                <w:webHidden/>
              </w:rPr>
              <w:fldChar w:fldCharType="begin"/>
            </w:r>
            <w:r w:rsidR="008E6516">
              <w:rPr>
                <w:webHidden/>
              </w:rPr>
              <w:instrText xml:space="preserve"> PAGEREF _Toc49245182 \h </w:instrText>
            </w:r>
            <w:r w:rsidR="008E6516">
              <w:rPr>
                <w:webHidden/>
              </w:rPr>
            </w:r>
            <w:r w:rsidR="008E6516">
              <w:rPr>
                <w:webHidden/>
              </w:rPr>
              <w:fldChar w:fldCharType="separate"/>
            </w:r>
            <w:r w:rsidR="008E6516">
              <w:rPr>
                <w:webHidden/>
              </w:rPr>
              <w:t>30</w:t>
            </w:r>
            <w:r w:rsidR="008E6516">
              <w:rPr>
                <w:webHidden/>
              </w:rPr>
              <w:fldChar w:fldCharType="end"/>
            </w:r>
          </w:hyperlink>
        </w:p>
        <w:p w14:paraId="5812E053" w14:textId="132CD94B" w:rsidR="008E6516" w:rsidRDefault="00665719">
          <w:pPr>
            <w:pStyle w:val="TOC3"/>
            <w:rPr>
              <w:rFonts w:asciiTheme="minorHAnsi" w:eastAsiaTheme="minorEastAsia" w:hAnsiTheme="minorHAnsi" w:cstheme="minorBidi"/>
              <w:sz w:val="22"/>
              <w:szCs w:val="22"/>
              <w:lang w:val="fr-FR"/>
            </w:rPr>
          </w:pPr>
          <w:hyperlink w:anchor="_Toc49245183" w:history="1">
            <w:r w:rsidR="008E6516" w:rsidRPr="000D428D">
              <w:rPr>
                <w:rStyle w:val="Hyperlink"/>
                <w:rFonts w:cs="Times New Roman"/>
              </w:rPr>
              <w:t>4.4.7</w:t>
            </w:r>
            <w:r w:rsidR="008E6516">
              <w:rPr>
                <w:rFonts w:asciiTheme="minorHAnsi" w:eastAsiaTheme="minorEastAsia" w:hAnsiTheme="minorHAnsi" w:cstheme="minorBidi"/>
                <w:sz w:val="22"/>
                <w:szCs w:val="22"/>
                <w:lang w:val="fr-FR"/>
              </w:rPr>
              <w:tab/>
            </w:r>
            <w:r w:rsidR="008E6516" w:rsidRPr="000D428D">
              <w:rPr>
                <w:rStyle w:val="Hyperlink"/>
              </w:rPr>
              <w:t>Accuracy of the BBBIST measurement</w:t>
            </w:r>
            <w:r w:rsidR="008E6516">
              <w:rPr>
                <w:webHidden/>
              </w:rPr>
              <w:tab/>
            </w:r>
            <w:r w:rsidR="008E6516">
              <w:rPr>
                <w:webHidden/>
              </w:rPr>
              <w:fldChar w:fldCharType="begin"/>
            </w:r>
            <w:r w:rsidR="008E6516">
              <w:rPr>
                <w:webHidden/>
              </w:rPr>
              <w:instrText xml:space="preserve"> PAGEREF _Toc49245183 \h </w:instrText>
            </w:r>
            <w:r w:rsidR="008E6516">
              <w:rPr>
                <w:webHidden/>
              </w:rPr>
            </w:r>
            <w:r w:rsidR="008E6516">
              <w:rPr>
                <w:webHidden/>
              </w:rPr>
              <w:fldChar w:fldCharType="separate"/>
            </w:r>
            <w:r w:rsidR="008E6516">
              <w:rPr>
                <w:webHidden/>
              </w:rPr>
              <w:t>30</w:t>
            </w:r>
            <w:r w:rsidR="008E6516">
              <w:rPr>
                <w:webHidden/>
              </w:rPr>
              <w:fldChar w:fldCharType="end"/>
            </w:r>
          </w:hyperlink>
        </w:p>
        <w:p w14:paraId="6734B36E" w14:textId="109446E5" w:rsidR="008E6516" w:rsidRDefault="00665719">
          <w:pPr>
            <w:pStyle w:val="TOC2"/>
            <w:rPr>
              <w:rFonts w:asciiTheme="minorHAnsi" w:eastAsiaTheme="minorEastAsia" w:hAnsiTheme="minorHAnsi" w:cstheme="minorBidi"/>
              <w:sz w:val="22"/>
              <w:szCs w:val="22"/>
              <w:lang w:val="fr-FR"/>
            </w:rPr>
          </w:pPr>
          <w:hyperlink w:anchor="_Toc49245184" w:history="1">
            <w:r w:rsidR="008E6516" w:rsidRPr="000D428D">
              <w:rPr>
                <w:rStyle w:val="Hyperlink"/>
                <w:rFonts w:cs="Times New Roman"/>
              </w:rPr>
              <w:t>4.5</w:t>
            </w:r>
            <w:r w:rsidR="008E6516">
              <w:rPr>
                <w:rFonts w:asciiTheme="minorHAnsi" w:eastAsiaTheme="minorEastAsia" w:hAnsiTheme="minorHAnsi" w:cstheme="minorBidi"/>
                <w:sz w:val="22"/>
                <w:szCs w:val="22"/>
                <w:lang w:val="fr-FR"/>
              </w:rPr>
              <w:tab/>
            </w:r>
            <w:r w:rsidR="008E6516" w:rsidRPr="000D428D">
              <w:rPr>
                <w:rStyle w:val="Hyperlink"/>
              </w:rPr>
              <w:t>Supplies</w:t>
            </w:r>
            <w:r w:rsidR="008E6516">
              <w:rPr>
                <w:webHidden/>
              </w:rPr>
              <w:tab/>
            </w:r>
            <w:r w:rsidR="008E6516">
              <w:rPr>
                <w:webHidden/>
              </w:rPr>
              <w:fldChar w:fldCharType="begin"/>
            </w:r>
            <w:r w:rsidR="008E6516">
              <w:rPr>
                <w:webHidden/>
              </w:rPr>
              <w:instrText xml:space="preserve"> PAGEREF _Toc49245184 \h </w:instrText>
            </w:r>
            <w:r w:rsidR="008E6516">
              <w:rPr>
                <w:webHidden/>
              </w:rPr>
            </w:r>
            <w:r w:rsidR="008E6516">
              <w:rPr>
                <w:webHidden/>
              </w:rPr>
              <w:fldChar w:fldCharType="separate"/>
            </w:r>
            <w:r w:rsidR="008E6516">
              <w:rPr>
                <w:webHidden/>
              </w:rPr>
              <w:t>31</w:t>
            </w:r>
            <w:r w:rsidR="008E6516">
              <w:rPr>
                <w:webHidden/>
              </w:rPr>
              <w:fldChar w:fldCharType="end"/>
            </w:r>
          </w:hyperlink>
        </w:p>
        <w:p w14:paraId="6BD476A6" w14:textId="79131688" w:rsidR="008E6516" w:rsidRDefault="00665719">
          <w:pPr>
            <w:pStyle w:val="TOC2"/>
            <w:rPr>
              <w:rFonts w:asciiTheme="minorHAnsi" w:eastAsiaTheme="minorEastAsia" w:hAnsiTheme="minorHAnsi" w:cstheme="minorBidi"/>
              <w:sz w:val="22"/>
              <w:szCs w:val="22"/>
              <w:lang w:val="fr-FR"/>
            </w:rPr>
          </w:pPr>
          <w:hyperlink w:anchor="_Toc49245185" w:history="1">
            <w:r w:rsidR="008E6516" w:rsidRPr="000D428D">
              <w:rPr>
                <w:rStyle w:val="Hyperlink"/>
                <w:rFonts w:cs="Times New Roman"/>
              </w:rPr>
              <w:t>4.6</w:t>
            </w:r>
            <w:r w:rsidR="008E6516">
              <w:rPr>
                <w:rFonts w:asciiTheme="minorHAnsi" w:eastAsiaTheme="minorEastAsia" w:hAnsiTheme="minorHAnsi" w:cstheme="minorBidi"/>
                <w:sz w:val="22"/>
                <w:szCs w:val="22"/>
                <w:lang w:val="fr-FR"/>
              </w:rPr>
              <w:tab/>
            </w:r>
            <w:r w:rsidR="008E6516" w:rsidRPr="000D428D">
              <w:rPr>
                <w:rStyle w:val="Hyperlink"/>
              </w:rPr>
              <w:t>DFT (from Benoit Poussard)</w:t>
            </w:r>
            <w:r w:rsidR="008E6516">
              <w:rPr>
                <w:webHidden/>
              </w:rPr>
              <w:tab/>
            </w:r>
            <w:r w:rsidR="008E6516">
              <w:rPr>
                <w:webHidden/>
              </w:rPr>
              <w:fldChar w:fldCharType="begin"/>
            </w:r>
            <w:r w:rsidR="008E6516">
              <w:rPr>
                <w:webHidden/>
              </w:rPr>
              <w:instrText xml:space="preserve"> PAGEREF _Toc49245185 \h </w:instrText>
            </w:r>
            <w:r w:rsidR="008E6516">
              <w:rPr>
                <w:webHidden/>
              </w:rPr>
            </w:r>
            <w:r w:rsidR="008E6516">
              <w:rPr>
                <w:webHidden/>
              </w:rPr>
              <w:fldChar w:fldCharType="separate"/>
            </w:r>
            <w:r w:rsidR="008E6516">
              <w:rPr>
                <w:webHidden/>
              </w:rPr>
              <w:t>31</w:t>
            </w:r>
            <w:r w:rsidR="008E6516">
              <w:rPr>
                <w:webHidden/>
              </w:rPr>
              <w:fldChar w:fldCharType="end"/>
            </w:r>
          </w:hyperlink>
        </w:p>
        <w:p w14:paraId="50D8A987" w14:textId="6EA25416" w:rsidR="008E6516" w:rsidRDefault="00665719">
          <w:pPr>
            <w:pStyle w:val="TOC2"/>
            <w:rPr>
              <w:rFonts w:asciiTheme="minorHAnsi" w:eastAsiaTheme="minorEastAsia" w:hAnsiTheme="minorHAnsi" w:cstheme="minorBidi"/>
              <w:sz w:val="22"/>
              <w:szCs w:val="22"/>
              <w:lang w:val="fr-FR"/>
            </w:rPr>
          </w:pPr>
          <w:hyperlink w:anchor="_Toc49245186" w:history="1">
            <w:r w:rsidR="008E6516" w:rsidRPr="000D428D">
              <w:rPr>
                <w:rStyle w:val="Hyperlink"/>
                <w:rFonts w:cs="Times New Roman"/>
              </w:rPr>
              <w:t>4.7</w:t>
            </w:r>
            <w:r w:rsidR="008E6516">
              <w:rPr>
                <w:rFonts w:asciiTheme="minorHAnsi" w:eastAsiaTheme="minorEastAsia" w:hAnsiTheme="minorHAnsi" w:cstheme="minorBidi"/>
                <w:sz w:val="22"/>
                <w:szCs w:val="22"/>
                <w:lang w:val="fr-FR"/>
              </w:rPr>
              <w:tab/>
            </w:r>
            <w:r w:rsidR="008E6516" w:rsidRPr="000D428D">
              <w:rPr>
                <w:rStyle w:val="Hyperlink"/>
              </w:rPr>
              <w:t>Electrical specifications</w:t>
            </w:r>
            <w:r w:rsidR="008E6516">
              <w:rPr>
                <w:webHidden/>
              </w:rPr>
              <w:tab/>
            </w:r>
            <w:r w:rsidR="008E6516">
              <w:rPr>
                <w:webHidden/>
              </w:rPr>
              <w:fldChar w:fldCharType="begin"/>
            </w:r>
            <w:r w:rsidR="008E6516">
              <w:rPr>
                <w:webHidden/>
              </w:rPr>
              <w:instrText xml:space="preserve"> PAGEREF _Toc49245186 \h </w:instrText>
            </w:r>
            <w:r w:rsidR="008E6516">
              <w:rPr>
                <w:webHidden/>
              </w:rPr>
            </w:r>
            <w:r w:rsidR="008E6516">
              <w:rPr>
                <w:webHidden/>
              </w:rPr>
              <w:fldChar w:fldCharType="separate"/>
            </w:r>
            <w:r w:rsidR="008E6516">
              <w:rPr>
                <w:webHidden/>
              </w:rPr>
              <w:t>32</w:t>
            </w:r>
            <w:r w:rsidR="008E6516">
              <w:rPr>
                <w:webHidden/>
              </w:rPr>
              <w:fldChar w:fldCharType="end"/>
            </w:r>
          </w:hyperlink>
        </w:p>
        <w:p w14:paraId="22EC7730" w14:textId="787E321F" w:rsidR="008E6516" w:rsidRDefault="00665719">
          <w:pPr>
            <w:pStyle w:val="TOC2"/>
            <w:rPr>
              <w:rFonts w:asciiTheme="minorHAnsi" w:eastAsiaTheme="minorEastAsia" w:hAnsiTheme="minorHAnsi" w:cstheme="minorBidi"/>
              <w:sz w:val="22"/>
              <w:szCs w:val="22"/>
              <w:lang w:val="fr-FR"/>
            </w:rPr>
          </w:pPr>
          <w:hyperlink w:anchor="_Toc49245187" w:history="1">
            <w:r w:rsidR="008E6516" w:rsidRPr="000D428D">
              <w:rPr>
                <w:rStyle w:val="Hyperlink"/>
                <w:rFonts w:cs="Times New Roman"/>
              </w:rPr>
              <w:t>4.8</w:t>
            </w:r>
            <w:r w:rsidR="008E6516">
              <w:rPr>
                <w:rFonts w:asciiTheme="minorHAnsi" w:eastAsiaTheme="minorEastAsia" w:hAnsiTheme="minorHAnsi" w:cstheme="minorBidi"/>
                <w:sz w:val="22"/>
                <w:szCs w:val="22"/>
                <w:lang w:val="fr-FR"/>
              </w:rPr>
              <w:tab/>
            </w:r>
            <w:r w:rsidR="008E6516" w:rsidRPr="000D428D">
              <w:rPr>
                <w:rStyle w:val="Hyperlink"/>
              </w:rPr>
              <w:t>Layout</w:t>
            </w:r>
            <w:r w:rsidR="008E6516">
              <w:rPr>
                <w:webHidden/>
              </w:rPr>
              <w:tab/>
            </w:r>
            <w:r w:rsidR="008E6516">
              <w:rPr>
                <w:webHidden/>
              </w:rPr>
              <w:fldChar w:fldCharType="begin"/>
            </w:r>
            <w:r w:rsidR="008E6516">
              <w:rPr>
                <w:webHidden/>
              </w:rPr>
              <w:instrText xml:space="preserve"> PAGEREF _Toc49245187 \h </w:instrText>
            </w:r>
            <w:r w:rsidR="008E6516">
              <w:rPr>
                <w:webHidden/>
              </w:rPr>
            </w:r>
            <w:r w:rsidR="008E6516">
              <w:rPr>
                <w:webHidden/>
              </w:rPr>
              <w:fldChar w:fldCharType="separate"/>
            </w:r>
            <w:r w:rsidR="008E6516">
              <w:rPr>
                <w:webHidden/>
              </w:rPr>
              <w:t>38</w:t>
            </w:r>
            <w:r w:rsidR="008E6516">
              <w:rPr>
                <w:webHidden/>
              </w:rPr>
              <w:fldChar w:fldCharType="end"/>
            </w:r>
          </w:hyperlink>
        </w:p>
        <w:p w14:paraId="64A5296D" w14:textId="0A8164EE" w:rsidR="008E6516" w:rsidRDefault="00665719">
          <w:pPr>
            <w:pStyle w:val="TOC2"/>
            <w:rPr>
              <w:rFonts w:asciiTheme="minorHAnsi" w:eastAsiaTheme="minorEastAsia" w:hAnsiTheme="minorHAnsi" w:cstheme="minorBidi"/>
              <w:sz w:val="22"/>
              <w:szCs w:val="22"/>
              <w:lang w:val="fr-FR"/>
            </w:rPr>
          </w:pPr>
          <w:hyperlink w:anchor="_Toc49245188" w:history="1">
            <w:r w:rsidR="008E6516" w:rsidRPr="000D428D">
              <w:rPr>
                <w:rStyle w:val="Hyperlink"/>
                <w:rFonts w:cs="Times New Roman"/>
              </w:rPr>
              <w:t>4.9</w:t>
            </w:r>
            <w:r w:rsidR="008E6516">
              <w:rPr>
                <w:rFonts w:asciiTheme="minorHAnsi" w:eastAsiaTheme="minorEastAsia" w:hAnsiTheme="minorHAnsi" w:cstheme="minorBidi"/>
                <w:sz w:val="22"/>
                <w:szCs w:val="22"/>
                <w:lang w:val="fr-FR"/>
              </w:rPr>
              <w:tab/>
            </w:r>
            <w:r w:rsidR="008E6516" w:rsidRPr="000D428D">
              <w:rPr>
                <w:rStyle w:val="Hyperlink"/>
              </w:rPr>
              <w:t>Design Decisions (logged in DOORS AS)</w:t>
            </w:r>
            <w:r w:rsidR="008E6516">
              <w:rPr>
                <w:webHidden/>
              </w:rPr>
              <w:tab/>
            </w:r>
            <w:r w:rsidR="008E6516">
              <w:rPr>
                <w:webHidden/>
              </w:rPr>
              <w:fldChar w:fldCharType="begin"/>
            </w:r>
            <w:r w:rsidR="008E6516">
              <w:rPr>
                <w:webHidden/>
              </w:rPr>
              <w:instrText xml:space="preserve"> PAGEREF _Toc49245188 \h </w:instrText>
            </w:r>
            <w:r w:rsidR="008E6516">
              <w:rPr>
                <w:webHidden/>
              </w:rPr>
            </w:r>
            <w:r w:rsidR="008E6516">
              <w:rPr>
                <w:webHidden/>
              </w:rPr>
              <w:fldChar w:fldCharType="separate"/>
            </w:r>
            <w:r w:rsidR="008E6516">
              <w:rPr>
                <w:webHidden/>
              </w:rPr>
              <w:t>38</w:t>
            </w:r>
            <w:r w:rsidR="008E6516">
              <w:rPr>
                <w:webHidden/>
              </w:rPr>
              <w:fldChar w:fldCharType="end"/>
            </w:r>
          </w:hyperlink>
        </w:p>
        <w:p w14:paraId="2F333542" w14:textId="5E0BFB40" w:rsidR="008E6516" w:rsidRDefault="00665719">
          <w:pPr>
            <w:pStyle w:val="TOC1"/>
            <w:rPr>
              <w:rFonts w:asciiTheme="minorHAnsi" w:eastAsiaTheme="minorEastAsia" w:hAnsiTheme="minorHAnsi" w:cstheme="minorBidi"/>
              <w:sz w:val="22"/>
              <w:szCs w:val="22"/>
              <w:lang w:val="fr-FR"/>
            </w:rPr>
          </w:pPr>
          <w:hyperlink w:anchor="_Toc49245189" w:history="1">
            <w:r w:rsidR="008E6516" w:rsidRPr="000D428D">
              <w:rPr>
                <w:rStyle w:val="Hyperlink"/>
                <w:rFonts w:cs="Times New Roman"/>
              </w:rPr>
              <w:t>5.</w:t>
            </w:r>
            <w:r w:rsidR="008E6516">
              <w:rPr>
                <w:rFonts w:asciiTheme="minorHAnsi" w:eastAsiaTheme="minorEastAsia" w:hAnsiTheme="minorHAnsi" w:cstheme="minorBidi"/>
                <w:sz w:val="22"/>
                <w:szCs w:val="22"/>
                <w:lang w:val="fr-FR"/>
              </w:rPr>
              <w:tab/>
            </w:r>
            <w:r w:rsidR="008E6516" w:rsidRPr="000D428D">
              <w:rPr>
                <w:rStyle w:val="Hyperlink"/>
              </w:rPr>
              <w:t>RXBIST Digital</w:t>
            </w:r>
            <w:r w:rsidR="008E6516">
              <w:rPr>
                <w:webHidden/>
              </w:rPr>
              <w:tab/>
            </w:r>
            <w:r w:rsidR="008E6516">
              <w:rPr>
                <w:webHidden/>
              </w:rPr>
              <w:fldChar w:fldCharType="begin"/>
            </w:r>
            <w:r w:rsidR="008E6516">
              <w:rPr>
                <w:webHidden/>
              </w:rPr>
              <w:instrText xml:space="preserve"> PAGEREF _Toc49245189 \h </w:instrText>
            </w:r>
            <w:r w:rsidR="008E6516">
              <w:rPr>
                <w:webHidden/>
              </w:rPr>
            </w:r>
            <w:r w:rsidR="008E6516">
              <w:rPr>
                <w:webHidden/>
              </w:rPr>
              <w:fldChar w:fldCharType="separate"/>
            </w:r>
            <w:r w:rsidR="008E6516">
              <w:rPr>
                <w:webHidden/>
              </w:rPr>
              <w:t>40</w:t>
            </w:r>
            <w:r w:rsidR="008E6516">
              <w:rPr>
                <w:webHidden/>
              </w:rPr>
              <w:fldChar w:fldCharType="end"/>
            </w:r>
          </w:hyperlink>
        </w:p>
        <w:p w14:paraId="5A8EE5B7" w14:textId="11C3D54B" w:rsidR="008E6516" w:rsidRDefault="00665719">
          <w:pPr>
            <w:pStyle w:val="TOC2"/>
            <w:rPr>
              <w:rFonts w:asciiTheme="minorHAnsi" w:eastAsiaTheme="minorEastAsia" w:hAnsiTheme="minorHAnsi" w:cstheme="minorBidi"/>
              <w:sz w:val="22"/>
              <w:szCs w:val="22"/>
              <w:lang w:val="fr-FR"/>
            </w:rPr>
          </w:pPr>
          <w:hyperlink w:anchor="_Toc49245190" w:history="1">
            <w:r w:rsidR="008E6516" w:rsidRPr="000D428D">
              <w:rPr>
                <w:rStyle w:val="Hyperlink"/>
                <w:rFonts w:cs="Times New Roman"/>
              </w:rPr>
              <w:t>5.1</w:t>
            </w:r>
            <w:r w:rsidR="008E6516">
              <w:rPr>
                <w:rFonts w:asciiTheme="minorHAnsi" w:eastAsiaTheme="minorEastAsia" w:hAnsiTheme="minorHAnsi" w:cstheme="minorBidi"/>
                <w:sz w:val="22"/>
                <w:szCs w:val="22"/>
                <w:lang w:val="fr-FR"/>
              </w:rPr>
              <w:tab/>
            </w:r>
            <w:r w:rsidR="008E6516" w:rsidRPr="000D428D">
              <w:rPr>
                <w:rStyle w:val="Hyperlink"/>
              </w:rPr>
              <w:t>Block diagram</w:t>
            </w:r>
            <w:r w:rsidR="008E6516">
              <w:rPr>
                <w:webHidden/>
              </w:rPr>
              <w:tab/>
            </w:r>
            <w:r w:rsidR="008E6516">
              <w:rPr>
                <w:webHidden/>
              </w:rPr>
              <w:fldChar w:fldCharType="begin"/>
            </w:r>
            <w:r w:rsidR="008E6516">
              <w:rPr>
                <w:webHidden/>
              </w:rPr>
              <w:instrText xml:space="preserve"> PAGEREF _Toc49245190 \h </w:instrText>
            </w:r>
            <w:r w:rsidR="008E6516">
              <w:rPr>
                <w:webHidden/>
              </w:rPr>
            </w:r>
            <w:r w:rsidR="008E6516">
              <w:rPr>
                <w:webHidden/>
              </w:rPr>
              <w:fldChar w:fldCharType="separate"/>
            </w:r>
            <w:r w:rsidR="008E6516">
              <w:rPr>
                <w:webHidden/>
              </w:rPr>
              <w:t>40</w:t>
            </w:r>
            <w:r w:rsidR="008E6516">
              <w:rPr>
                <w:webHidden/>
              </w:rPr>
              <w:fldChar w:fldCharType="end"/>
            </w:r>
          </w:hyperlink>
        </w:p>
        <w:p w14:paraId="370F74EC" w14:textId="6A8CDBF5" w:rsidR="008E6516" w:rsidRDefault="00665719">
          <w:pPr>
            <w:pStyle w:val="TOC2"/>
            <w:rPr>
              <w:rFonts w:asciiTheme="minorHAnsi" w:eastAsiaTheme="minorEastAsia" w:hAnsiTheme="minorHAnsi" w:cstheme="minorBidi"/>
              <w:sz w:val="22"/>
              <w:szCs w:val="22"/>
              <w:lang w:val="fr-FR"/>
            </w:rPr>
          </w:pPr>
          <w:hyperlink w:anchor="_Toc49245191" w:history="1">
            <w:r w:rsidR="008E6516" w:rsidRPr="000D428D">
              <w:rPr>
                <w:rStyle w:val="Hyperlink"/>
                <w:rFonts w:cs="Times New Roman"/>
              </w:rPr>
              <w:t>5.2</w:t>
            </w:r>
            <w:r w:rsidR="008E6516">
              <w:rPr>
                <w:rFonts w:asciiTheme="minorHAnsi" w:eastAsiaTheme="minorEastAsia" w:hAnsiTheme="minorHAnsi" w:cstheme="minorBidi"/>
                <w:sz w:val="22"/>
                <w:szCs w:val="22"/>
                <w:lang w:val="fr-FR"/>
              </w:rPr>
              <w:tab/>
            </w:r>
            <w:r w:rsidR="008E6516" w:rsidRPr="000D428D">
              <w:rPr>
                <w:rStyle w:val="Hyperlink"/>
              </w:rPr>
              <w:t>General Functionality and Operational mode</w:t>
            </w:r>
            <w:r w:rsidR="008E6516">
              <w:rPr>
                <w:webHidden/>
              </w:rPr>
              <w:tab/>
            </w:r>
            <w:r w:rsidR="008E6516">
              <w:rPr>
                <w:webHidden/>
              </w:rPr>
              <w:fldChar w:fldCharType="begin"/>
            </w:r>
            <w:r w:rsidR="008E6516">
              <w:rPr>
                <w:webHidden/>
              </w:rPr>
              <w:instrText xml:space="preserve"> PAGEREF _Toc49245191 \h </w:instrText>
            </w:r>
            <w:r w:rsidR="008E6516">
              <w:rPr>
                <w:webHidden/>
              </w:rPr>
            </w:r>
            <w:r w:rsidR="008E6516">
              <w:rPr>
                <w:webHidden/>
              </w:rPr>
              <w:fldChar w:fldCharType="separate"/>
            </w:r>
            <w:r w:rsidR="008E6516">
              <w:rPr>
                <w:webHidden/>
              </w:rPr>
              <w:t>41</w:t>
            </w:r>
            <w:r w:rsidR="008E6516">
              <w:rPr>
                <w:webHidden/>
              </w:rPr>
              <w:fldChar w:fldCharType="end"/>
            </w:r>
          </w:hyperlink>
        </w:p>
        <w:p w14:paraId="67055A99" w14:textId="1EF23A48" w:rsidR="008E6516" w:rsidRDefault="00665719">
          <w:pPr>
            <w:pStyle w:val="TOC2"/>
            <w:rPr>
              <w:rFonts w:asciiTheme="minorHAnsi" w:eastAsiaTheme="minorEastAsia" w:hAnsiTheme="minorHAnsi" w:cstheme="minorBidi"/>
              <w:sz w:val="22"/>
              <w:szCs w:val="22"/>
              <w:lang w:val="fr-FR"/>
            </w:rPr>
          </w:pPr>
          <w:hyperlink w:anchor="_Toc49245192" w:history="1">
            <w:r w:rsidR="008E6516" w:rsidRPr="000D428D">
              <w:rPr>
                <w:rStyle w:val="Hyperlink"/>
                <w:rFonts w:cs="Times New Roman"/>
              </w:rPr>
              <w:t>5.3</w:t>
            </w:r>
            <w:r w:rsidR="008E6516">
              <w:rPr>
                <w:rFonts w:asciiTheme="minorHAnsi" w:eastAsiaTheme="minorEastAsia" w:hAnsiTheme="minorHAnsi" w:cstheme="minorBidi"/>
                <w:sz w:val="22"/>
                <w:szCs w:val="22"/>
                <w:lang w:val="fr-FR"/>
              </w:rPr>
              <w:tab/>
            </w:r>
            <w:r w:rsidR="008E6516" w:rsidRPr="000D428D">
              <w:rPr>
                <w:rStyle w:val="Hyperlink"/>
              </w:rPr>
              <w:t>Description of the block</w:t>
            </w:r>
            <w:r w:rsidR="008E6516">
              <w:rPr>
                <w:webHidden/>
              </w:rPr>
              <w:tab/>
            </w:r>
            <w:r w:rsidR="008E6516">
              <w:rPr>
                <w:webHidden/>
              </w:rPr>
              <w:fldChar w:fldCharType="begin"/>
            </w:r>
            <w:r w:rsidR="008E6516">
              <w:rPr>
                <w:webHidden/>
              </w:rPr>
              <w:instrText xml:space="preserve"> PAGEREF _Toc49245192 \h </w:instrText>
            </w:r>
            <w:r w:rsidR="008E6516">
              <w:rPr>
                <w:webHidden/>
              </w:rPr>
            </w:r>
            <w:r w:rsidR="008E6516">
              <w:rPr>
                <w:webHidden/>
              </w:rPr>
              <w:fldChar w:fldCharType="separate"/>
            </w:r>
            <w:r w:rsidR="008E6516">
              <w:rPr>
                <w:webHidden/>
              </w:rPr>
              <w:t>42</w:t>
            </w:r>
            <w:r w:rsidR="008E6516">
              <w:rPr>
                <w:webHidden/>
              </w:rPr>
              <w:fldChar w:fldCharType="end"/>
            </w:r>
          </w:hyperlink>
        </w:p>
        <w:p w14:paraId="537189C1" w14:textId="7008460F" w:rsidR="008E6516" w:rsidRDefault="00665719">
          <w:pPr>
            <w:pStyle w:val="TOC3"/>
            <w:rPr>
              <w:rFonts w:asciiTheme="minorHAnsi" w:eastAsiaTheme="minorEastAsia" w:hAnsiTheme="minorHAnsi" w:cstheme="minorBidi"/>
              <w:sz w:val="22"/>
              <w:szCs w:val="22"/>
              <w:lang w:val="fr-FR"/>
            </w:rPr>
          </w:pPr>
          <w:hyperlink w:anchor="_Toc49245193" w:history="1">
            <w:r w:rsidR="008E6516" w:rsidRPr="000D428D">
              <w:rPr>
                <w:rStyle w:val="Hyperlink"/>
                <w:rFonts w:cs="Times New Roman"/>
              </w:rPr>
              <w:t>5.3.1</w:t>
            </w:r>
            <w:r w:rsidR="008E6516">
              <w:rPr>
                <w:rFonts w:asciiTheme="minorHAnsi" w:eastAsiaTheme="minorEastAsia" w:hAnsiTheme="minorHAnsi" w:cstheme="minorBidi"/>
                <w:sz w:val="22"/>
                <w:szCs w:val="22"/>
                <w:lang w:val="fr-FR"/>
              </w:rPr>
              <w:tab/>
            </w:r>
            <w:r w:rsidR="008E6516" w:rsidRPr="000D428D">
              <w:rPr>
                <w:rStyle w:val="Hyperlink"/>
              </w:rPr>
              <w:t>Frequency control</w:t>
            </w:r>
            <w:r w:rsidR="008E6516">
              <w:rPr>
                <w:webHidden/>
              </w:rPr>
              <w:tab/>
            </w:r>
            <w:r w:rsidR="008E6516">
              <w:rPr>
                <w:webHidden/>
              </w:rPr>
              <w:fldChar w:fldCharType="begin"/>
            </w:r>
            <w:r w:rsidR="008E6516">
              <w:rPr>
                <w:webHidden/>
              </w:rPr>
              <w:instrText xml:space="preserve"> PAGEREF _Toc49245193 \h </w:instrText>
            </w:r>
            <w:r w:rsidR="008E6516">
              <w:rPr>
                <w:webHidden/>
              </w:rPr>
            </w:r>
            <w:r w:rsidR="008E6516">
              <w:rPr>
                <w:webHidden/>
              </w:rPr>
              <w:fldChar w:fldCharType="separate"/>
            </w:r>
            <w:r w:rsidR="008E6516">
              <w:rPr>
                <w:webHidden/>
              </w:rPr>
              <w:t>42</w:t>
            </w:r>
            <w:r w:rsidR="008E6516">
              <w:rPr>
                <w:webHidden/>
              </w:rPr>
              <w:fldChar w:fldCharType="end"/>
            </w:r>
          </w:hyperlink>
        </w:p>
        <w:p w14:paraId="45BE99B7" w14:textId="09EC5C7C" w:rsidR="008E6516" w:rsidRDefault="00665719">
          <w:pPr>
            <w:pStyle w:val="TOC3"/>
            <w:rPr>
              <w:rFonts w:asciiTheme="minorHAnsi" w:eastAsiaTheme="minorEastAsia" w:hAnsiTheme="minorHAnsi" w:cstheme="minorBidi"/>
              <w:sz w:val="22"/>
              <w:szCs w:val="22"/>
              <w:lang w:val="fr-FR"/>
            </w:rPr>
          </w:pPr>
          <w:hyperlink w:anchor="_Toc49245194" w:history="1">
            <w:r w:rsidR="008E6516" w:rsidRPr="000D428D">
              <w:rPr>
                <w:rStyle w:val="Hyperlink"/>
                <w:rFonts w:cs="Times New Roman"/>
              </w:rPr>
              <w:t>5.3.2</w:t>
            </w:r>
            <w:r w:rsidR="008E6516">
              <w:rPr>
                <w:rFonts w:asciiTheme="minorHAnsi" w:eastAsiaTheme="minorEastAsia" w:hAnsiTheme="minorHAnsi" w:cstheme="minorBidi"/>
                <w:sz w:val="22"/>
                <w:szCs w:val="22"/>
                <w:lang w:val="fr-FR"/>
              </w:rPr>
              <w:tab/>
            </w:r>
            <w:r w:rsidR="008E6516" w:rsidRPr="000D428D">
              <w:rPr>
                <w:rStyle w:val="Hyperlink"/>
              </w:rPr>
              <w:t>Amplitude control</w:t>
            </w:r>
            <w:r w:rsidR="008E6516">
              <w:rPr>
                <w:webHidden/>
              </w:rPr>
              <w:tab/>
            </w:r>
            <w:r w:rsidR="008E6516">
              <w:rPr>
                <w:webHidden/>
              </w:rPr>
              <w:fldChar w:fldCharType="begin"/>
            </w:r>
            <w:r w:rsidR="008E6516">
              <w:rPr>
                <w:webHidden/>
              </w:rPr>
              <w:instrText xml:space="preserve"> PAGEREF _Toc49245194 \h </w:instrText>
            </w:r>
            <w:r w:rsidR="008E6516">
              <w:rPr>
                <w:webHidden/>
              </w:rPr>
            </w:r>
            <w:r w:rsidR="008E6516">
              <w:rPr>
                <w:webHidden/>
              </w:rPr>
              <w:fldChar w:fldCharType="separate"/>
            </w:r>
            <w:r w:rsidR="008E6516">
              <w:rPr>
                <w:webHidden/>
              </w:rPr>
              <w:t>43</w:t>
            </w:r>
            <w:r w:rsidR="008E6516">
              <w:rPr>
                <w:webHidden/>
              </w:rPr>
              <w:fldChar w:fldCharType="end"/>
            </w:r>
          </w:hyperlink>
        </w:p>
        <w:p w14:paraId="3C1BCAD6" w14:textId="4F679E94" w:rsidR="008E6516" w:rsidRDefault="00665719">
          <w:pPr>
            <w:pStyle w:val="TOC3"/>
            <w:rPr>
              <w:rFonts w:asciiTheme="minorHAnsi" w:eastAsiaTheme="minorEastAsia" w:hAnsiTheme="minorHAnsi" w:cstheme="minorBidi"/>
              <w:sz w:val="22"/>
              <w:szCs w:val="22"/>
              <w:lang w:val="fr-FR"/>
            </w:rPr>
          </w:pPr>
          <w:hyperlink w:anchor="_Toc49245195" w:history="1">
            <w:r w:rsidR="008E6516" w:rsidRPr="000D428D">
              <w:rPr>
                <w:rStyle w:val="Hyperlink"/>
                <w:rFonts w:cs="Times New Roman"/>
              </w:rPr>
              <w:t>5.3.3</w:t>
            </w:r>
            <w:r w:rsidR="008E6516">
              <w:rPr>
                <w:rFonts w:asciiTheme="minorHAnsi" w:eastAsiaTheme="minorEastAsia" w:hAnsiTheme="minorHAnsi" w:cstheme="minorBidi"/>
                <w:sz w:val="22"/>
                <w:szCs w:val="22"/>
                <w:lang w:val="fr-FR"/>
              </w:rPr>
              <w:tab/>
            </w:r>
            <w:r w:rsidR="008E6516" w:rsidRPr="000D428D">
              <w:rPr>
                <w:rStyle w:val="Hyperlink"/>
              </w:rPr>
              <w:t>Cordic</w:t>
            </w:r>
            <w:r w:rsidR="008E6516">
              <w:rPr>
                <w:webHidden/>
              </w:rPr>
              <w:tab/>
            </w:r>
            <w:r w:rsidR="008E6516">
              <w:rPr>
                <w:webHidden/>
              </w:rPr>
              <w:fldChar w:fldCharType="begin"/>
            </w:r>
            <w:r w:rsidR="008E6516">
              <w:rPr>
                <w:webHidden/>
              </w:rPr>
              <w:instrText xml:space="preserve"> PAGEREF _Toc49245195 \h </w:instrText>
            </w:r>
            <w:r w:rsidR="008E6516">
              <w:rPr>
                <w:webHidden/>
              </w:rPr>
            </w:r>
            <w:r w:rsidR="008E6516">
              <w:rPr>
                <w:webHidden/>
              </w:rPr>
              <w:fldChar w:fldCharType="separate"/>
            </w:r>
            <w:r w:rsidR="008E6516">
              <w:rPr>
                <w:webHidden/>
              </w:rPr>
              <w:t>43</w:t>
            </w:r>
            <w:r w:rsidR="008E6516">
              <w:rPr>
                <w:webHidden/>
              </w:rPr>
              <w:fldChar w:fldCharType="end"/>
            </w:r>
          </w:hyperlink>
        </w:p>
        <w:p w14:paraId="114146EA" w14:textId="6F1C2FB6" w:rsidR="008E6516" w:rsidRDefault="00665719">
          <w:pPr>
            <w:pStyle w:val="TOC3"/>
            <w:rPr>
              <w:rFonts w:asciiTheme="minorHAnsi" w:eastAsiaTheme="minorEastAsia" w:hAnsiTheme="minorHAnsi" w:cstheme="minorBidi"/>
              <w:sz w:val="22"/>
              <w:szCs w:val="22"/>
              <w:lang w:val="fr-FR"/>
            </w:rPr>
          </w:pPr>
          <w:hyperlink w:anchor="_Toc49245196" w:history="1">
            <w:r w:rsidR="008E6516" w:rsidRPr="000D428D">
              <w:rPr>
                <w:rStyle w:val="Hyperlink"/>
                <w:rFonts w:cs="Times New Roman"/>
              </w:rPr>
              <w:t>5.3.4</w:t>
            </w:r>
            <w:r w:rsidR="008E6516">
              <w:rPr>
                <w:rFonts w:asciiTheme="minorHAnsi" w:eastAsiaTheme="minorEastAsia" w:hAnsiTheme="minorHAnsi" w:cstheme="minorBidi"/>
                <w:sz w:val="22"/>
                <w:szCs w:val="22"/>
                <w:lang w:val="fr-FR"/>
              </w:rPr>
              <w:tab/>
            </w:r>
            <w:r w:rsidR="008E6516" w:rsidRPr="000D428D">
              <w:rPr>
                <w:rStyle w:val="Hyperlink"/>
              </w:rPr>
              <w:t>Square wave generator</w:t>
            </w:r>
            <w:r w:rsidR="008E6516">
              <w:rPr>
                <w:webHidden/>
              </w:rPr>
              <w:tab/>
            </w:r>
            <w:r w:rsidR="008E6516">
              <w:rPr>
                <w:webHidden/>
              </w:rPr>
              <w:fldChar w:fldCharType="begin"/>
            </w:r>
            <w:r w:rsidR="008E6516">
              <w:rPr>
                <w:webHidden/>
              </w:rPr>
              <w:instrText xml:space="preserve"> PAGEREF _Toc49245196 \h </w:instrText>
            </w:r>
            <w:r w:rsidR="008E6516">
              <w:rPr>
                <w:webHidden/>
              </w:rPr>
            </w:r>
            <w:r w:rsidR="008E6516">
              <w:rPr>
                <w:webHidden/>
              </w:rPr>
              <w:fldChar w:fldCharType="separate"/>
            </w:r>
            <w:r w:rsidR="008E6516">
              <w:rPr>
                <w:webHidden/>
              </w:rPr>
              <w:t>43</w:t>
            </w:r>
            <w:r w:rsidR="008E6516">
              <w:rPr>
                <w:webHidden/>
              </w:rPr>
              <w:fldChar w:fldCharType="end"/>
            </w:r>
          </w:hyperlink>
        </w:p>
        <w:p w14:paraId="104A4A50" w14:textId="5C46CB9A" w:rsidR="008E6516" w:rsidRDefault="00665719">
          <w:pPr>
            <w:pStyle w:val="TOC3"/>
            <w:rPr>
              <w:rFonts w:asciiTheme="minorHAnsi" w:eastAsiaTheme="minorEastAsia" w:hAnsiTheme="minorHAnsi" w:cstheme="minorBidi"/>
              <w:sz w:val="22"/>
              <w:szCs w:val="22"/>
              <w:lang w:val="fr-FR"/>
            </w:rPr>
          </w:pPr>
          <w:hyperlink w:anchor="_Toc49245197" w:history="1">
            <w:r w:rsidR="008E6516" w:rsidRPr="000D428D">
              <w:rPr>
                <w:rStyle w:val="Hyperlink"/>
                <w:rFonts w:cs="Times New Roman"/>
              </w:rPr>
              <w:t>5.3.5</w:t>
            </w:r>
            <w:r w:rsidR="008E6516">
              <w:rPr>
                <w:rFonts w:asciiTheme="minorHAnsi" w:eastAsiaTheme="minorEastAsia" w:hAnsiTheme="minorHAnsi" w:cstheme="minorBidi"/>
                <w:sz w:val="22"/>
                <w:szCs w:val="22"/>
                <w:lang w:val="fr-FR"/>
              </w:rPr>
              <w:tab/>
            </w:r>
            <w:r w:rsidR="008E6516" w:rsidRPr="000D428D">
              <w:rPr>
                <w:rStyle w:val="Hyperlink"/>
              </w:rPr>
              <w:t>Sigma-Delta modulator</w:t>
            </w:r>
            <w:r w:rsidR="008E6516">
              <w:rPr>
                <w:webHidden/>
              </w:rPr>
              <w:tab/>
            </w:r>
            <w:r w:rsidR="008E6516">
              <w:rPr>
                <w:webHidden/>
              </w:rPr>
              <w:fldChar w:fldCharType="begin"/>
            </w:r>
            <w:r w:rsidR="008E6516">
              <w:rPr>
                <w:webHidden/>
              </w:rPr>
              <w:instrText xml:space="preserve"> PAGEREF _Toc49245197 \h </w:instrText>
            </w:r>
            <w:r w:rsidR="008E6516">
              <w:rPr>
                <w:webHidden/>
              </w:rPr>
            </w:r>
            <w:r w:rsidR="008E6516">
              <w:rPr>
                <w:webHidden/>
              </w:rPr>
              <w:fldChar w:fldCharType="separate"/>
            </w:r>
            <w:r w:rsidR="008E6516">
              <w:rPr>
                <w:webHidden/>
              </w:rPr>
              <w:t>43</w:t>
            </w:r>
            <w:r w:rsidR="008E6516">
              <w:rPr>
                <w:webHidden/>
              </w:rPr>
              <w:fldChar w:fldCharType="end"/>
            </w:r>
          </w:hyperlink>
        </w:p>
        <w:p w14:paraId="0D11A799" w14:textId="54DCE893" w:rsidR="008E6516" w:rsidRDefault="00665719">
          <w:pPr>
            <w:pStyle w:val="TOC3"/>
            <w:rPr>
              <w:rFonts w:asciiTheme="minorHAnsi" w:eastAsiaTheme="minorEastAsia" w:hAnsiTheme="minorHAnsi" w:cstheme="minorBidi"/>
              <w:sz w:val="22"/>
              <w:szCs w:val="22"/>
              <w:lang w:val="fr-FR"/>
            </w:rPr>
          </w:pPr>
          <w:hyperlink w:anchor="_Toc49245198" w:history="1">
            <w:r w:rsidR="008E6516" w:rsidRPr="000D428D">
              <w:rPr>
                <w:rStyle w:val="Hyperlink"/>
                <w:rFonts w:cs="Times New Roman"/>
              </w:rPr>
              <w:t>5.3.6</w:t>
            </w:r>
            <w:r w:rsidR="008E6516">
              <w:rPr>
                <w:rFonts w:asciiTheme="minorHAnsi" w:eastAsiaTheme="minorEastAsia" w:hAnsiTheme="minorHAnsi" w:cstheme="minorBidi"/>
                <w:sz w:val="22"/>
                <w:szCs w:val="22"/>
                <w:lang w:val="fr-FR"/>
              </w:rPr>
              <w:tab/>
            </w:r>
            <w:r w:rsidR="008E6516" w:rsidRPr="000D428D">
              <w:rPr>
                <w:rStyle w:val="Hyperlink"/>
              </w:rPr>
              <w:t>Binary to unary conversion</w:t>
            </w:r>
            <w:r w:rsidR="008E6516">
              <w:rPr>
                <w:webHidden/>
              </w:rPr>
              <w:tab/>
            </w:r>
            <w:r w:rsidR="008E6516">
              <w:rPr>
                <w:webHidden/>
              </w:rPr>
              <w:fldChar w:fldCharType="begin"/>
            </w:r>
            <w:r w:rsidR="008E6516">
              <w:rPr>
                <w:webHidden/>
              </w:rPr>
              <w:instrText xml:space="preserve"> PAGEREF _Toc49245198 \h </w:instrText>
            </w:r>
            <w:r w:rsidR="008E6516">
              <w:rPr>
                <w:webHidden/>
              </w:rPr>
            </w:r>
            <w:r w:rsidR="008E6516">
              <w:rPr>
                <w:webHidden/>
              </w:rPr>
              <w:fldChar w:fldCharType="separate"/>
            </w:r>
            <w:r w:rsidR="008E6516">
              <w:rPr>
                <w:webHidden/>
              </w:rPr>
              <w:t>44</w:t>
            </w:r>
            <w:r w:rsidR="008E6516">
              <w:rPr>
                <w:webHidden/>
              </w:rPr>
              <w:fldChar w:fldCharType="end"/>
            </w:r>
          </w:hyperlink>
        </w:p>
        <w:p w14:paraId="79574576" w14:textId="1BAB5A85" w:rsidR="008E6516" w:rsidRDefault="00665719">
          <w:pPr>
            <w:pStyle w:val="TOC3"/>
            <w:rPr>
              <w:rFonts w:asciiTheme="minorHAnsi" w:eastAsiaTheme="minorEastAsia" w:hAnsiTheme="minorHAnsi" w:cstheme="minorBidi"/>
              <w:sz w:val="22"/>
              <w:szCs w:val="22"/>
              <w:lang w:val="fr-FR"/>
            </w:rPr>
          </w:pPr>
          <w:hyperlink w:anchor="_Toc49245199" w:history="1">
            <w:r w:rsidR="008E6516" w:rsidRPr="000D428D">
              <w:rPr>
                <w:rStyle w:val="Hyperlink"/>
                <w:rFonts w:cs="Times New Roman"/>
              </w:rPr>
              <w:t>5.3.7</w:t>
            </w:r>
            <w:r w:rsidR="008E6516">
              <w:rPr>
                <w:rFonts w:asciiTheme="minorHAnsi" w:eastAsiaTheme="minorEastAsia" w:hAnsiTheme="minorHAnsi" w:cstheme="minorBidi"/>
                <w:sz w:val="22"/>
                <w:szCs w:val="22"/>
                <w:lang w:val="fr-FR"/>
              </w:rPr>
              <w:tab/>
            </w:r>
            <w:r w:rsidR="008E6516" w:rsidRPr="000D428D">
              <w:rPr>
                <w:rStyle w:val="Hyperlink"/>
              </w:rPr>
              <w:t>Dynamic element matching (DEM)</w:t>
            </w:r>
            <w:r w:rsidR="008E6516">
              <w:rPr>
                <w:webHidden/>
              </w:rPr>
              <w:tab/>
            </w:r>
            <w:r w:rsidR="008E6516">
              <w:rPr>
                <w:webHidden/>
              </w:rPr>
              <w:fldChar w:fldCharType="begin"/>
            </w:r>
            <w:r w:rsidR="008E6516">
              <w:rPr>
                <w:webHidden/>
              </w:rPr>
              <w:instrText xml:space="preserve"> PAGEREF _Toc49245199 \h </w:instrText>
            </w:r>
            <w:r w:rsidR="008E6516">
              <w:rPr>
                <w:webHidden/>
              </w:rPr>
            </w:r>
            <w:r w:rsidR="008E6516">
              <w:rPr>
                <w:webHidden/>
              </w:rPr>
              <w:fldChar w:fldCharType="separate"/>
            </w:r>
            <w:r w:rsidR="008E6516">
              <w:rPr>
                <w:webHidden/>
              </w:rPr>
              <w:t>44</w:t>
            </w:r>
            <w:r w:rsidR="008E6516">
              <w:rPr>
                <w:webHidden/>
              </w:rPr>
              <w:fldChar w:fldCharType="end"/>
            </w:r>
          </w:hyperlink>
        </w:p>
        <w:p w14:paraId="2410B881" w14:textId="33FF656B" w:rsidR="008E6516" w:rsidRDefault="00665719">
          <w:pPr>
            <w:pStyle w:val="TOC2"/>
            <w:rPr>
              <w:rFonts w:asciiTheme="minorHAnsi" w:eastAsiaTheme="minorEastAsia" w:hAnsiTheme="minorHAnsi" w:cstheme="minorBidi"/>
              <w:sz w:val="22"/>
              <w:szCs w:val="22"/>
              <w:lang w:val="fr-FR"/>
            </w:rPr>
          </w:pPr>
          <w:hyperlink w:anchor="_Toc49245200" w:history="1">
            <w:r w:rsidR="008E6516" w:rsidRPr="000D428D">
              <w:rPr>
                <w:rStyle w:val="Hyperlink"/>
                <w:rFonts w:cs="Times New Roman"/>
              </w:rPr>
              <w:t>5.4</w:t>
            </w:r>
            <w:r w:rsidR="008E6516">
              <w:rPr>
                <w:rFonts w:asciiTheme="minorHAnsi" w:eastAsiaTheme="minorEastAsia" w:hAnsiTheme="minorHAnsi" w:cstheme="minorBidi"/>
                <w:sz w:val="22"/>
                <w:szCs w:val="22"/>
                <w:lang w:val="fr-FR"/>
              </w:rPr>
              <w:tab/>
            </w:r>
            <w:r w:rsidR="008E6516" w:rsidRPr="000D428D">
              <w:rPr>
                <w:rStyle w:val="Hyperlink"/>
              </w:rPr>
              <w:t>Interface</w:t>
            </w:r>
            <w:r w:rsidR="008E6516">
              <w:rPr>
                <w:webHidden/>
              </w:rPr>
              <w:tab/>
            </w:r>
            <w:r w:rsidR="008E6516">
              <w:rPr>
                <w:webHidden/>
              </w:rPr>
              <w:fldChar w:fldCharType="begin"/>
            </w:r>
            <w:r w:rsidR="008E6516">
              <w:rPr>
                <w:webHidden/>
              </w:rPr>
              <w:instrText xml:space="preserve"> PAGEREF _Toc49245200 \h </w:instrText>
            </w:r>
            <w:r w:rsidR="008E6516">
              <w:rPr>
                <w:webHidden/>
              </w:rPr>
            </w:r>
            <w:r w:rsidR="008E6516">
              <w:rPr>
                <w:webHidden/>
              </w:rPr>
              <w:fldChar w:fldCharType="separate"/>
            </w:r>
            <w:r w:rsidR="008E6516">
              <w:rPr>
                <w:webHidden/>
              </w:rPr>
              <w:t>55</w:t>
            </w:r>
            <w:r w:rsidR="008E6516">
              <w:rPr>
                <w:webHidden/>
              </w:rPr>
              <w:fldChar w:fldCharType="end"/>
            </w:r>
          </w:hyperlink>
        </w:p>
        <w:p w14:paraId="3082F16D" w14:textId="082A0E9B" w:rsidR="008E6516" w:rsidRDefault="00665719">
          <w:pPr>
            <w:pStyle w:val="TOC2"/>
            <w:rPr>
              <w:rFonts w:asciiTheme="minorHAnsi" w:eastAsiaTheme="minorEastAsia" w:hAnsiTheme="minorHAnsi" w:cstheme="minorBidi"/>
              <w:sz w:val="22"/>
              <w:szCs w:val="22"/>
              <w:lang w:val="fr-FR"/>
            </w:rPr>
          </w:pPr>
          <w:hyperlink w:anchor="_Toc49245201" w:history="1">
            <w:r w:rsidR="008E6516" w:rsidRPr="000D428D">
              <w:rPr>
                <w:rStyle w:val="Hyperlink"/>
                <w:rFonts w:cs="Times New Roman"/>
              </w:rPr>
              <w:t>5.5</w:t>
            </w:r>
            <w:r w:rsidR="008E6516">
              <w:rPr>
                <w:rFonts w:asciiTheme="minorHAnsi" w:eastAsiaTheme="minorEastAsia" w:hAnsiTheme="minorHAnsi" w:cstheme="minorBidi"/>
                <w:sz w:val="22"/>
                <w:szCs w:val="22"/>
                <w:lang w:val="fr-FR"/>
              </w:rPr>
              <w:tab/>
            </w:r>
            <w:r w:rsidR="008E6516" w:rsidRPr="000D428D">
              <w:rPr>
                <w:rStyle w:val="Hyperlink"/>
              </w:rPr>
              <w:t>Electrical specifications</w:t>
            </w:r>
            <w:r w:rsidR="008E6516">
              <w:rPr>
                <w:webHidden/>
              </w:rPr>
              <w:tab/>
            </w:r>
            <w:r w:rsidR="008E6516">
              <w:rPr>
                <w:webHidden/>
              </w:rPr>
              <w:fldChar w:fldCharType="begin"/>
            </w:r>
            <w:r w:rsidR="008E6516">
              <w:rPr>
                <w:webHidden/>
              </w:rPr>
              <w:instrText xml:space="preserve"> PAGEREF _Toc49245201 \h </w:instrText>
            </w:r>
            <w:r w:rsidR="008E6516">
              <w:rPr>
                <w:webHidden/>
              </w:rPr>
            </w:r>
            <w:r w:rsidR="008E6516">
              <w:rPr>
                <w:webHidden/>
              </w:rPr>
              <w:fldChar w:fldCharType="separate"/>
            </w:r>
            <w:r w:rsidR="008E6516">
              <w:rPr>
                <w:webHidden/>
              </w:rPr>
              <w:t>55</w:t>
            </w:r>
            <w:r w:rsidR="008E6516">
              <w:rPr>
                <w:webHidden/>
              </w:rPr>
              <w:fldChar w:fldCharType="end"/>
            </w:r>
          </w:hyperlink>
        </w:p>
        <w:p w14:paraId="2A749DCB" w14:textId="03A5A9C3" w:rsidR="008E6516" w:rsidRDefault="00665719">
          <w:pPr>
            <w:pStyle w:val="TOC2"/>
            <w:rPr>
              <w:rFonts w:asciiTheme="minorHAnsi" w:eastAsiaTheme="minorEastAsia" w:hAnsiTheme="minorHAnsi" w:cstheme="minorBidi"/>
              <w:sz w:val="22"/>
              <w:szCs w:val="22"/>
              <w:lang w:val="fr-FR"/>
            </w:rPr>
          </w:pPr>
          <w:hyperlink w:anchor="_Toc49245202" w:history="1">
            <w:r w:rsidR="008E6516" w:rsidRPr="000D428D">
              <w:rPr>
                <w:rStyle w:val="Hyperlink"/>
                <w:rFonts w:cs="Times New Roman"/>
              </w:rPr>
              <w:t>5.6</w:t>
            </w:r>
            <w:r w:rsidR="008E6516">
              <w:rPr>
                <w:rFonts w:asciiTheme="minorHAnsi" w:eastAsiaTheme="minorEastAsia" w:hAnsiTheme="minorHAnsi" w:cstheme="minorBidi"/>
                <w:sz w:val="22"/>
                <w:szCs w:val="22"/>
                <w:lang w:val="fr-FR"/>
              </w:rPr>
              <w:tab/>
            </w:r>
            <w:r w:rsidR="008E6516" w:rsidRPr="000D428D">
              <w:rPr>
                <w:rStyle w:val="Hyperlink"/>
              </w:rPr>
              <w:t>Calibration of the RFbist</w:t>
            </w:r>
            <w:r w:rsidR="008E6516">
              <w:rPr>
                <w:webHidden/>
              </w:rPr>
              <w:tab/>
            </w:r>
            <w:r w:rsidR="008E6516">
              <w:rPr>
                <w:webHidden/>
              </w:rPr>
              <w:fldChar w:fldCharType="begin"/>
            </w:r>
            <w:r w:rsidR="008E6516">
              <w:rPr>
                <w:webHidden/>
              </w:rPr>
              <w:instrText xml:space="preserve"> PAGEREF _Toc49245202 \h </w:instrText>
            </w:r>
            <w:r w:rsidR="008E6516">
              <w:rPr>
                <w:webHidden/>
              </w:rPr>
            </w:r>
            <w:r w:rsidR="008E6516">
              <w:rPr>
                <w:webHidden/>
              </w:rPr>
              <w:fldChar w:fldCharType="separate"/>
            </w:r>
            <w:r w:rsidR="008E6516">
              <w:rPr>
                <w:webHidden/>
              </w:rPr>
              <w:t>57</w:t>
            </w:r>
            <w:r w:rsidR="008E6516">
              <w:rPr>
                <w:webHidden/>
              </w:rPr>
              <w:fldChar w:fldCharType="end"/>
            </w:r>
          </w:hyperlink>
        </w:p>
        <w:p w14:paraId="56D63B41" w14:textId="3E65B9C1" w:rsidR="008E6516" w:rsidRDefault="00665719">
          <w:pPr>
            <w:pStyle w:val="TOC2"/>
            <w:rPr>
              <w:rFonts w:asciiTheme="minorHAnsi" w:eastAsiaTheme="minorEastAsia" w:hAnsiTheme="minorHAnsi" w:cstheme="minorBidi"/>
              <w:sz w:val="22"/>
              <w:szCs w:val="22"/>
              <w:lang w:val="fr-FR"/>
            </w:rPr>
          </w:pPr>
          <w:hyperlink w:anchor="_Toc49245203" w:history="1">
            <w:r w:rsidR="008E6516" w:rsidRPr="000D428D">
              <w:rPr>
                <w:rStyle w:val="Hyperlink"/>
                <w:rFonts w:cs="Times New Roman"/>
              </w:rPr>
              <w:t>5.7</w:t>
            </w:r>
            <w:r w:rsidR="008E6516">
              <w:rPr>
                <w:rFonts w:asciiTheme="minorHAnsi" w:eastAsiaTheme="minorEastAsia" w:hAnsiTheme="minorHAnsi" w:cstheme="minorBidi"/>
                <w:sz w:val="22"/>
                <w:szCs w:val="22"/>
                <w:lang w:val="fr-FR"/>
              </w:rPr>
              <w:tab/>
            </w:r>
            <w:r w:rsidR="008E6516" w:rsidRPr="000D428D">
              <w:rPr>
                <w:rStyle w:val="Hyperlink"/>
              </w:rPr>
              <w:t>Design Decisions (to be logged in DOORS AS)</w:t>
            </w:r>
            <w:r w:rsidR="008E6516">
              <w:rPr>
                <w:webHidden/>
              </w:rPr>
              <w:tab/>
            </w:r>
            <w:r w:rsidR="008E6516">
              <w:rPr>
                <w:webHidden/>
              </w:rPr>
              <w:fldChar w:fldCharType="begin"/>
            </w:r>
            <w:r w:rsidR="008E6516">
              <w:rPr>
                <w:webHidden/>
              </w:rPr>
              <w:instrText xml:space="preserve"> PAGEREF _Toc49245203 \h </w:instrText>
            </w:r>
            <w:r w:rsidR="008E6516">
              <w:rPr>
                <w:webHidden/>
              </w:rPr>
            </w:r>
            <w:r w:rsidR="008E6516">
              <w:rPr>
                <w:webHidden/>
              </w:rPr>
              <w:fldChar w:fldCharType="separate"/>
            </w:r>
            <w:r w:rsidR="008E6516">
              <w:rPr>
                <w:webHidden/>
              </w:rPr>
              <w:t>57</w:t>
            </w:r>
            <w:r w:rsidR="008E6516">
              <w:rPr>
                <w:webHidden/>
              </w:rPr>
              <w:fldChar w:fldCharType="end"/>
            </w:r>
          </w:hyperlink>
        </w:p>
        <w:p w14:paraId="73AC0387" w14:textId="742ECE0F" w:rsidR="008E6516" w:rsidRDefault="00665719">
          <w:pPr>
            <w:pStyle w:val="TOC1"/>
            <w:rPr>
              <w:rFonts w:asciiTheme="minorHAnsi" w:eastAsiaTheme="minorEastAsia" w:hAnsiTheme="minorHAnsi" w:cstheme="minorBidi"/>
              <w:sz w:val="22"/>
              <w:szCs w:val="22"/>
              <w:lang w:val="fr-FR"/>
            </w:rPr>
          </w:pPr>
          <w:hyperlink w:anchor="_Toc49245204" w:history="1">
            <w:r w:rsidR="008E6516" w:rsidRPr="000D428D">
              <w:rPr>
                <w:rStyle w:val="Hyperlink"/>
                <w:rFonts w:cs="Times New Roman"/>
              </w:rPr>
              <w:t>6.</w:t>
            </w:r>
            <w:r w:rsidR="008E6516">
              <w:rPr>
                <w:rFonts w:asciiTheme="minorHAnsi" w:eastAsiaTheme="minorEastAsia" w:hAnsiTheme="minorHAnsi" w:cstheme="minorBidi"/>
                <w:sz w:val="22"/>
                <w:szCs w:val="22"/>
                <w:lang w:val="fr-FR"/>
              </w:rPr>
              <w:tab/>
            </w:r>
            <w:r w:rsidR="008E6516" w:rsidRPr="000D428D">
              <w:rPr>
                <w:rStyle w:val="Hyperlink"/>
              </w:rPr>
              <w:t>TXBIST Analog</w:t>
            </w:r>
            <w:r w:rsidR="008E6516">
              <w:rPr>
                <w:webHidden/>
              </w:rPr>
              <w:tab/>
            </w:r>
            <w:r w:rsidR="008E6516">
              <w:rPr>
                <w:webHidden/>
              </w:rPr>
              <w:fldChar w:fldCharType="begin"/>
            </w:r>
            <w:r w:rsidR="008E6516">
              <w:rPr>
                <w:webHidden/>
              </w:rPr>
              <w:instrText xml:space="preserve"> PAGEREF _Toc49245204 \h </w:instrText>
            </w:r>
            <w:r w:rsidR="008E6516">
              <w:rPr>
                <w:webHidden/>
              </w:rPr>
            </w:r>
            <w:r w:rsidR="008E6516">
              <w:rPr>
                <w:webHidden/>
              </w:rPr>
              <w:fldChar w:fldCharType="separate"/>
            </w:r>
            <w:r w:rsidR="008E6516">
              <w:rPr>
                <w:webHidden/>
              </w:rPr>
              <w:t>59</w:t>
            </w:r>
            <w:r w:rsidR="008E6516">
              <w:rPr>
                <w:webHidden/>
              </w:rPr>
              <w:fldChar w:fldCharType="end"/>
            </w:r>
          </w:hyperlink>
        </w:p>
        <w:p w14:paraId="291046DC" w14:textId="44010468" w:rsidR="008E6516" w:rsidRDefault="00665719">
          <w:pPr>
            <w:pStyle w:val="TOC2"/>
            <w:rPr>
              <w:rFonts w:asciiTheme="minorHAnsi" w:eastAsiaTheme="minorEastAsia" w:hAnsiTheme="minorHAnsi" w:cstheme="minorBidi"/>
              <w:sz w:val="22"/>
              <w:szCs w:val="22"/>
              <w:lang w:val="fr-FR"/>
            </w:rPr>
          </w:pPr>
          <w:hyperlink w:anchor="_Toc49245205" w:history="1">
            <w:r w:rsidR="008E6516" w:rsidRPr="000D428D">
              <w:rPr>
                <w:rStyle w:val="Hyperlink"/>
                <w:rFonts w:cs="Times New Roman"/>
              </w:rPr>
              <w:t>6.1</w:t>
            </w:r>
            <w:r w:rsidR="008E6516">
              <w:rPr>
                <w:rFonts w:asciiTheme="minorHAnsi" w:eastAsiaTheme="minorEastAsia" w:hAnsiTheme="minorHAnsi" w:cstheme="minorBidi"/>
                <w:sz w:val="22"/>
                <w:szCs w:val="22"/>
                <w:lang w:val="fr-FR"/>
              </w:rPr>
              <w:tab/>
            </w:r>
            <w:r w:rsidR="008E6516" w:rsidRPr="000D428D">
              <w:rPr>
                <w:rStyle w:val="Hyperlink"/>
              </w:rPr>
              <w:t>Block diagram</w:t>
            </w:r>
            <w:r w:rsidR="008E6516">
              <w:rPr>
                <w:webHidden/>
              </w:rPr>
              <w:tab/>
            </w:r>
            <w:r w:rsidR="008E6516">
              <w:rPr>
                <w:webHidden/>
              </w:rPr>
              <w:fldChar w:fldCharType="begin"/>
            </w:r>
            <w:r w:rsidR="008E6516">
              <w:rPr>
                <w:webHidden/>
              </w:rPr>
              <w:instrText xml:space="preserve"> PAGEREF _Toc49245205 \h </w:instrText>
            </w:r>
            <w:r w:rsidR="008E6516">
              <w:rPr>
                <w:webHidden/>
              </w:rPr>
            </w:r>
            <w:r w:rsidR="008E6516">
              <w:rPr>
                <w:webHidden/>
              </w:rPr>
              <w:fldChar w:fldCharType="separate"/>
            </w:r>
            <w:r w:rsidR="008E6516">
              <w:rPr>
                <w:webHidden/>
              </w:rPr>
              <w:t>59</w:t>
            </w:r>
            <w:r w:rsidR="008E6516">
              <w:rPr>
                <w:webHidden/>
              </w:rPr>
              <w:fldChar w:fldCharType="end"/>
            </w:r>
          </w:hyperlink>
        </w:p>
        <w:p w14:paraId="707B204A" w14:textId="7FEDAF79" w:rsidR="008E6516" w:rsidRDefault="00665719">
          <w:pPr>
            <w:pStyle w:val="TOC2"/>
            <w:rPr>
              <w:rFonts w:asciiTheme="minorHAnsi" w:eastAsiaTheme="minorEastAsia" w:hAnsiTheme="minorHAnsi" w:cstheme="minorBidi"/>
              <w:sz w:val="22"/>
              <w:szCs w:val="22"/>
              <w:lang w:val="fr-FR"/>
            </w:rPr>
          </w:pPr>
          <w:hyperlink w:anchor="_Toc49245206" w:history="1">
            <w:r w:rsidR="008E6516" w:rsidRPr="000D428D">
              <w:rPr>
                <w:rStyle w:val="Hyperlink"/>
                <w:rFonts w:cs="Times New Roman"/>
              </w:rPr>
              <w:t>6.2</w:t>
            </w:r>
            <w:r w:rsidR="008E6516">
              <w:rPr>
                <w:rFonts w:asciiTheme="minorHAnsi" w:eastAsiaTheme="minorEastAsia" w:hAnsiTheme="minorHAnsi" w:cstheme="minorBidi"/>
                <w:sz w:val="22"/>
                <w:szCs w:val="22"/>
                <w:lang w:val="fr-FR"/>
              </w:rPr>
              <w:tab/>
            </w:r>
            <w:r w:rsidR="008E6516" w:rsidRPr="000D428D">
              <w:rPr>
                <w:rStyle w:val="Hyperlink"/>
              </w:rPr>
              <w:t>General Functionality and Operational mode</w:t>
            </w:r>
            <w:r w:rsidR="008E6516">
              <w:rPr>
                <w:webHidden/>
              </w:rPr>
              <w:tab/>
            </w:r>
            <w:r w:rsidR="008E6516">
              <w:rPr>
                <w:webHidden/>
              </w:rPr>
              <w:fldChar w:fldCharType="begin"/>
            </w:r>
            <w:r w:rsidR="008E6516">
              <w:rPr>
                <w:webHidden/>
              </w:rPr>
              <w:instrText xml:space="preserve"> PAGEREF _Toc49245206 \h </w:instrText>
            </w:r>
            <w:r w:rsidR="008E6516">
              <w:rPr>
                <w:webHidden/>
              </w:rPr>
            </w:r>
            <w:r w:rsidR="008E6516">
              <w:rPr>
                <w:webHidden/>
              </w:rPr>
              <w:fldChar w:fldCharType="separate"/>
            </w:r>
            <w:r w:rsidR="008E6516">
              <w:rPr>
                <w:webHidden/>
              </w:rPr>
              <w:t>59</w:t>
            </w:r>
            <w:r w:rsidR="008E6516">
              <w:rPr>
                <w:webHidden/>
              </w:rPr>
              <w:fldChar w:fldCharType="end"/>
            </w:r>
          </w:hyperlink>
        </w:p>
        <w:p w14:paraId="3E92A3D4" w14:textId="5157C3F4" w:rsidR="008E6516" w:rsidRDefault="00665719">
          <w:pPr>
            <w:pStyle w:val="TOC3"/>
            <w:rPr>
              <w:rFonts w:asciiTheme="minorHAnsi" w:eastAsiaTheme="minorEastAsia" w:hAnsiTheme="minorHAnsi" w:cstheme="minorBidi"/>
              <w:sz w:val="22"/>
              <w:szCs w:val="22"/>
              <w:lang w:val="fr-FR"/>
            </w:rPr>
          </w:pPr>
          <w:hyperlink w:anchor="_Toc49245207" w:history="1">
            <w:r w:rsidR="008E6516" w:rsidRPr="000D428D">
              <w:rPr>
                <w:rStyle w:val="Hyperlink"/>
                <w:rFonts w:cs="Times New Roman"/>
              </w:rPr>
              <w:t>6.2.1</w:t>
            </w:r>
            <w:r w:rsidR="008E6516">
              <w:rPr>
                <w:rFonts w:asciiTheme="minorHAnsi" w:eastAsiaTheme="minorEastAsia" w:hAnsiTheme="minorHAnsi" w:cstheme="minorBidi"/>
                <w:sz w:val="22"/>
                <w:szCs w:val="22"/>
                <w:lang w:val="fr-FR"/>
              </w:rPr>
              <w:tab/>
            </w:r>
            <w:r w:rsidR="008E6516" w:rsidRPr="000D428D">
              <w:rPr>
                <w:rStyle w:val="Hyperlink"/>
              </w:rPr>
              <w:t>operational mode</w:t>
            </w:r>
            <w:r w:rsidR="008E6516">
              <w:rPr>
                <w:webHidden/>
              </w:rPr>
              <w:tab/>
            </w:r>
            <w:r w:rsidR="008E6516">
              <w:rPr>
                <w:webHidden/>
              </w:rPr>
              <w:fldChar w:fldCharType="begin"/>
            </w:r>
            <w:r w:rsidR="008E6516">
              <w:rPr>
                <w:webHidden/>
              </w:rPr>
              <w:instrText xml:space="preserve"> PAGEREF _Toc49245207 \h </w:instrText>
            </w:r>
            <w:r w:rsidR="008E6516">
              <w:rPr>
                <w:webHidden/>
              </w:rPr>
            </w:r>
            <w:r w:rsidR="008E6516">
              <w:rPr>
                <w:webHidden/>
              </w:rPr>
              <w:fldChar w:fldCharType="separate"/>
            </w:r>
            <w:r w:rsidR="008E6516">
              <w:rPr>
                <w:webHidden/>
              </w:rPr>
              <w:t>59</w:t>
            </w:r>
            <w:r w:rsidR="008E6516">
              <w:rPr>
                <w:webHidden/>
              </w:rPr>
              <w:fldChar w:fldCharType="end"/>
            </w:r>
          </w:hyperlink>
        </w:p>
        <w:p w14:paraId="1AA3DA0E" w14:textId="746915C2" w:rsidR="008E6516" w:rsidRDefault="00665719">
          <w:pPr>
            <w:pStyle w:val="TOC3"/>
            <w:rPr>
              <w:rFonts w:asciiTheme="minorHAnsi" w:eastAsiaTheme="minorEastAsia" w:hAnsiTheme="minorHAnsi" w:cstheme="minorBidi"/>
              <w:sz w:val="22"/>
              <w:szCs w:val="22"/>
              <w:lang w:val="fr-FR"/>
            </w:rPr>
          </w:pPr>
          <w:hyperlink w:anchor="_Toc49245208" w:history="1">
            <w:r w:rsidR="008E6516" w:rsidRPr="000D428D">
              <w:rPr>
                <w:rStyle w:val="Hyperlink"/>
                <w:rFonts w:cs="Times New Roman"/>
              </w:rPr>
              <w:t>6.2.2</w:t>
            </w:r>
            <w:r w:rsidR="008E6516">
              <w:rPr>
                <w:rFonts w:asciiTheme="minorHAnsi" w:eastAsiaTheme="minorEastAsia" w:hAnsiTheme="minorHAnsi" w:cstheme="minorBidi"/>
                <w:sz w:val="22"/>
                <w:szCs w:val="22"/>
                <w:lang w:val="fr-FR"/>
              </w:rPr>
              <w:tab/>
            </w:r>
            <w:r w:rsidR="008E6516" w:rsidRPr="000D428D">
              <w:rPr>
                <w:rStyle w:val="Hyperlink"/>
              </w:rPr>
              <w:t>Power modes</w:t>
            </w:r>
            <w:r w:rsidR="008E6516">
              <w:rPr>
                <w:webHidden/>
              </w:rPr>
              <w:tab/>
            </w:r>
            <w:r w:rsidR="008E6516">
              <w:rPr>
                <w:webHidden/>
              </w:rPr>
              <w:fldChar w:fldCharType="begin"/>
            </w:r>
            <w:r w:rsidR="008E6516">
              <w:rPr>
                <w:webHidden/>
              </w:rPr>
              <w:instrText xml:space="preserve"> PAGEREF _Toc49245208 \h </w:instrText>
            </w:r>
            <w:r w:rsidR="008E6516">
              <w:rPr>
                <w:webHidden/>
              </w:rPr>
            </w:r>
            <w:r w:rsidR="008E6516">
              <w:rPr>
                <w:webHidden/>
              </w:rPr>
              <w:fldChar w:fldCharType="separate"/>
            </w:r>
            <w:r w:rsidR="008E6516">
              <w:rPr>
                <w:webHidden/>
              </w:rPr>
              <w:t>60</w:t>
            </w:r>
            <w:r w:rsidR="008E6516">
              <w:rPr>
                <w:webHidden/>
              </w:rPr>
              <w:fldChar w:fldCharType="end"/>
            </w:r>
          </w:hyperlink>
        </w:p>
        <w:p w14:paraId="1AF0FCFE" w14:textId="73F74CEE" w:rsidR="008E6516" w:rsidRDefault="00665719">
          <w:pPr>
            <w:pStyle w:val="TOC2"/>
            <w:rPr>
              <w:rFonts w:asciiTheme="minorHAnsi" w:eastAsiaTheme="minorEastAsia" w:hAnsiTheme="minorHAnsi" w:cstheme="minorBidi"/>
              <w:sz w:val="22"/>
              <w:szCs w:val="22"/>
              <w:lang w:val="fr-FR"/>
            </w:rPr>
          </w:pPr>
          <w:hyperlink w:anchor="_Toc49245209" w:history="1">
            <w:r w:rsidR="008E6516" w:rsidRPr="000D428D">
              <w:rPr>
                <w:rStyle w:val="Hyperlink"/>
                <w:rFonts w:cs="Times New Roman"/>
              </w:rPr>
              <w:t>6.3</w:t>
            </w:r>
            <w:r w:rsidR="008E6516">
              <w:rPr>
                <w:rFonts w:asciiTheme="minorHAnsi" w:eastAsiaTheme="minorEastAsia" w:hAnsiTheme="minorHAnsi" w:cstheme="minorBidi"/>
                <w:sz w:val="22"/>
                <w:szCs w:val="22"/>
                <w:lang w:val="fr-FR"/>
              </w:rPr>
              <w:tab/>
            </w:r>
            <w:r w:rsidR="008E6516" w:rsidRPr="000D428D">
              <w:rPr>
                <w:rStyle w:val="Hyperlink"/>
              </w:rPr>
              <w:t>Interface with external</w:t>
            </w:r>
            <w:r w:rsidR="008E6516">
              <w:rPr>
                <w:webHidden/>
              </w:rPr>
              <w:tab/>
            </w:r>
            <w:r w:rsidR="008E6516">
              <w:rPr>
                <w:webHidden/>
              </w:rPr>
              <w:fldChar w:fldCharType="begin"/>
            </w:r>
            <w:r w:rsidR="008E6516">
              <w:rPr>
                <w:webHidden/>
              </w:rPr>
              <w:instrText xml:space="preserve"> PAGEREF _Toc49245209 \h </w:instrText>
            </w:r>
            <w:r w:rsidR="008E6516">
              <w:rPr>
                <w:webHidden/>
              </w:rPr>
            </w:r>
            <w:r w:rsidR="008E6516">
              <w:rPr>
                <w:webHidden/>
              </w:rPr>
              <w:fldChar w:fldCharType="separate"/>
            </w:r>
            <w:r w:rsidR="008E6516">
              <w:rPr>
                <w:webHidden/>
              </w:rPr>
              <w:t>61</w:t>
            </w:r>
            <w:r w:rsidR="008E6516">
              <w:rPr>
                <w:webHidden/>
              </w:rPr>
              <w:fldChar w:fldCharType="end"/>
            </w:r>
          </w:hyperlink>
        </w:p>
        <w:p w14:paraId="2A264EB4" w14:textId="6C549453" w:rsidR="008E6516" w:rsidRDefault="00665719">
          <w:pPr>
            <w:pStyle w:val="TOC2"/>
            <w:rPr>
              <w:rFonts w:asciiTheme="minorHAnsi" w:eastAsiaTheme="minorEastAsia" w:hAnsiTheme="minorHAnsi" w:cstheme="minorBidi"/>
              <w:sz w:val="22"/>
              <w:szCs w:val="22"/>
              <w:lang w:val="fr-FR"/>
            </w:rPr>
          </w:pPr>
          <w:hyperlink w:anchor="_Toc49245210" w:history="1">
            <w:r w:rsidR="008E6516" w:rsidRPr="000D428D">
              <w:rPr>
                <w:rStyle w:val="Hyperlink"/>
                <w:rFonts w:cs="Times New Roman"/>
              </w:rPr>
              <w:t>6.4</w:t>
            </w:r>
            <w:r w:rsidR="008E6516">
              <w:rPr>
                <w:rFonts w:asciiTheme="minorHAnsi" w:eastAsiaTheme="minorEastAsia" w:hAnsiTheme="minorHAnsi" w:cstheme="minorBidi"/>
                <w:sz w:val="22"/>
                <w:szCs w:val="22"/>
                <w:lang w:val="fr-FR"/>
              </w:rPr>
              <w:tab/>
            </w:r>
            <w:r w:rsidR="008E6516" w:rsidRPr="000D428D">
              <w:rPr>
                <w:rStyle w:val="Hyperlink"/>
              </w:rPr>
              <w:t>Description of the block</w:t>
            </w:r>
            <w:r w:rsidR="008E6516">
              <w:rPr>
                <w:webHidden/>
              </w:rPr>
              <w:tab/>
            </w:r>
            <w:r w:rsidR="008E6516">
              <w:rPr>
                <w:webHidden/>
              </w:rPr>
              <w:fldChar w:fldCharType="begin"/>
            </w:r>
            <w:r w:rsidR="008E6516">
              <w:rPr>
                <w:webHidden/>
              </w:rPr>
              <w:instrText xml:space="preserve"> PAGEREF _Toc49245210 \h </w:instrText>
            </w:r>
            <w:r w:rsidR="008E6516">
              <w:rPr>
                <w:webHidden/>
              </w:rPr>
            </w:r>
            <w:r w:rsidR="008E6516">
              <w:rPr>
                <w:webHidden/>
              </w:rPr>
              <w:fldChar w:fldCharType="separate"/>
            </w:r>
            <w:r w:rsidR="008E6516">
              <w:rPr>
                <w:webHidden/>
              </w:rPr>
              <w:t>63</w:t>
            </w:r>
            <w:r w:rsidR="008E6516">
              <w:rPr>
                <w:webHidden/>
              </w:rPr>
              <w:fldChar w:fldCharType="end"/>
            </w:r>
          </w:hyperlink>
        </w:p>
        <w:p w14:paraId="1AA60C3C" w14:textId="3F76FA32" w:rsidR="008E6516" w:rsidRDefault="00665719">
          <w:pPr>
            <w:pStyle w:val="TOC3"/>
            <w:rPr>
              <w:rFonts w:asciiTheme="minorHAnsi" w:eastAsiaTheme="minorEastAsia" w:hAnsiTheme="minorHAnsi" w:cstheme="minorBidi"/>
              <w:sz w:val="22"/>
              <w:szCs w:val="22"/>
              <w:lang w:val="fr-FR"/>
            </w:rPr>
          </w:pPr>
          <w:hyperlink w:anchor="_Toc49245211" w:history="1">
            <w:r w:rsidR="008E6516" w:rsidRPr="000D428D">
              <w:rPr>
                <w:rStyle w:val="Hyperlink"/>
                <w:rFonts w:cs="Times New Roman"/>
              </w:rPr>
              <w:t>6.4.1</w:t>
            </w:r>
            <w:r w:rsidR="008E6516">
              <w:rPr>
                <w:rFonts w:asciiTheme="minorHAnsi" w:eastAsiaTheme="minorEastAsia" w:hAnsiTheme="minorHAnsi" w:cstheme="minorBidi"/>
                <w:sz w:val="22"/>
                <w:szCs w:val="22"/>
                <w:lang w:val="fr-FR"/>
              </w:rPr>
              <w:tab/>
            </w:r>
            <w:r w:rsidR="008E6516" w:rsidRPr="000D428D">
              <w:rPr>
                <w:rStyle w:val="Hyperlink"/>
              </w:rPr>
              <w:t>Line up</w:t>
            </w:r>
            <w:r w:rsidR="008E6516">
              <w:rPr>
                <w:webHidden/>
              </w:rPr>
              <w:tab/>
            </w:r>
            <w:r w:rsidR="008E6516">
              <w:rPr>
                <w:webHidden/>
              </w:rPr>
              <w:fldChar w:fldCharType="begin"/>
            </w:r>
            <w:r w:rsidR="008E6516">
              <w:rPr>
                <w:webHidden/>
              </w:rPr>
              <w:instrText xml:space="preserve"> PAGEREF _Toc49245211 \h </w:instrText>
            </w:r>
            <w:r w:rsidR="008E6516">
              <w:rPr>
                <w:webHidden/>
              </w:rPr>
            </w:r>
            <w:r w:rsidR="008E6516">
              <w:rPr>
                <w:webHidden/>
              </w:rPr>
              <w:fldChar w:fldCharType="separate"/>
            </w:r>
            <w:r w:rsidR="008E6516">
              <w:rPr>
                <w:webHidden/>
              </w:rPr>
              <w:t>64</w:t>
            </w:r>
            <w:r w:rsidR="008E6516">
              <w:rPr>
                <w:webHidden/>
              </w:rPr>
              <w:fldChar w:fldCharType="end"/>
            </w:r>
          </w:hyperlink>
        </w:p>
        <w:p w14:paraId="6F302027" w14:textId="03770129" w:rsidR="008E6516" w:rsidRDefault="00665719">
          <w:pPr>
            <w:pStyle w:val="TOC2"/>
            <w:rPr>
              <w:rFonts w:asciiTheme="minorHAnsi" w:eastAsiaTheme="minorEastAsia" w:hAnsiTheme="minorHAnsi" w:cstheme="minorBidi"/>
              <w:sz w:val="22"/>
              <w:szCs w:val="22"/>
              <w:lang w:val="fr-FR"/>
            </w:rPr>
          </w:pPr>
          <w:hyperlink w:anchor="_Toc49245212" w:history="1">
            <w:r w:rsidR="008E6516" w:rsidRPr="000D428D">
              <w:rPr>
                <w:rStyle w:val="Hyperlink"/>
                <w:rFonts w:cs="Times New Roman"/>
              </w:rPr>
              <w:t>6.5</w:t>
            </w:r>
            <w:r w:rsidR="008E6516">
              <w:rPr>
                <w:rFonts w:asciiTheme="minorHAnsi" w:eastAsiaTheme="minorEastAsia" w:hAnsiTheme="minorHAnsi" w:cstheme="minorBidi"/>
                <w:sz w:val="22"/>
                <w:szCs w:val="22"/>
                <w:lang w:val="fr-FR"/>
              </w:rPr>
              <w:tab/>
            </w:r>
            <w:r w:rsidR="008E6516" w:rsidRPr="000D428D">
              <w:rPr>
                <w:rStyle w:val="Hyperlink"/>
              </w:rPr>
              <w:t>Supplies</w:t>
            </w:r>
            <w:r w:rsidR="008E6516">
              <w:rPr>
                <w:webHidden/>
              </w:rPr>
              <w:tab/>
            </w:r>
            <w:r w:rsidR="008E6516">
              <w:rPr>
                <w:webHidden/>
              </w:rPr>
              <w:fldChar w:fldCharType="begin"/>
            </w:r>
            <w:r w:rsidR="008E6516">
              <w:rPr>
                <w:webHidden/>
              </w:rPr>
              <w:instrText xml:space="preserve"> PAGEREF _Toc49245212 \h </w:instrText>
            </w:r>
            <w:r w:rsidR="008E6516">
              <w:rPr>
                <w:webHidden/>
              </w:rPr>
            </w:r>
            <w:r w:rsidR="008E6516">
              <w:rPr>
                <w:webHidden/>
              </w:rPr>
              <w:fldChar w:fldCharType="separate"/>
            </w:r>
            <w:r w:rsidR="008E6516">
              <w:rPr>
                <w:webHidden/>
              </w:rPr>
              <w:t>64</w:t>
            </w:r>
            <w:r w:rsidR="008E6516">
              <w:rPr>
                <w:webHidden/>
              </w:rPr>
              <w:fldChar w:fldCharType="end"/>
            </w:r>
          </w:hyperlink>
        </w:p>
        <w:p w14:paraId="244E6783" w14:textId="1C69B4CE" w:rsidR="008E6516" w:rsidRDefault="00665719">
          <w:pPr>
            <w:pStyle w:val="TOC2"/>
            <w:rPr>
              <w:rFonts w:asciiTheme="minorHAnsi" w:eastAsiaTheme="minorEastAsia" w:hAnsiTheme="minorHAnsi" w:cstheme="minorBidi"/>
              <w:sz w:val="22"/>
              <w:szCs w:val="22"/>
              <w:lang w:val="fr-FR"/>
            </w:rPr>
          </w:pPr>
          <w:hyperlink w:anchor="_Toc49245213" w:history="1">
            <w:r w:rsidR="008E6516" w:rsidRPr="000D428D">
              <w:rPr>
                <w:rStyle w:val="Hyperlink"/>
                <w:rFonts w:cs="Times New Roman"/>
              </w:rPr>
              <w:t>6.6</w:t>
            </w:r>
            <w:r w:rsidR="008E6516">
              <w:rPr>
                <w:rFonts w:asciiTheme="minorHAnsi" w:eastAsiaTheme="minorEastAsia" w:hAnsiTheme="minorHAnsi" w:cstheme="minorBidi"/>
                <w:sz w:val="22"/>
                <w:szCs w:val="22"/>
                <w:lang w:val="fr-FR"/>
              </w:rPr>
              <w:tab/>
            </w:r>
            <w:r w:rsidR="008E6516" w:rsidRPr="000D428D">
              <w:rPr>
                <w:rStyle w:val="Hyperlink"/>
              </w:rPr>
              <w:t>DFT</w:t>
            </w:r>
            <w:r w:rsidR="008E6516">
              <w:rPr>
                <w:webHidden/>
              </w:rPr>
              <w:tab/>
            </w:r>
            <w:r w:rsidR="008E6516">
              <w:rPr>
                <w:webHidden/>
              </w:rPr>
              <w:fldChar w:fldCharType="begin"/>
            </w:r>
            <w:r w:rsidR="008E6516">
              <w:rPr>
                <w:webHidden/>
              </w:rPr>
              <w:instrText xml:space="preserve"> PAGEREF _Toc49245213 \h </w:instrText>
            </w:r>
            <w:r w:rsidR="008E6516">
              <w:rPr>
                <w:webHidden/>
              </w:rPr>
            </w:r>
            <w:r w:rsidR="008E6516">
              <w:rPr>
                <w:webHidden/>
              </w:rPr>
              <w:fldChar w:fldCharType="separate"/>
            </w:r>
            <w:r w:rsidR="008E6516">
              <w:rPr>
                <w:webHidden/>
              </w:rPr>
              <w:t>64</w:t>
            </w:r>
            <w:r w:rsidR="008E6516">
              <w:rPr>
                <w:webHidden/>
              </w:rPr>
              <w:fldChar w:fldCharType="end"/>
            </w:r>
          </w:hyperlink>
        </w:p>
        <w:p w14:paraId="6EE5E36E" w14:textId="0E12F43B" w:rsidR="008E6516" w:rsidRDefault="00665719">
          <w:pPr>
            <w:pStyle w:val="TOC3"/>
            <w:rPr>
              <w:rFonts w:asciiTheme="minorHAnsi" w:eastAsiaTheme="minorEastAsia" w:hAnsiTheme="minorHAnsi" w:cstheme="minorBidi"/>
              <w:sz w:val="22"/>
              <w:szCs w:val="22"/>
              <w:lang w:val="fr-FR"/>
            </w:rPr>
          </w:pPr>
          <w:hyperlink w:anchor="_Toc49245214" w:history="1">
            <w:r w:rsidR="008E6516" w:rsidRPr="000D428D">
              <w:rPr>
                <w:rStyle w:val="Hyperlink"/>
                <w:rFonts w:cs="Times New Roman"/>
              </w:rPr>
              <w:t>6.6.1</w:t>
            </w:r>
            <w:r w:rsidR="008E6516">
              <w:rPr>
                <w:rFonts w:asciiTheme="minorHAnsi" w:eastAsiaTheme="minorEastAsia" w:hAnsiTheme="minorHAnsi" w:cstheme="minorBidi"/>
                <w:sz w:val="22"/>
                <w:szCs w:val="22"/>
                <w:lang w:val="fr-FR"/>
              </w:rPr>
              <w:tab/>
            </w:r>
            <w:r w:rsidR="008E6516" w:rsidRPr="000D428D">
              <w:rPr>
                <w:rStyle w:val="Hyperlink"/>
              </w:rPr>
              <w:t>General</w:t>
            </w:r>
            <w:r w:rsidR="008E6516">
              <w:rPr>
                <w:webHidden/>
              </w:rPr>
              <w:tab/>
            </w:r>
            <w:r w:rsidR="008E6516">
              <w:rPr>
                <w:webHidden/>
              </w:rPr>
              <w:fldChar w:fldCharType="begin"/>
            </w:r>
            <w:r w:rsidR="008E6516">
              <w:rPr>
                <w:webHidden/>
              </w:rPr>
              <w:instrText xml:space="preserve"> PAGEREF _Toc49245214 \h </w:instrText>
            </w:r>
            <w:r w:rsidR="008E6516">
              <w:rPr>
                <w:webHidden/>
              </w:rPr>
            </w:r>
            <w:r w:rsidR="008E6516">
              <w:rPr>
                <w:webHidden/>
              </w:rPr>
              <w:fldChar w:fldCharType="separate"/>
            </w:r>
            <w:r w:rsidR="008E6516">
              <w:rPr>
                <w:webHidden/>
              </w:rPr>
              <w:t>64</w:t>
            </w:r>
            <w:r w:rsidR="008E6516">
              <w:rPr>
                <w:webHidden/>
              </w:rPr>
              <w:fldChar w:fldCharType="end"/>
            </w:r>
          </w:hyperlink>
        </w:p>
        <w:p w14:paraId="0452E0CF" w14:textId="0CA0417F" w:rsidR="008E6516" w:rsidRDefault="00665719">
          <w:pPr>
            <w:pStyle w:val="TOC3"/>
            <w:rPr>
              <w:rFonts w:asciiTheme="minorHAnsi" w:eastAsiaTheme="minorEastAsia" w:hAnsiTheme="minorHAnsi" w:cstheme="minorBidi"/>
              <w:sz w:val="22"/>
              <w:szCs w:val="22"/>
              <w:lang w:val="fr-FR"/>
            </w:rPr>
          </w:pPr>
          <w:hyperlink w:anchor="_Toc49245215" w:history="1">
            <w:r w:rsidR="008E6516" w:rsidRPr="000D428D">
              <w:rPr>
                <w:rStyle w:val="Hyperlink"/>
                <w:rFonts w:cs="Times New Roman"/>
              </w:rPr>
              <w:t>6.6.2</w:t>
            </w:r>
            <w:r w:rsidR="008E6516">
              <w:rPr>
                <w:rFonts w:asciiTheme="minorHAnsi" w:eastAsiaTheme="minorEastAsia" w:hAnsiTheme="minorHAnsi" w:cstheme="minorBidi"/>
                <w:sz w:val="22"/>
                <w:szCs w:val="22"/>
                <w:lang w:val="fr-FR"/>
              </w:rPr>
              <w:tab/>
            </w:r>
            <w:r w:rsidR="008E6516" w:rsidRPr="000D428D">
              <w:rPr>
                <w:rStyle w:val="Hyperlink"/>
              </w:rPr>
              <w:t>Settling time measurement of the phase rotator</w:t>
            </w:r>
            <w:r w:rsidR="008E6516">
              <w:rPr>
                <w:webHidden/>
              </w:rPr>
              <w:tab/>
            </w:r>
            <w:r w:rsidR="008E6516">
              <w:rPr>
                <w:webHidden/>
              </w:rPr>
              <w:fldChar w:fldCharType="begin"/>
            </w:r>
            <w:r w:rsidR="008E6516">
              <w:rPr>
                <w:webHidden/>
              </w:rPr>
              <w:instrText xml:space="preserve"> PAGEREF _Toc49245215 \h </w:instrText>
            </w:r>
            <w:r w:rsidR="008E6516">
              <w:rPr>
                <w:webHidden/>
              </w:rPr>
            </w:r>
            <w:r w:rsidR="008E6516">
              <w:rPr>
                <w:webHidden/>
              </w:rPr>
              <w:fldChar w:fldCharType="separate"/>
            </w:r>
            <w:r w:rsidR="008E6516">
              <w:rPr>
                <w:webHidden/>
              </w:rPr>
              <w:t>65</w:t>
            </w:r>
            <w:r w:rsidR="008E6516">
              <w:rPr>
                <w:webHidden/>
              </w:rPr>
              <w:fldChar w:fldCharType="end"/>
            </w:r>
          </w:hyperlink>
        </w:p>
        <w:p w14:paraId="7A8723C3" w14:textId="1D3B68A2" w:rsidR="008E6516" w:rsidRDefault="00665719">
          <w:pPr>
            <w:pStyle w:val="TOC2"/>
            <w:rPr>
              <w:rFonts w:asciiTheme="minorHAnsi" w:eastAsiaTheme="minorEastAsia" w:hAnsiTheme="minorHAnsi" w:cstheme="minorBidi"/>
              <w:sz w:val="22"/>
              <w:szCs w:val="22"/>
              <w:lang w:val="fr-FR"/>
            </w:rPr>
          </w:pPr>
          <w:hyperlink w:anchor="_Toc49245216" w:history="1">
            <w:r w:rsidR="008E6516" w:rsidRPr="000D428D">
              <w:rPr>
                <w:rStyle w:val="Hyperlink"/>
                <w:rFonts w:cs="Times New Roman"/>
              </w:rPr>
              <w:t>6.7</w:t>
            </w:r>
            <w:r w:rsidR="008E6516">
              <w:rPr>
                <w:rFonts w:asciiTheme="minorHAnsi" w:eastAsiaTheme="minorEastAsia" w:hAnsiTheme="minorHAnsi" w:cstheme="minorBidi"/>
                <w:sz w:val="22"/>
                <w:szCs w:val="22"/>
                <w:lang w:val="fr-FR"/>
              </w:rPr>
              <w:tab/>
            </w:r>
            <w:r w:rsidR="008E6516" w:rsidRPr="000D428D">
              <w:rPr>
                <w:rStyle w:val="Hyperlink"/>
              </w:rPr>
              <w:t>Accuracy of the TXBIST function</w:t>
            </w:r>
            <w:r w:rsidR="008E6516">
              <w:rPr>
                <w:webHidden/>
              </w:rPr>
              <w:tab/>
            </w:r>
            <w:r w:rsidR="008E6516">
              <w:rPr>
                <w:webHidden/>
              </w:rPr>
              <w:fldChar w:fldCharType="begin"/>
            </w:r>
            <w:r w:rsidR="008E6516">
              <w:rPr>
                <w:webHidden/>
              </w:rPr>
              <w:instrText xml:space="preserve"> PAGEREF _Toc49245216 \h </w:instrText>
            </w:r>
            <w:r w:rsidR="008E6516">
              <w:rPr>
                <w:webHidden/>
              </w:rPr>
            </w:r>
            <w:r w:rsidR="008E6516">
              <w:rPr>
                <w:webHidden/>
              </w:rPr>
              <w:fldChar w:fldCharType="separate"/>
            </w:r>
            <w:r w:rsidR="008E6516">
              <w:rPr>
                <w:webHidden/>
              </w:rPr>
              <w:t>66</w:t>
            </w:r>
            <w:r w:rsidR="008E6516">
              <w:rPr>
                <w:webHidden/>
              </w:rPr>
              <w:fldChar w:fldCharType="end"/>
            </w:r>
          </w:hyperlink>
        </w:p>
        <w:p w14:paraId="2D73E361" w14:textId="32E9D6C7" w:rsidR="008E6516" w:rsidRDefault="00665719">
          <w:pPr>
            <w:pStyle w:val="TOC3"/>
            <w:rPr>
              <w:rFonts w:asciiTheme="minorHAnsi" w:eastAsiaTheme="minorEastAsia" w:hAnsiTheme="minorHAnsi" w:cstheme="minorBidi"/>
              <w:sz w:val="22"/>
              <w:szCs w:val="22"/>
              <w:lang w:val="fr-FR"/>
            </w:rPr>
          </w:pPr>
          <w:hyperlink w:anchor="_Toc49245217" w:history="1">
            <w:r w:rsidR="008E6516" w:rsidRPr="000D428D">
              <w:rPr>
                <w:rStyle w:val="Hyperlink"/>
                <w:rFonts w:cs="Times New Roman"/>
              </w:rPr>
              <w:t>6.7.1</w:t>
            </w:r>
            <w:r w:rsidR="008E6516">
              <w:rPr>
                <w:rFonts w:asciiTheme="minorHAnsi" w:eastAsiaTheme="minorEastAsia" w:hAnsiTheme="minorHAnsi" w:cstheme="minorBidi"/>
                <w:sz w:val="22"/>
                <w:szCs w:val="22"/>
                <w:lang w:val="fr-FR"/>
              </w:rPr>
              <w:tab/>
            </w:r>
            <w:r w:rsidR="008E6516" w:rsidRPr="000D428D">
              <w:rPr>
                <w:rStyle w:val="Hyperlink"/>
              </w:rPr>
              <w:t>Phase reference</w:t>
            </w:r>
            <w:r w:rsidR="008E6516">
              <w:rPr>
                <w:webHidden/>
              </w:rPr>
              <w:tab/>
            </w:r>
            <w:r w:rsidR="008E6516">
              <w:rPr>
                <w:webHidden/>
              </w:rPr>
              <w:fldChar w:fldCharType="begin"/>
            </w:r>
            <w:r w:rsidR="008E6516">
              <w:rPr>
                <w:webHidden/>
              </w:rPr>
              <w:instrText xml:space="preserve"> PAGEREF _Toc49245217 \h </w:instrText>
            </w:r>
            <w:r w:rsidR="008E6516">
              <w:rPr>
                <w:webHidden/>
              </w:rPr>
            </w:r>
            <w:r w:rsidR="008E6516">
              <w:rPr>
                <w:webHidden/>
              </w:rPr>
              <w:fldChar w:fldCharType="separate"/>
            </w:r>
            <w:r w:rsidR="008E6516">
              <w:rPr>
                <w:webHidden/>
              </w:rPr>
              <w:t>66</w:t>
            </w:r>
            <w:r w:rsidR="008E6516">
              <w:rPr>
                <w:webHidden/>
              </w:rPr>
              <w:fldChar w:fldCharType="end"/>
            </w:r>
          </w:hyperlink>
        </w:p>
        <w:p w14:paraId="51E6DDAC" w14:textId="2C823C82" w:rsidR="008E6516" w:rsidRDefault="00665719">
          <w:pPr>
            <w:pStyle w:val="TOC3"/>
            <w:rPr>
              <w:rFonts w:asciiTheme="minorHAnsi" w:eastAsiaTheme="minorEastAsia" w:hAnsiTheme="minorHAnsi" w:cstheme="minorBidi"/>
              <w:sz w:val="22"/>
              <w:szCs w:val="22"/>
              <w:lang w:val="fr-FR"/>
            </w:rPr>
          </w:pPr>
          <w:hyperlink w:anchor="_Toc49245218" w:history="1">
            <w:r w:rsidR="008E6516" w:rsidRPr="000D428D">
              <w:rPr>
                <w:rStyle w:val="Hyperlink"/>
                <w:rFonts w:cs="Times New Roman"/>
              </w:rPr>
              <w:t>6.7.2</w:t>
            </w:r>
            <w:r w:rsidR="008E6516">
              <w:rPr>
                <w:rFonts w:asciiTheme="minorHAnsi" w:eastAsiaTheme="minorEastAsia" w:hAnsiTheme="minorHAnsi" w:cstheme="minorBidi"/>
                <w:sz w:val="22"/>
                <w:szCs w:val="22"/>
                <w:lang w:val="fr-FR"/>
              </w:rPr>
              <w:tab/>
            </w:r>
            <w:r w:rsidR="008E6516" w:rsidRPr="000D428D">
              <w:rPr>
                <w:rStyle w:val="Hyperlink"/>
              </w:rPr>
              <w:t>Phase difference variation (safety)</w:t>
            </w:r>
            <w:r w:rsidR="008E6516">
              <w:rPr>
                <w:webHidden/>
              </w:rPr>
              <w:tab/>
            </w:r>
            <w:r w:rsidR="008E6516">
              <w:rPr>
                <w:webHidden/>
              </w:rPr>
              <w:fldChar w:fldCharType="begin"/>
            </w:r>
            <w:r w:rsidR="008E6516">
              <w:rPr>
                <w:webHidden/>
              </w:rPr>
              <w:instrText xml:space="preserve"> PAGEREF _Toc49245218 \h </w:instrText>
            </w:r>
            <w:r w:rsidR="008E6516">
              <w:rPr>
                <w:webHidden/>
              </w:rPr>
            </w:r>
            <w:r w:rsidR="008E6516">
              <w:rPr>
                <w:webHidden/>
              </w:rPr>
              <w:fldChar w:fldCharType="separate"/>
            </w:r>
            <w:r w:rsidR="008E6516">
              <w:rPr>
                <w:webHidden/>
              </w:rPr>
              <w:t>67</w:t>
            </w:r>
            <w:r w:rsidR="008E6516">
              <w:rPr>
                <w:webHidden/>
              </w:rPr>
              <w:fldChar w:fldCharType="end"/>
            </w:r>
          </w:hyperlink>
        </w:p>
        <w:p w14:paraId="20D2FCBB" w14:textId="5E2BDB8A" w:rsidR="008E6516" w:rsidRDefault="00665719">
          <w:pPr>
            <w:pStyle w:val="TOC3"/>
            <w:rPr>
              <w:rFonts w:asciiTheme="minorHAnsi" w:eastAsiaTheme="minorEastAsia" w:hAnsiTheme="minorHAnsi" w:cstheme="minorBidi"/>
              <w:sz w:val="22"/>
              <w:szCs w:val="22"/>
              <w:lang w:val="fr-FR"/>
            </w:rPr>
          </w:pPr>
          <w:hyperlink w:anchor="_Toc49245219" w:history="1">
            <w:r w:rsidR="008E6516" w:rsidRPr="000D428D">
              <w:rPr>
                <w:rStyle w:val="Hyperlink"/>
                <w:rFonts w:cs="Times New Roman"/>
              </w:rPr>
              <w:t>6.7.3</w:t>
            </w:r>
            <w:r w:rsidR="008E6516">
              <w:rPr>
                <w:rFonts w:asciiTheme="minorHAnsi" w:eastAsiaTheme="minorEastAsia" w:hAnsiTheme="minorHAnsi" w:cstheme="minorBidi"/>
                <w:sz w:val="22"/>
                <w:szCs w:val="22"/>
                <w:lang w:val="fr-FR"/>
              </w:rPr>
              <w:tab/>
            </w:r>
            <w:r w:rsidR="008E6516" w:rsidRPr="000D428D">
              <w:rPr>
                <w:rStyle w:val="Hyperlink"/>
              </w:rPr>
              <w:t>Phase step</w:t>
            </w:r>
            <w:r w:rsidR="008E6516">
              <w:rPr>
                <w:webHidden/>
              </w:rPr>
              <w:tab/>
            </w:r>
            <w:r w:rsidR="008E6516">
              <w:rPr>
                <w:webHidden/>
              </w:rPr>
              <w:fldChar w:fldCharType="begin"/>
            </w:r>
            <w:r w:rsidR="008E6516">
              <w:rPr>
                <w:webHidden/>
              </w:rPr>
              <w:instrText xml:space="preserve"> PAGEREF _Toc49245219 \h </w:instrText>
            </w:r>
            <w:r w:rsidR="008E6516">
              <w:rPr>
                <w:webHidden/>
              </w:rPr>
            </w:r>
            <w:r w:rsidR="008E6516">
              <w:rPr>
                <w:webHidden/>
              </w:rPr>
              <w:fldChar w:fldCharType="separate"/>
            </w:r>
            <w:r w:rsidR="008E6516">
              <w:rPr>
                <w:webHidden/>
              </w:rPr>
              <w:t>68</w:t>
            </w:r>
            <w:r w:rsidR="008E6516">
              <w:rPr>
                <w:webHidden/>
              </w:rPr>
              <w:fldChar w:fldCharType="end"/>
            </w:r>
          </w:hyperlink>
        </w:p>
        <w:p w14:paraId="59366554" w14:textId="60896E0E" w:rsidR="008E6516" w:rsidRDefault="00665719">
          <w:pPr>
            <w:pStyle w:val="TOC3"/>
            <w:rPr>
              <w:rFonts w:asciiTheme="minorHAnsi" w:eastAsiaTheme="minorEastAsia" w:hAnsiTheme="minorHAnsi" w:cstheme="minorBidi"/>
              <w:sz w:val="22"/>
              <w:szCs w:val="22"/>
              <w:lang w:val="fr-FR"/>
            </w:rPr>
          </w:pPr>
          <w:hyperlink w:anchor="_Toc49245220" w:history="1">
            <w:r w:rsidR="008E6516" w:rsidRPr="000D428D">
              <w:rPr>
                <w:rStyle w:val="Hyperlink"/>
                <w:rFonts w:cs="Times New Roman"/>
              </w:rPr>
              <w:t>6.7.4</w:t>
            </w:r>
            <w:r w:rsidR="008E6516">
              <w:rPr>
                <w:rFonts w:asciiTheme="minorHAnsi" w:eastAsiaTheme="minorEastAsia" w:hAnsiTheme="minorHAnsi" w:cstheme="minorBidi"/>
                <w:sz w:val="22"/>
                <w:szCs w:val="22"/>
                <w:lang w:val="fr-FR"/>
              </w:rPr>
              <w:tab/>
            </w:r>
            <w:r w:rsidR="008E6516" w:rsidRPr="000D428D">
              <w:rPr>
                <w:rStyle w:val="Hyperlink"/>
              </w:rPr>
              <w:t>Phase init</w:t>
            </w:r>
            <w:r w:rsidR="008E6516">
              <w:rPr>
                <w:webHidden/>
              </w:rPr>
              <w:tab/>
            </w:r>
            <w:r w:rsidR="008E6516">
              <w:rPr>
                <w:webHidden/>
              </w:rPr>
              <w:fldChar w:fldCharType="begin"/>
            </w:r>
            <w:r w:rsidR="008E6516">
              <w:rPr>
                <w:webHidden/>
              </w:rPr>
              <w:instrText xml:space="preserve"> PAGEREF _Toc49245220 \h </w:instrText>
            </w:r>
            <w:r w:rsidR="008E6516">
              <w:rPr>
                <w:webHidden/>
              </w:rPr>
            </w:r>
            <w:r w:rsidR="008E6516">
              <w:rPr>
                <w:webHidden/>
              </w:rPr>
              <w:fldChar w:fldCharType="separate"/>
            </w:r>
            <w:r w:rsidR="008E6516">
              <w:rPr>
                <w:webHidden/>
              </w:rPr>
              <w:t>68</w:t>
            </w:r>
            <w:r w:rsidR="008E6516">
              <w:rPr>
                <w:webHidden/>
              </w:rPr>
              <w:fldChar w:fldCharType="end"/>
            </w:r>
          </w:hyperlink>
        </w:p>
        <w:p w14:paraId="16DA27BA" w14:textId="7D239B26" w:rsidR="008E6516" w:rsidRDefault="00665719">
          <w:pPr>
            <w:pStyle w:val="TOC2"/>
            <w:rPr>
              <w:rFonts w:asciiTheme="minorHAnsi" w:eastAsiaTheme="minorEastAsia" w:hAnsiTheme="minorHAnsi" w:cstheme="minorBidi"/>
              <w:sz w:val="22"/>
              <w:szCs w:val="22"/>
              <w:lang w:val="fr-FR"/>
            </w:rPr>
          </w:pPr>
          <w:hyperlink w:anchor="_Toc49245221" w:history="1">
            <w:r w:rsidR="008E6516" w:rsidRPr="000D428D">
              <w:rPr>
                <w:rStyle w:val="Hyperlink"/>
                <w:rFonts w:cs="Times New Roman"/>
              </w:rPr>
              <w:t>6.8</w:t>
            </w:r>
            <w:r w:rsidR="008E6516">
              <w:rPr>
                <w:rFonts w:asciiTheme="minorHAnsi" w:eastAsiaTheme="minorEastAsia" w:hAnsiTheme="minorHAnsi" w:cstheme="minorBidi"/>
                <w:sz w:val="22"/>
                <w:szCs w:val="22"/>
                <w:lang w:val="fr-FR"/>
              </w:rPr>
              <w:tab/>
            </w:r>
            <w:r w:rsidR="008E6516" w:rsidRPr="000D428D">
              <w:rPr>
                <w:rStyle w:val="Hyperlink"/>
              </w:rPr>
              <w:t>Electrical specifications</w:t>
            </w:r>
            <w:r w:rsidR="008E6516">
              <w:rPr>
                <w:webHidden/>
              </w:rPr>
              <w:tab/>
            </w:r>
            <w:r w:rsidR="008E6516">
              <w:rPr>
                <w:webHidden/>
              </w:rPr>
              <w:fldChar w:fldCharType="begin"/>
            </w:r>
            <w:r w:rsidR="008E6516">
              <w:rPr>
                <w:webHidden/>
              </w:rPr>
              <w:instrText xml:space="preserve"> PAGEREF _Toc49245221 \h </w:instrText>
            </w:r>
            <w:r w:rsidR="008E6516">
              <w:rPr>
                <w:webHidden/>
              </w:rPr>
            </w:r>
            <w:r w:rsidR="008E6516">
              <w:rPr>
                <w:webHidden/>
              </w:rPr>
              <w:fldChar w:fldCharType="separate"/>
            </w:r>
            <w:r w:rsidR="008E6516">
              <w:rPr>
                <w:webHidden/>
              </w:rPr>
              <w:t>69</w:t>
            </w:r>
            <w:r w:rsidR="008E6516">
              <w:rPr>
                <w:webHidden/>
              </w:rPr>
              <w:fldChar w:fldCharType="end"/>
            </w:r>
          </w:hyperlink>
        </w:p>
        <w:p w14:paraId="4A32C6BD" w14:textId="014B90CD" w:rsidR="008E6516" w:rsidRDefault="00665719">
          <w:pPr>
            <w:pStyle w:val="TOC2"/>
            <w:rPr>
              <w:rFonts w:asciiTheme="minorHAnsi" w:eastAsiaTheme="minorEastAsia" w:hAnsiTheme="minorHAnsi" w:cstheme="minorBidi"/>
              <w:sz w:val="22"/>
              <w:szCs w:val="22"/>
              <w:lang w:val="fr-FR"/>
            </w:rPr>
          </w:pPr>
          <w:hyperlink w:anchor="_Toc49245222" w:history="1">
            <w:r w:rsidR="008E6516" w:rsidRPr="000D428D">
              <w:rPr>
                <w:rStyle w:val="Hyperlink"/>
                <w:rFonts w:cs="Times New Roman"/>
              </w:rPr>
              <w:t>6.9</w:t>
            </w:r>
            <w:r w:rsidR="008E6516">
              <w:rPr>
                <w:rFonts w:asciiTheme="minorHAnsi" w:eastAsiaTheme="minorEastAsia" w:hAnsiTheme="minorHAnsi" w:cstheme="minorBidi"/>
                <w:sz w:val="22"/>
                <w:szCs w:val="22"/>
                <w:lang w:val="fr-FR"/>
              </w:rPr>
              <w:tab/>
            </w:r>
            <w:r w:rsidR="008E6516" w:rsidRPr="000D428D">
              <w:rPr>
                <w:rStyle w:val="Hyperlink"/>
              </w:rPr>
              <w:t>Design Decisions (to be logged in DOORS AS)</w:t>
            </w:r>
            <w:r w:rsidR="008E6516">
              <w:rPr>
                <w:webHidden/>
              </w:rPr>
              <w:tab/>
            </w:r>
            <w:r w:rsidR="008E6516">
              <w:rPr>
                <w:webHidden/>
              </w:rPr>
              <w:fldChar w:fldCharType="begin"/>
            </w:r>
            <w:r w:rsidR="008E6516">
              <w:rPr>
                <w:webHidden/>
              </w:rPr>
              <w:instrText xml:space="preserve"> PAGEREF _Toc49245222 \h </w:instrText>
            </w:r>
            <w:r w:rsidR="008E6516">
              <w:rPr>
                <w:webHidden/>
              </w:rPr>
            </w:r>
            <w:r w:rsidR="008E6516">
              <w:rPr>
                <w:webHidden/>
              </w:rPr>
              <w:fldChar w:fldCharType="separate"/>
            </w:r>
            <w:r w:rsidR="008E6516">
              <w:rPr>
                <w:webHidden/>
              </w:rPr>
              <w:t>71</w:t>
            </w:r>
            <w:r w:rsidR="008E6516">
              <w:rPr>
                <w:webHidden/>
              </w:rPr>
              <w:fldChar w:fldCharType="end"/>
            </w:r>
          </w:hyperlink>
        </w:p>
        <w:p w14:paraId="18FF1508" w14:textId="79FC98C5" w:rsidR="008E6516" w:rsidRDefault="00665719">
          <w:pPr>
            <w:pStyle w:val="TOC1"/>
            <w:rPr>
              <w:rFonts w:asciiTheme="minorHAnsi" w:eastAsiaTheme="minorEastAsia" w:hAnsiTheme="minorHAnsi" w:cstheme="minorBidi"/>
              <w:sz w:val="22"/>
              <w:szCs w:val="22"/>
              <w:lang w:val="fr-FR"/>
            </w:rPr>
          </w:pPr>
          <w:hyperlink w:anchor="_Toc49245223" w:history="1">
            <w:r w:rsidR="008E6516" w:rsidRPr="000D428D">
              <w:rPr>
                <w:rStyle w:val="Hyperlink"/>
                <w:rFonts w:cs="Times New Roman"/>
              </w:rPr>
              <w:t>7.</w:t>
            </w:r>
            <w:r w:rsidR="008E6516">
              <w:rPr>
                <w:rFonts w:asciiTheme="minorHAnsi" w:eastAsiaTheme="minorEastAsia" w:hAnsiTheme="minorHAnsi" w:cstheme="minorBidi"/>
                <w:sz w:val="22"/>
                <w:szCs w:val="22"/>
                <w:lang w:val="fr-FR"/>
              </w:rPr>
              <w:tab/>
            </w:r>
            <w:r w:rsidR="008E6516" w:rsidRPr="000D428D">
              <w:rPr>
                <w:rStyle w:val="Hyperlink"/>
              </w:rPr>
              <w:t>TXBIST Digital</w:t>
            </w:r>
            <w:r w:rsidR="008E6516">
              <w:rPr>
                <w:webHidden/>
              </w:rPr>
              <w:tab/>
            </w:r>
            <w:r w:rsidR="008E6516">
              <w:rPr>
                <w:webHidden/>
              </w:rPr>
              <w:fldChar w:fldCharType="begin"/>
            </w:r>
            <w:r w:rsidR="008E6516">
              <w:rPr>
                <w:webHidden/>
              </w:rPr>
              <w:instrText xml:space="preserve"> PAGEREF _Toc49245223 \h </w:instrText>
            </w:r>
            <w:r w:rsidR="008E6516">
              <w:rPr>
                <w:webHidden/>
              </w:rPr>
            </w:r>
            <w:r w:rsidR="008E6516">
              <w:rPr>
                <w:webHidden/>
              </w:rPr>
              <w:fldChar w:fldCharType="separate"/>
            </w:r>
            <w:r w:rsidR="008E6516">
              <w:rPr>
                <w:webHidden/>
              </w:rPr>
              <w:t>72</w:t>
            </w:r>
            <w:r w:rsidR="008E6516">
              <w:rPr>
                <w:webHidden/>
              </w:rPr>
              <w:fldChar w:fldCharType="end"/>
            </w:r>
          </w:hyperlink>
        </w:p>
        <w:p w14:paraId="0CD69B9E" w14:textId="63E31789" w:rsidR="008E6516" w:rsidRDefault="00665719">
          <w:pPr>
            <w:pStyle w:val="TOC2"/>
            <w:rPr>
              <w:rFonts w:asciiTheme="minorHAnsi" w:eastAsiaTheme="minorEastAsia" w:hAnsiTheme="minorHAnsi" w:cstheme="minorBidi"/>
              <w:sz w:val="22"/>
              <w:szCs w:val="22"/>
              <w:lang w:val="fr-FR"/>
            </w:rPr>
          </w:pPr>
          <w:hyperlink w:anchor="_Toc49245224" w:history="1">
            <w:r w:rsidR="008E6516" w:rsidRPr="000D428D">
              <w:rPr>
                <w:rStyle w:val="Hyperlink"/>
                <w:rFonts w:cs="Times New Roman"/>
              </w:rPr>
              <w:t>7.1</w:t>
            </w:r>
            <w:r w:rsidR="008E6516">
              <w:rPr>
                <w:rFonts w:asciiTheme="minorHAnsi" w:eastAsiaTheme="minorEastAsia" w:hAnsiTheme="minorHAnsi" w:cstheme="minorBidi"/>
                <w:sz w:val="22"/>
                <w:szCs w:val="22"/>
                <w:lang w:val="fr-FR"/>
              </w:rPr>
              <w:tab/>
            </w:r>
            <w:r w:rsidR="008E6516" w:rsidRPr="000D428D">
              <w:rPr>
                <w:rStyle w:val="Hyperlink"/>
              </w:rPr>
              <w:t>Block diagram</w:t>
            </w:r>
            <w:r w:rsidR="008E6516">
              <w:rPr>
                <w:webHidden/>
              </w:rPr>
              <w:tab/>
            </w:r>
            <w:r w:rsidR="008E6516">
              <w:rPr>
                <w:webHidden/>
              </w:rPr>
              <w:fldChar w:fldCharType="begin"/>
            </w:r>
            <w:r w:rsidR="008E6516">
              <w:rPr>
                <w:webHidden/>
              </w:rPr>
              <w:instrText xml:space="preserve"> PAGEREF _Toc49245224 \h </w:instrText>
            </w:r>
            <w:r w:rsidR="008E6516">
              <w:rPr>
                <w:webHidden/>
              </w:rPr>
            </w:r>
            <w:r w:rsidR="008E6516">
              <w:rPr>
                <w:webHidden/>
              </w:rPr>
              <w:fldChar w:fldCharType="separate"/>
            </w:r>
            <w:r w:rsidR="008E6516">
              <w:rPr>
                <w:webHidden/>
              </w:rPr>
              <w:t>72</w:t>
            </w:r>
            <w:r w:rsidR="008E6516">
              <w:rPr>
                <w:webHidden/>
              </w:rPr>
              <w:fldChar w:fldCharType="end"/>
            </w:r>
          </w:hyperlink>
        </w:p>
        <w:p w14:paraId="201CA95C" w14:textId="5F21B113" w:rsidR="008E6516" w:rsidRDefault="00665719">
          <w:pPr>
            <w:pStyle w:val="TOC2"/>
            <w:rPr>
              <w:rFonts w:asciiTheme="minorHAnsi" w:eastAsiaTheme="minorEastAsia" w:hAnsiTheme="minorHAnsi" w:cstheme="minorBidi"/>
              <w:sz w:val="22"/>
              <w:szCs w:val="22"/>
              <w:lang w:val="fr-FR"/>
            </w:rPr>
          </w:pPr>
          <w:hyperlink w:anchor="_Toc49245225" w:history="1">
            <w:r w:rsidR="008E6516" w:rsidRPr="000D428D">
              <w:rPr>
                <w:rStyle w:val="Hyperlink"/>
                <w:rFonts w:cs="Times New Roman"/>
              </w:rPr>
              <w:t>7.2</w:t>
            </w:r>
            <w:r w:rsidR="008E6516">
              <w:rPr>
                <w:rFonts w:asciiTheme="minorHAnsi" w:eastAsiaTheme="minorEastAsia" w:hAnsiTheme="minorHAnsi" w:cstheme="minorBidi"/>
                <w:sz w:val="22"/>
                <w:szCs w:val="22"/>
                <w:lang w:val="fr-FR"/>
              </w:rPr>
              <w:tab/>
            </w:r>
            <w:r w:rsidR="008E6516" w:rsidRPr="000D428D">
              <w:rPr>
                <w:rStyle w:val="Hyperlink"/>
              </w:rPr>
              <w:t>General Functionality and Operational mode</w:t>
            </w:r>
            <w:r w:rsidR="008E6516">
              <w:rPr>
                <w:webHidden/>
              </w:rPr>
              <w:tab/>
            </w:r>
            <w:r w:rsidR="008E6516">
              <w:rPr>
                <w:webHidden/>
              </w:rPr>
              <w:fldChar w:fldCharType="begin"/>
            </w:r>
            <w:r w:rsidR="008E6516">
              <w:rPr>
                <w:webHidden/>
              </w:rPr>
              <w:instrText xml:space="preserve"> PAGEREF _Toc49245225 \h </w:instrText>
            </w:r>
            <w:r w:rsidR="008E6516">
              <w:rPr>
                <w:webHidden/>
              </w:rPr>
            </w:r>
            <w:r w:rsidR="008E6516">
              <w:rPr>
                <w:webHidden/>
              </w:rPr>
              <w:fldChar w:fldCharType="separate"/>
            </w:r>
            <w:r w:rsidR="008E6516">
              <w:rPr>
                <w:webHidden/>
              </w:rPr>
              <w:t>72</w:t>
            </w:r>
            <w:r w:rsidR="008E6516">
              <w:rPr>
                <w:webHidden/>
              </w:rPr>
              <w:fldChar w:fldCharType="end"/>
            </w:r>
          </w:hyperlink>
        </w:p>
        <w:p w14:paraId="0699E14D" w14:textId="27CC7ED9" w:rsidR="008E6516" w:rsidRDefault="00665719">
          <w:pPr>
            <w:pStyle w:val="TOC2"/>
            <w:rPr>
              <w:rFonts w:asciiTheme="minorHAnsi" w:eastAsiaTheme="minorEastAsia" w:hAnsiTheme="minorHAnsi" w:cstheme="minorBidi"/>
              <w:sz w:val="22"/>
              <w:szCs w:val="22"/>
              <w:lang w:val="fr-FR"/>
            </w:rPr>
          </w:pPr>
          <w:hyperlink w:anchor="_Toc49245226" w:history="1">
            <w:r w:rsidR="008E6516" w:rsidRPr="000D428D">
              <w:rPr>
                <w:rStyle w:val="Hyperlink"/>
                <w:rFonts w:cs="Times New Roman"/>
              </w:rPr>
              <w:t>7.3</w:t>
            </w:r>
            <w:r w:rsidR="008E6516">
              <w:rPr>
                <w:rFonts w:asciiTheme="minorHAnsi" w:eastAsiaTheme="minorEastAsia" w:hAnsiTheme="minorHAnsi" w:cstheme="minorBidi"/>
                <w:sz w:val="22"/>
                <w:szCs w:val="22"/>
                <w:lang w:val="fr-FR"/>
              </w:rPr>
              <w:tab/>
            </w:r>
            <w:r w:rsidR="008E6516" w:rsidRPr="000D428D">
              <w:rPr>
                <w:rStyle w:val="Hyperlink"/>
              </w:rPr>
              <w:t>Interface with external</w:t>
            </w:r>
            <w:r w:rsidR="008E6516">
              <w:rPr>
                <w:webHidden/>
              </w:rPr>
              <w:tab/>
            </w:r>
            <w:r w:rsidR="008E6516">
              <w:rPr>
                <w:webHidden/>
              </w:rPr>
              <w:fldChar w:fldCharType="begin"/>
            </w:r>
            <w:r w:rsidR="008E6516">
              <w:rPr>
                <w:webHidden/>
              </w:rPr>
              <w:instrText xml:space="preserve"> PAGEREF _Toc49245226 \h </w:instrText>
            </w:r>
            <w:r w:rsidR="008E6516">
              <w:rPr>
                <w:webHidden/>
              </w:rPr>
            </w:r>
            <w:r w:rsidR="008E6516">
              <w:rPr>
                <w:webHidden/>
              </w:rPr>
              <w:fldChar w:fldCharType="separate"/>
            </w:r>
            <w:r w:rsidR="008E6516">
              <w:rPr>
                <w:webHidden/>
              </w:rPr>
              <w:t>73</w:t>
            </w:r>
            <w:r w:rsidR="008E6516">
              <w:rPr>
                <w:webHidden/>
              </w:rPr>
              <w:fldChar w:fldCharType="end"/>
            </w:r>
          </w:hyperlink>
        </w:p>
        <w:p w14:paraId="58650743" w14:textId="31E83F33" w:rsidR="008E6516" w:rsidRDefault="00665719">
          <w:pPr>
            <w:pStyle w:val="TOC2"/>
            <w:rPr>
              <w:rFonts w:asciiTheme="minorHAnsi" w:eastAsiaTheme="minorEastAsia" w:hAnsiTheme="minorHAnsi" w:cstheme="minorBidi"/>
              <w:sz w:val="22"/>
              <w:szCs w:val="22"/>
              <w:lang w:val="fr-FR"/>
            </w:rPr>
          </w:pPr>
          <w:hyperlink w:anchor="_Toc49245227" w:history="1">
            <w:r w:rsidR="008E6516" w:rsidRPr="000D428D">
              <w:rPr>
                <w:rStyle w:val="Hyperlink"/>
                <w:rFonts w:cs="Times New Roman"/>
              </w:rPr>
              <w:t>7.4</w:t>
            </w:r>
            <w:r w:rsidR="008E6516">
              <w:rPr>
                <w:rFonts w:asciiTheme="minorHAnsi" w:eastAsiaTheme="minorEastAsia" w:hAnsiTheme="minorHAnsi" w:cstheme="minorBidi"/>
                <w:sz w:val="22"/>
                <w:szCs w:val="22"/>
                <w:lang w:val="fr-FR"/>
              </w:rPr>
              <w:tab/>
            </w:r>
            <w:r w:rsidR="008E6516" w:rsidRPr="000D428D">
              <w:rPr>
                <w:rStyle w:val="Hyperlink"/>
              </w:rPr>
              <w:t>Electrical specifications</w:t>
            </w:r>
            <w:r w:rsidR="008E6516">
              <w:rPr>
                <w:webHidden/>
              </w:rPr>
              <w:tab/>
            </w:r>
            <w:r w:rsidR="008E6516">
              <w:rPr>
                <w:webHidden/>
              </w:rPr>
              <w:fldChar w:fldCharType="begin"/>
            </w:r>
            <w:r w:rsidR="008E6516">
              <w:rPr>
                <w:webHidden/>
              </w:rPr>
              <w:instrText xml:space="preserve"> PAGEREF _Toc49245227 \h </w:instrText>
            </w:r>
            <w:r w:rsidR="008E6516">
              <w:rPr>
                <w:webHidden/>
              </w:rPr>
            </w:r>
            <w:r w:rsidR="008E6516">
              <w:rPr>
                <w:webHidden/>
              </w:rPr>
              <w:fldChar w:fldCharType="separate"/>
            </w:r>
            <w:r w:rsidR="008E6516">
              <w:rPr>
                <w:webHidden/>
              </w:rPr>
              <w:t>73</w:t>
            </w:r>
            <w:r w:rsidR="008E6516">
              <w:rPr>
                <w:webHidden/>
              </w:rPr>
              <w:fldChar w:fldCharType="end"/>
            </w:r>
          </w:hyperlink>
        </w:p>
        <w:p w14:paraId="36D46956" w14:textId="3FDB0C84" w:rsidR="008E6516" w:rsidRDefault="00665719">
          <w:pPr>
            <w:pStyle w:val="TOC1"/>
            <w:rPr>
              <w:rFonts w:asciiTheme="minorHAnsi" w:eastAsiaTheme="minorEastAsia" w:hAnsiTheme="minorHAnsi" w:cstheme="minorBidi"/>
              <w:sz w:val="22"/>
              <w:szCs w:val="22"/>
              <w:lang w:val="fr-FR"/>
            </w:rPr>
          </w:pPr>
          <w:hyperlink w:anchor="_Toc49245228" w:history="1">
            <w:r w:rsidR="008E6516" w:rsidRPr="000D428D">
              <w:rPr>
                <w:rStyle w:val="Hyperlink"/>
                <w:rFonts w:cs="Times New Roman"/>
              </w:rPr>
              <w:t>8.</w:t>
            </w:r>
            <w:r w:rsidR="008E6516">
              <w:rPr>
                <w:rFonts w:asciiTheme="minorHAnsi" w:eastAsiaTheme="minorEastAsia" w:hAnsiTheme="minorHAnsi" w:cstheme="minorBidi"/>
                <w:sz w:val="22"/>
                <w:szCs w:val="22"/>
                <w:lang w:val="fr-FR"/>
              </w:rPr>
              <w:tab/>
            </w:r>
            <w:r w:rsidR="008E6516" w:rsidRPr="000D428D">
              <w:rPr>
                <w:rStyle w:val="Hyperlink"/>
              </w:rPr>
              <w:t>Post processing with ARM and software (calibration and safety)</w:t>
            </w:r>
            <w:r w:rsidR="008E6516">
              <w:rPr>
                <w:webHidden/>
              </w:rPr>
              <w:tab/>
            </w:r>
            <w:r w:rsidR="008E6516">
              <w:rPr>
                <w:webHidden/>
              </w:rPr>
              <w:fldChar w:fldCharType="begin"/>
            </w:r>
            <w:r w:rsidR="008E6516">
              <w:rPr>
                <w:webHidden/>
              </w:rPr>
              <w:instrText xml:space="preserve"> PAGEREF _Toc49245228 \h </w:instrText>
            </w:r>
            <w:r w:rsidR="008E6516">
              <w:rPr>
                <w:webHidden/>
              </w:rPr>
            </w:r>
            <w:r w:rsidR="008E6516">
              <w:rPr>
                <w:webHidden/>
              </w:rPr>
              <w:fldChar w:fldCharType="separate"/>
            </w:r>
            <w:r w:rsidR="008E6516">
              <w:rPr>
                <w:webHidden/>
              </w:rPr>
              <w:t>74</w:t>
            </w:r>
            <w:r w:rsidR="008E6516">
              <w:rPr>
                <w:webHidden/>
              </w:rPr>
              <w:fldChar w:fldCharType="end"/>
            </w:r>
          </w:hyperlink>
        </w:p>
        <w:p w14:paraId="0DD9D379" w14:textId="29EA5710" w:rsidR="008E6516" w:rsidRDefault="00665719">
          <w:pPr>
            <w:pStyle w:val="TOC2"/>
            <w:rPr>
              <w:rFonts w:asciiTheme="minorHAnsi" w:eastAsiaTheme="minorEastAsia" w:hAnsiTheme="minorHAnsi" w:cstheme="minorBidi"/>
              <w:sz w:val="22"/>
              <w:szCs w:val="22"/>
              <w:lang w:val="fr-FR"/>
            </w:rPr>
          </w:pPr>
          <w:hyperlink w:anchor="_Toc49245229" w:history="1">
            <w:r w:rsidR="008E6516" w:rsidRPr="000D428D">
              <w:rPr>
                <w:rStyle w:val="Hyperlink"/>
                <w:rFonts w:cs="Times New Roman"/>
              </w:rPr>
              <w:t>8.1</w:t>
            </w:r>
            <w:r w:rsidR="008E6516">
              <w:rPr>
                <w:rFonts w:asciiTheme="minorHAnsi" w:eastAsiaTheme="minorEastAsia" w:hAnsiTheme="minorHAnsi" w:cstheme="minorBidi"/>
                <w:sz w:val="22"/>
                <w:szCs w:val="22"/>
                <w:lang w:val="fr-FR"/>
              </w:rPr>
              <w:tab/>
            </w:r>
            <w:r w:rsidR="008E6516" w:rsidRPr="000D428D">
              <w:rPr>
                <w:rStyle w:val="Hyperlink"/>
              </w:rPr>
              <w:t>General processing</w:t>
            </w:r>
            <w:r w:rsidR="008E6516">
              <w:rPr>
                <w:webHidden/>
              </w:rPr>
              <w:tab/>
            </w:r>
            <w:r w:rsidR="008E6516">
              <w:rPr>
                <w:webHidden/>
              </w:rPr>
              <w:fldChar w:fldCharType="begin"/>
            </w:r>
            <w:r w:rsidR="008E6516">
              <w:rPr>
                <w:webHidden/>
              </w:rPr>
              <w:instrText xml:space="preserve"> PAGEREF _Toc49245229 \h </w:instrText>
            </w:r>
            <w:r w:rsidR="008E6516">
              <w:rPr>
                <w:webHidden/>
              </w:rPr>
            </w:r>
            <w:r w:rsidR="008E6516">
              <w:rPr>
                <w:webHidden/>
              </w:rPr>
              <w:fldChar w:fldCharType="separate"/>
            </w:r>
            <w:r w:rsidR="008E6516">
              <w:rPr>
                <w:webHidden/>
              </w:rPr>
              <w:t>74</w:t>
            </w:r>
            <w:r w:rsidR="008E6516">
              <w:rPr>
                <w:webHidden/>
              </w:rPr>
              <w:fldChar w:fldCharType="end"/>
            </w:r>
          </w:hyperlink>
        </w:p>
        <w:p w14:paraId="78928A84" w14:textId="72B8C20F" w:rsidR="008E6516" w:rsidRDefault="00665719">
          <w:pPr>
            <w:pStyle w:val="TOC3"/>
            <w:rPr>
              <w:rFonts w:asciiTheme="minorHAnsi" w:eastAsiaTheme="minorEastAsia" w:hAnsiTheme="minorHAnsi" w:cstheme="minorBidi"/>
              <w:sz w:val="22"/>
              <w:szCs w:val="22"/>
              <w:lang w:val="fr-FR"/>
            </w:rPr>
          </w:pPr>
          <w:hyperlink w:anchor="_Toc49245230" w:history="1">
            <w:r w:rsidR="008E6516" w:rsidRPr="000D428D">
              <w:rPr>
                <w:rStyle w:val="Hyperlink"/>
                <w:rFonts w:cs="Times New Roman"/>
              </w:rPr>
              <w:t>8.1.1</w:t>
            </w:r>
            <w:r w:rsidR="008E6516">
              <w:rPr>
                <w:rFonts w:asciiTheme="minorHAnsi" w:eastAsiaTheme="minorEastAsia" w:hAnsiTheme="minorHAnsi" w:cstheme="minorBidi"/>
                <w:sz w:val="22"/>
                <w:szCs w:val="22"/>
                <w:lang w:val="fr-FR"/>
              </w:rPr>
              <w:tab/>
            </w:r>
            <w:r w:rsidR="008E6516" w:rsidRPr="000D428D">
              <w:rPr>
                <w:rStyle w:val="Hyperlink"/>
              </w:rPr>
              <w:t>Calibration</w:t>
            </w:r>
            <w:r w:rsidR="008E6516">
              <w:rPr>
                <w:webHidden/>
              </w:rPr>
              <w:tab/>
            </w:r>
            <w:r w:rsidR="008E6516">
              <w:rPr>
                <w:webHidden/>
              </w:rPr>
              <w:fldChar w:fldCharType="begin"/>
            </w:r>
            <w:r w:rsidR="008E6516">
              <w:rPr>
                <w:webHidden/>
              </w:rPr>
              <w:instrText xml:space="preserve"> PAGEREF _Toc49245230 \h </w:instrText>
            </w:r>
            <w:r w:rsidR="008E6516">
              <w:rPr>
                <w:webHidden/>
              </w:rPr>
            </w:r>
            <w:r w:rsidR="008E6516">
              <w:rPr>
                <w:webHidden/>
              </w:rPr>
              <w:fldChar w:fldCharType="separate"/>
            </w:r>
            <w:r w:rsidR="008E6516">
              <w:rPr>
                <w:webHidden/>
              </w:rPr>
              <w:t>74</w:t>
            </w:r>
            <w:r w:rsidR="008E6516">
              <w:rPr>
                <w:webHidden/>
              </w:rPr>
              <w:fldChar w:fldCharType="end"/>
            </w:r>
          </w:hyperlink>
        </w:p>
        <w:p w14:paraId="28D8E7AF" w14:textId="65CE5519" w:rsidR="008E6516" w:rsidRDefault="00665719">
          <w:pPr>
            <w:pStyle w:val="TOC2"/>
            <w:rPr>
              <w:rFonts w:asciiTheme="minorHAnsi" w:eastAsiaTheme="minorEastAsia" w:hAnsiTheme="minorHAnsi" w:cstheme="minorBidi"/>
              <w:sz w:val="22"/>
              <w:szCs w:val="22"/>
              <w:lang w:val="fr-FR"/>
            </w:rPr>
          </w:pPr>
          <w:hyperlink w:anchor="_Toc49245231" w:history="1">
            <w:r w:rsidR="008E6516" w:rsidRPr="000D428D">
              <w:rPr>
                <w:rStyle w:val="Hyperlink"/>
                <w:rFonts w:cs="Times New Roman"/>
              </w:rPr>
              <w:t>8.2</w:t>
            </w:r>
            <w:r w:rsidR="008E6516">
              <w:rPr>
                <w:rFonts w:asciiTheme="minorHAnsi" w:eastAsiaTheme="minorEastAsia" w:hAnsiTheme="minorHAnsi" w:cstheme="minorBidi"/>
                <w:sz w:val="22"/>
                <w:szCs w:val="22"/>
                <w:lang w:val="fr-FR"/>
              </w:rPr>
              <w:tab/>
            </w:r>
            <w:r w:rsidR="008E6516" w:rsidRPr="000D428D">
              <w:rPr>
                <w:rStyle w:val="Hyperlink"/>
              </w:rPr>
              <w:t>RX safety</w:t>
            </w:r>
            <w:r w:rsidR="008E6516">
              <w:rPr>
                <w:webHidden/>
              </w:rPr>
              <w:tab/>
            </w:r>
            <w:r w:rsidR="008E6516">
              <w:rPr>
                <w:webHidden/>
              </w:rPr>
              <w:fldChar w:fldCharType="begin"/>
            </w:r>
            <w:r w:rsidR="008E6516">
              <w:rPr>
                <w:webHidden/>
              </w:rPr>
              <w:instrText xml:space="preserve"> PAGEREF _Toc49245231 \h </w:instrText>
            </w:r>
            <w:r w:rsidR="008E6516">
              <w:rPr>
                <w:webHidden/>
              </w:rPr>
            </w:r>
            <w:r w:rsidR="008E6516">
              <w:rPr>
                <w:webHidden/>
              </w:rPr>
              <w:fldChar w:fldCharType="separate"/>
            </w:r>
            <w:r w:rsidR="008E6516">
              <w:rPr>
                <w:webHidden/>
              </w:rPr>
              <w:t>77</w:t>
            </w:r>
            <w:r w:rsidR="008E6516">
              <w:rPr>
                <w:webHidden/>
              </w:rPr>
              <w:fldChar w:fldCharType="end"/>
            </w:r>
          </w:hyperlink>
        </w:p>
        <w:p w14:paraId="243CF69F" w14:textId="42528112" w:rsidR="008E6516" w:rsidRDefault="00665719">
          <w:pPr>
            <w:pStyle w:val="TOC3"/>
            <w:rPr>
              <w:rFonts w:asciiTheme="minorHAnsi" w:eastAsiaTheme="minorEastAsia" w:hAnsiTheme="minorHAnsi" w:cstheme="minorBidi"/>
              <w:sz w:val="22"/>
              <w:szCs w:val="22"/>
              <w:lang w:val="fr-FR"/>
            </w:rPr>
          </w:pPr>
          <w:hyperlink w:anchor="_Toc49245232" w:history="1">
            <w:r w:rsidR="008E6516" w:rsidRPr="000D428D">
              <w:rPr>
                <w:rStyle w:val="Hyperlink"/>
                <w:rFonts w:cs="Times New Roman"/>
              </w:rPr>
              <w:t>8.2.1</w:t>
            </w:r>
            <w:r w:rsidR="008E6516">
              <w:rPr>
                <w:rFonts w:asciiTheme="minorHAnsi" w:eastAsiaTheme="minorEastAsia" w:hAnsiTheme="minorHAnsi" w:cstheme="minorBidi"/>
                <w:sz w:val="22"/>
                <w:szCs w:val="22"/>
                <w:lang w:val="fr-FR"/>
              </w:rPr>
              <w:tab/>
            </w:r>
            <w:r w:rsidR="008E6516" w:rsidRPr="000D428D">
              <w:rPr>
                <w:rStyle w:val="Hyperlink"/>
              </w:rPr>
              <w:t>Description of tests planned for safety</w:t>
            </w:r>
            <w:r w:rsidR="008E6516">
              <w:rPr>
                <w:webHidden/>
              </w:rPr>
              <w:tab/>
            </w:r>
            <w:r w:rsidR="008E6516">
              <w:rPr>
                <w:webHidden/>
              </w:rPr>
              <w:fldChar w:fldCharType="begin"/>
            </w:r>
            <w:r w:rsidR="008E6516">
              <w:rPr>
                <w:webHidden/>
              </w:rPr>
              <w:instrText xml:space="preserve"> PAGEREF _Toc49245232 \h </w:instrText>
            </w:r>
            <w:r w:rsidR="008E6516">
              <w:rPr>
                <w:webHidden/>
              </w:rPr>
            </w:r>
            <w:r w:rsidR="008E6516">
              <w:rPr>
                <w:webHidden/>
              </w:rPr>
              <w:fldChar w:fldCharType="separate"/>
            </w:r>
            <w:r w:rsidR="008E6516">
              <w:rPr>
                <w:webHidden/>
              </w:rPr>
              <w:t>77</w:t>
            </w:r>
            <w:r w:rsidR="008E6516">
              <w:rPr>
                <w:webHidden/>
              </w:rPr>
              <w:fldChar w:fldCharType="end"/>
            </w:r>
          </w:hyperlink>
        </w:p>
        <w:p w14:paraId="51CE07A1" w14:textId="446C5AD3" w:rsidR="008E6516" w:rsidRDefault="00665719">
          <w:pPr>
            <w:pStyle w:val="TOC3"/>
            <w:rPr>
              <w:rFonts w:asciiTheme="minorHAnsi" w:eastAsiaTheme="minorEastAsia" w:hAnsiTheme="minorHAnsi" w:cstheme="minorBidi"/>
              <w:sz w:val="22"/>
              <w:szCs w:val="22"/>
              <w:lang w:val="fr-FR"/>
            </w:rPr>
          </w:pPr>
          <w:hyperlink w:anchor="_Toc49245233" w:history="1">
            <w:r w:rsidR="008E6516" w:rsidRPr="000D428D">
              <w:rPr>
                <w:rStyle w:val="Hyperlink"/>
                <w:rFonts w:cs="Times New Roman"/>
              </w:rPr>
              <w:t>8.2.2</w:t>
            </w:r>
            <w:r w:rsidR="008E6516">
              <w:rPr>
                <w:rFonts w:asciiTheme="minorHAnsi" w:eastAsiaTheme="minorEastAsia" w:hAnsiTheme="minorHAnsi" w:cstheme="minorBidi"/>
                <w:sz w:val="22"/>
                <w:szCs w:val="22"/>
                <w:lang w:val="fr-FR"/>
              </w:rPr>
              <w:tab/>
            </w:r>
            <w:r w:rsidR="008E6516" w:rsidRPr="000D428D">
              <w:rPr>
                <w:rStyle w:val="Hyperlink"/>
              </w:rPr>
              <w:t>ARM 7 FFT processing</w:t>
            </w:r>
            <w:r w:rsidR="008E6516">
              <w:rPr>
                <w:webHidden/>
              </w:rPr>
              <w:tab/>
            </w:r>
            <w:r w:rsidR="008E6516">
              <w:rPr>
                <w:webHidden/>
              </w:rPr>
              <w:fldChar w:fldCharType="begin"/>
            </w:r>
            <w:r w:rsidR="008E6516">
              <w:rPr>
                <w:webHidden/>
              </w:rPr>
              <w:instrText xml:space="preserve"> PAGEREF _Toc49245233 \h </w:instrText>
            </w:r>
            <w:r w:rsidR="008E6516">
              <w:rPr>
                <w:webHidden/>
              </w:rPr>
            </w:r>
            <w:r w:rsidR="008E6516">
              <w:rPr>
                <w:webHidden/>
              </w:rPr>
              <w:fldChar w:fldCharType="separate"/>
            </w:r>
            <w:r w:rsidR="008E6516">
              <w:rPr>
                <w:webHidden/>
              </w:rPr>
              <w:t>80</w:t>
            </w:r>
            <w:r w:rsidR="008E6516">
              <w:rPr>
                <w:webHidden/>
              </w:rPr>
              <w:fldChar w:fldCharType="end"/>
            </w:r>
          </w:hyperlink>
        </w:p>
        <w:p w14:paraId="68078B78" w14:textId="42641C07" w:rsidR="008E6516" w:rsidRDefault="00665719">
          <w:pPr>
            <w:pStyle w:val="TOC3"/>
            <w:rPr>
              <w:rFonts w:asciiTheme="minorHAnsi" w:eastAsiaTheme="minorEastAsia" w:hAnsiTheme="minorHAnsi" w:cstheme="minorBidi"/>
              <w:sz w:val="22"/>
              <w:szCs w:val="22"/>
              <w:lang w:val="fr-FR"/>
            </w:rPr>
          </w:pPr>
          <w:hyperlink w:anchor="_Toc49245234" w:history="1">
            <w:r w:rsidR="008E6516" w:rsidRPr="000D428D">
              <w:rPr>
                <w:rStyle w:val="Hyperlink"/>
                <w:rFonts w:cs="Times New Roman"/>
              </w:rPr>
              <w:t>8.2.3</w:t>
            </w:r>
            <w:r w:rsidR="008E6516">
              <w:rPr>
                <w:rFonts w:asciiTheme="minorHAnsi" w:eastAsiaTheme="minorEastAsia" w:hAnsiTheme="minorHAnsi" w:cstheme="minorBidi"/>
                <w:sz w:val="22"/>
                <w:szCs w:val="22"/>
                <w:lang w:val="fr-FR"/>
              </w:rPr>
              <w:tab/>
            </w:r>
            <w:r w:rsidR="008E6516" w:rsidRPr="000D428D">
              <w:rPr>
                <w:rStyle w:val="Hyperlink"/>
              </w:rPr>
              <w:t>FFT size and accuracy for RX measurement</w:t>
            </w:r>
            <w:r w:rsidR="008E6516">
              <w:rPr>
                <w:webHidden/>
              </w:rPr>
              <w:tab/>
            </w:r>
            <w:r w:rsidR="008E6516">
              <w:rPr>
                <w:webHidden/>
              </w:rPr>
              <w:fldChar w:fldCharType="begin"/>
            </w:r>
            <w:r w:rsidR="008E6516">
              <w:rPr>
                <w:webHidden/>
              </w:rPr>
              <w:instrText xml:space="preserve"> PAGEREF _Toc49245234 \h </w:instrText>
            </w:r>
            <w:r w:rsidR="008E6516">
              <w:rPr>
                <w:webHidden/>
              </w:rPr>
            </w:r>
            <w:r w:rsidR="008E6516">
              <w:rPr>
                <w:webHidden/>
              </w:rPr>
              <w:fldChar w:fldCharType="separate"/>
            </w:r>
            <w:r w:rsidR="008E6516">
              <w:rPr>
                <w:webHidden/>
              </w:rPr>
              <w:t>80</w:t>
            </w:r>
            <w:r w:rsidR="008E6516">
              <w:rPr>
                <w:webHidden/>
              </w:rPr>
              <w:fldChar w:fldCharType="end"/>
            </w:r>
          </w:hyperlink>
        </w:p>
        <w:p w14:paraId="047E6E96" w14:textId="3EF12F63" w:rsidR="008E6516" w:rsidRDefault="00665719">
          <w:pPr>
            <w:pStyle w:val="TOC3"/>
            <w:rPr>
              <w:rFonts w:asciiTheme="minorHAnsi" w:eastAsiaTheme="minorEastAsia" w:hAnsiTheme="minorHAnsi" w:cstheme="minorBidi"/>
              <w:sz w:val="22"/>
              <w:szCs w:val="22"/>
              <w:lang w:val="fr-FR"/>
            </w:rPr>
          </w:pPr>
          <w:hyperlink w:anchor="_Toc49245235" w:history="1">
            <w:r w:rsidR="008E6516" w:rsidRPr="000D428D">
              <w:rPr>
                <w:rStyle w:val="Hyperlink"/>
                <w:rFonts w:cs="Times New Roman"/>
              </w:rPr>
              <w:t>8.2.4</w:t>
            </w:r>
            <w:r w:rsidR="008E6516">
              <w:rPr>
                <w:rFonts w:asciiTheme="minorHAnsi" w:eastAsiaTheme="minorEastAsia" w:hAnsiTheme="minorHAnsi" w:cstheme="minorBidi"/>
                <w:sz w:val="22"/>
                <w:szCs w:val="22"/>
                <w:lang w:val="fr-FR"/>
              </w:rPr>
              <w:tab/>
            </w:r>
            <w:r w:rsidR="008E6516" w:rsidRPr="000D428D">
              <w:rPr>
                <w:rStyle w:val="Hyperlink"/>
              </w:rPr>
              <w:t>Total time for RX safety</w:t>
            </w:r>
            <w:r w:rsidR="008E6516">
              <w:rPr>
                <w:webHidden/>
              </w:rPr>
              <w:tab/>
            </w:r>
            <w:r w:rsidR="008E6516">
              <w:rPr>
                <w:webHidden/>
              </w:rPr>
              <w:fldChar w:fldCharType="begin"/>
            </w:r>
            <w:r w:rsidR="008E6516">
              <w:rPr>
                <w:webHidden/>
              </w:rPr>
              <w:instrText xml:space="preserve"> PAGEREF _Toc49245235 \h </w:instrText>
            </w:r>
            <w:r w:rsidR="008E6516">
              <w:rPr>
                <w:webHidden/>
              </w:rPr>
            </w:r>
            <w:r w:rsidR="008E6516">
              <w:rPr>
                <w:webHidden/>
              </w:rPr>
              <w:fldChar w:fldCharType="separate"/>
            </w:r>
            <w:r w:rsidR="008E6516">
              <w:rPr>
                <w:webHidden/>
              </w:rPr>
              <w:t>81</w:t>
            </w:r>
            <w:r w:rsidR="008E6516">
              <w:rPr>
                <w:webHidden/>
              </w:rPr>
              <w:fldChar w:fldCharType="end"/>
            </w:r>
          </w:hyperlink>
        </w:p>
        <w:p w14:paraId="01652ADE" w14:textId="4FA3D969" w:rsidR="008E6516" w:rsidRDefault="00665719">
          <w:pPr>
            <w:pStyle w:val="TOC2"/>
            <w:rPr>
              <w:rFonts w:asciiTheme="minorHAnsi" w:eastAsiaTheme="minorEastAsia" w:hAnsiTheme="minorHAnsi" w:cstheme="minorBidi"/>
              <w:sz w:val="22"/>
              <w:szCs w:val="22"/>
              <w:lang w:val="fr-FR"/>
            </w:rPr>
          </w:pPr>
          <w:hyperlink w:anchor="_Toc49245236" w:history="1">
            <w:r w:rsidR="008E6516" w:rsidRPr="000D428D">
              <w:rPr>
                <w:rStyle w:val="Hyperlink"/>
                <w:rFonts w:cs="Times New Roman"/>
              </w:rPr>
              <w:t>8.3</w:t>
            </w:r>
            <w:r w:rsidR="008E6516">
              <w:rPr>
                <w:rFonts w:asciiTheme="minorHAnsi" w:eastAsiaTheme="minorEastAsia" w:hAnsiTheme="minorHAnsi" w:cstheme="minorBidi"/>
                <w:sz w:val="22"/>
                <w:szCs w:val="22"/>
                <w:lang w:val="fr-FR"/>
              </w:rPr>
              <w:tab/>
            </w:r>
            <w:r w:rsidR="008E6516" w:rsidRPr="000D428D">
              <w:rPr>
                <w:rStyle w:val="Hyperlink"/>
              </w:rPr>
              <w:t>TX Safety</w:t>
            </w:r>
            <w:r w:rsidR="008E6516">
              <w:rPr>
                <w:webHidden/>
              </w:rPr>
              <w:tab/>
            </w:r>
            <w:r w:rsidR="008E6516">
              <w:rPr>
                <w:webHidden/>
              </w:rPr>
              <w:fldChar w:fldCharType="begin"/>
            </w:r>
            <w:r w:rsidR="008E6516">
              <w:rPr>
                <w:webHidden/>
              </w:rPr>
              <w:instrText xml:space="preserve"> PAGEREF _Toc49245236 \h </w:instrText>
            </w:r>
            <w:r w:rsidR="008E6516">
              <w:rPr>
                <w:webHidden/>
              </w:rPr>
            </w:r>
            <w:r w:rsidR="008E6516">
              <w:rPr>
                <w:webHidden/>
              </w:rPr>
              <w:fldChar w:fldCharType="separate"/>
            </w:r>
            <w:r w:rsidR="008E6516">
              <w:rPr>
                <w:webHidden/>
              </w:rPr>
              <w:t>82</w:t>
            </w:r>
            <w:r w:rsidR="008E6516">
              <w:rPr>
                <w:webHidden/>
              </w:rPr>
              <w:fldChar w:fldCharType="end"/>
            </w:r>
          </w:hyperlink>
        </w:p>
        <w:p w14:paraId="212A26DF" w14:textId="63C9BE64" w:rsidR="008E6516" w:rsidRDefault="00665719">
          <w:pPr>
            <w:pStyle w:val="TOC3"/>
            <w:rPr>
              <w:rFonts w:asciiTheme="minorHAnsi" w:eastAsiaTheme="minorEastAsia" w:hAnsiTheme="minorHAnsi" w:cstheme="minorBidi"/>
              <w:sz w:val="22"/>
              <w:szCs w:val="22"/>
              <w:lang w:val="fr-FR"/>
            </w:rPr>
          </w:pPr>
          <w:hyperlink w:anchor="_Toc49245237" w:history="1">
            <w:r w:rsidR="008E6516" w:rsidRPr="000D428D">
              <w:rPr>
                <w:rStyle w:val="Hyperlink"/>
                <w:rFonts w:cs="Times New Roman"/>
              </w:rPr>
              <w:t>8.3.1</w:t>
            </w:r>
            <w:r w:rsidR="008E6516">
              <w:rPr>
                <w:rFonts w:asciiTheme="minorHAnsi" w:eastAsiaTheme="minorEastAsia" w:hAnsiTheme="minorHAnsi" w:cstheme="minorBidi"/>
                <w:sz w:val="22"/>
                <w:szCs w:val="22"/>
                <w:lang w:val="fr-FR"/>
              </w:rPr>
              <w:tab/>
            </w:r>
            <w:r w:rsidR="008E6516" w:rsidRPr="000D428D">
              <w:rPr>
                <w:rStyle w:val="Hyperlink"/>
              </w:rPr>
              <w:t>Phase measurement principle</w:t>
            </w:r>
            <w:r w:rsidR="008E6516">
              <w:rPr>
                <w:webHidden/>
              </w:rPr>
              <w:tab/>
            </w:r>
            <w:r w:rsidR="008E6516">
              <w:rPr>
                <w:webHidden/>
              </w:rPr>
              <w:fldChar w:fldCharType="begin"/>
            </w:r>
            <w:r w:rsidR="008E6516">
              <w:rPr>
                <w:webHidden/>
              </w:rPr>
              <w:instrText xml:space="preserve"> PAGEREF _Toc49245237 \h </w:instrText>
            </w:r>
            <w:r w:rsidR="008E6516">
              <w:rPr>
                <w:webHidden/>
              </w:rPr>
            </w:r>
            <w:r w:rsidR="008E6516">
              <w:rPr>
                <w:webHidden/>
              </w:rPr>
              <w:fldChar w:fldCharType="separate"/>
            </w:r>
            <w:r w:rsidR="008E6516">
              <w:rPr>
                <w:webHidden/>
              </w:rPr>
              <w:t>83</w:t>
            </w:r>
            <w:r w:rsidR="008E6516">
              <w:rPr>
                <w:webHidden/>
              </w:rPr>
              <w:fldChar w:fldCharType="end"/>
            </w:r>
          </w:hyperlink>
        </w:p>
        <w:p w14:paraId="6921F088" w14:textId="36003765" w:rsidR="008E6516" w:rsidRDefault="00665719">
          <w:pPr>
            <w:pStyle w:val="TOC3"/>
            <w:rPr>
              <w:rFonts w:asciiTheme="minorHAnsi" w:eastAsiaTheme="minorEastAsia" w:hAnsiTheme="minorHAnsi" w:cstheme="minorBidi"/>
              <w:sz w:val="22"/>
              <w:szCs w:val="22"/>
              <w:lang w:val="fr-FR"/>
            </w:rPr>
          </w:pPr>
          <w:hyperlink w:anchor="_Toc49245238" w:history="1">
            <w:r w:rsidR="008E6516" w:rsidRPr="000D428D">
              <w:rPr>
                <w:rStyle w:val="Hyperlink"/>
                <w:rFonts w:cs="Times New Roman"/>
              </w:rPr>
              <w:t>8.3.2</w:t>
            </w:r>
            <w:r w:rsidR="008E6516">
              <w:rPr>
                <w:rFonts w:asciiTheme="minorHAnsi" w:eastAsiaTheme="minorEastAsia" w:hAnsiTheme="minorHAnsi" w:cstheme="minorBidi"/>
                <w:sz w:val="22"/>
                <w:szCs w:val="22"/>
                <w:lang w:val="fr-FR"/>
              </w:rPr>
              <w:tab/>
            </w:r>
            <w:r w:rsidR="008E6516" w:rsidRPr="000D428D">
              <w:rPr>
                <w:rStyle w:val="Hyperlink"/>
              </w:rPr>
              <w:t>TX to TX delta phase variation.</w:t>
            </w:r>
            <w:r w:rsidR="008E6516">
              <w:rPr>
                <w:webHidden/>
              </w:rPr>
              <w:tab/>
            </w:r>
            <w:r w:rsidR="008E6516">
              <w:rPr>
                <w:webHidden/>
              </w:rPr>
              <w:fldChar w:fldCharType="begin"/>
            </w:r>
            <w:r w:rsidR="008E6516">
              <w:rPr>
                <w:webHidden/>
              </w:rPr>
              <w:instrText xml:space="preserve"> PAGEREF _Toc49245238 \h </w:instrText>
            </w:r>
            <w:r w:rsidR="008E6516">
              <w:rPr>
                <w:webHidden/>
              </w:rPr>
            </w:r>
            <w:r w:rsidR="008E6516">
              <w:rPr>
                <w:webHidden/>
              </w:rPr>
              <w:fldChar w:fldCharType="separate"/>
            </w:r>
            <w:r w:rsidR="008E6516">
              <w:rPr>
                <w:webHidden/>
              </w:rPr>
              <w:t>84</w:t>
            </w:r>
            <w:r w:rsidR="008E6516">
              <w:rPr>
                <w:webHidden/>
              </w:rPr>
              <w:fldChar w:fldCharType="end"/>
            </w:r>
          </w:hyperlink>
        </w:p>
        <w:p w14:paraId="56158D99" w14:textId="301196DF" w:rsidR="008E6516" w:rsidRDefault="00665719">
          <w:pPr>
            <w:pStyle w:val="TOC3"/>
            <w:rPr>
              <w:rFonts w:asciiTheme="minorHAnsi" w:eastAsiaTheme="minorEastAsia" w:hAnsiTheme="minorHAnsi" w:cstheme="minorBidi"/>
              <w:sz w:val="22"/>
              <w:szCs w:val="22"/>
              <w:lang w:val="fr-FR"/>
            </w:rPr>
          </w:pPr>
          <w:hyperlink w:anchor="_Toc49245239" w:history="1">
            <w:r w:rsidR="008E6516" w:rsidRPr="000D428D">
              <w:rPr>
                <w:rStyle w:val="Hyperlink"/>
                <w:rFonts w:cs="Times New Roman"/>
              </w:rPr>
              <w:t>8.3.3</w:t>
            </w:r>
            <w:r w:rsidR="008E6516">
              <w:rPr>
                <w:rFonts w:asciiTheme="minorHAnsi" w:eastAsiaTheme="minorEastAsia" w:hAnsiTheme="minorHAnsi" w:cstheme="minorBidi"/>
                <w:sz w:val="22"/>
                <w:szCs w:val="22"/>
                <w:lang w:val="fr-FR"/>
              </w:rPr>
              <w:tab/>
            </w:r>
            <w:r w:rsidR="008E6516" w:rsidRPr="000D428D">
              <w:rPr>
                <w:rStyle w:val="Hyperlink"/>
              </w:rPr>
              <w:t>TX Phase step measurement</w:t>
            </w:r>
            <w:r w:rsidR="008E6516">
              <w:rPr>
                <w:webHidden/>
              </w:rPr>
              <w:tab/>
            </w:r>
            <w:r w:rsidR="008E6516">
              <w:rPr>
                <w:webHidden/>
              </w:rPr>
              <w:fldChar w:fldCharType="begin"/>
            </w:r>
            <w:r w:rsidR="008E6516">
              <w:rPr>
                <w:webHidden/>
              </w:rPr>
              <w:instrText xml:space="preserve"> PAGEREF _Toc49245239 \h </w:instrText>
            </w:r>
            <w:r w:rsidR="008E6516">
              <w:rPr>
                <w:webHidden/>
              </w:rPr>
            </w:r>
            <w:r w:rsidR="008E6516">
              <w:rPr>
                <w:webHidden/>
              </w:rPr>
              <w:fldChar w:fldCharType="separate"/>
            </w:r>
            <w:r w:rsidR="008E6516">
              <w:rPr>
                <w:webHidden/>
              </w:rPr>
              <w:t>87</w:t>
            </w:r>
            <w:r w:rsidR="008E6516">
              <w:rPr>
                <w:webHidden/>
              </w:rPr>
              <w:fldChar w:fldCharType="end"/>
            </w:r>
          </w:hyperlink>
        </w:p>
        <w:p w14:paraId="13E6163A" w14:textId="7A60DE9A" w:rsidR="008E6516" w:rsidRDefault="00665719">
          <w:pPr>
            <w:pStyle w:val="TOC1"/>
            <w:rPr>
              <w:rFonts w:asciiTheme="minorHAnsi" w:eastAsiaTheme="minorEastAsia" w:hAnsiTheme="minorHAnsi" w:cstheme="minorBidi"/>
              <w:sz w:val="22"/>
              <w:szCs w:val="22"/>
              <w:lang w:val="fr-FR"/>
            </w:rPr>
          </w:pPr>
          <w:hyperlink w:anchor="_Toc49245240" w:history="1">
            <w:r w:rsidR="008E6516" w:rsidRPr="000D428D">
              <w:rPr>
                <w:rStyle w:val="Hyperlink"/>
                <w:rFonts w:cs="Times New Roman"/>
              </w:rPr>
              <w:t>9.</w:t>
            </w:r>
            <w:r w:rsidR="008E6516">
              <w:rPr>
                <w:rFonts w:asciiTheme="minorHAnsi" w:eastAsiaTheme="minorEastAsia" w:hAnsiTheme="minorHAnsi" w:cstheme="minorBidi"/>
                <w:sz w:val="22"/>
                <w:szCs w:val="22"/>
                <w:lang w:val="fr-FR"/>
              </w:rPr>
              <w:tab/>
            </w:r>
            <w:r w:rsidR="008E6516" w:rsidRPr="000D428D">
              <w:rPr>
                <w:rStyle w:val="Hyperlink"/>
              </w:rPr>
              <w:t>List of figures</w:t>
            </w:r>
            <w:r w:rsidR="008E6516">
              <w:rPr>
                <w:webHidden/>
              </w:rPr>
              <w:tab/>
            </w:r>
            <w:r w:rsidR="008E6516">
              <w:rPr>
                <w:webHidden/>
              </w:rPr>
              <w:fldChar w:fldCharType="begin"/>
            </w:r>
            <w:r w:rsidR="008E6516">
              <w:rPr>
                <w:webHidden/>
              </w:rPr>
              <w:instrText xml:space="preserve"> PAGEREF _Toc49245240 \h </w:instrText>
            </w:r>
            <w:r w:rsidR="008E6516">
              <w:rPr>
                <w:webHidden/>
              </w:rPr>
            </w:r>
            <w:r w:rsidR="008E6516">
              <w:rPr>
                <w:webHidden/>
              </w:rPr>
              <w:fldChar w:fldCharType="separate"/>
            </w:r>
            <w:r w:rsidR="008E6516">
              <w:rPr>
                <w:webHidden/>
              </w:rPr>
              <w:t>91</w:t>
            </w:r>
            <w:r w:rsidR="008E6516">
              <w:rPr>
                <w:webHidden/>
              </w:rPr>
              <w:fldChar w:fldCharType="end"/>
            </w:r>
          </w:hyperlink>
        </w:p>
        <w:p w14:paraId="7CEF7B45" w14:textId="5031381E" w:rsidR="008E6516" w:rsidRDefault="00665719">
          <w:pPr>
            <w:pStyle w:val="TOC1"/>
            <w:rPr>
              <w:rFonts w:asciiTheme="minorHAnsi" w:eastAsiaTheme="minorEastAsia" w:hAnsiTheme="minorHAnsi" w:cstheme="minorBidi"/>
              <w:sz w:val="22"/>
              <w:szCs w:val="22"/>
              <w:lang w:val="fr-FR"/>
            </w:rPr>
          </w:pPr>
          <w:hyperlink w:anchor="_Toc49245241" w:history="1">
            <w:r w:rsidR="008E6516" w:rsidRPr="000D428D">
              <w:rPr>
                <w:rStyle w:val="Hyperlink"/>
                <w:rFonts w:cs="Times New Roman"/>
              </w:rPr>
              <w:t>10.</w:t>
            </w:r>
            <w:r w:rsidR="008E6516">
              <w:rPr>
                <w:rFonts w:asciiTheme="minorHAnsi" w:eastAsiaTheme="minorEastAsia" w:hAnsiTheme="minorHAnsi" w:cstheme="minorBidi"/>
                <w:sz w:val="22"/>
                <w:szCs w:val="22"/>
                <w:lang w:val="fr-FR"/>
              </w:rPr>
              <w:tab/>
            </w:r>
            <w:r w:rsidR="008E6516" w:rsidRPr="000D428D">
              <w:rPr>
                <w:rStyle w:val="Hyperlink"/>
              </w:rPr>
              <w:t>List of tables</w:t>
            </w:r>
            <w:r w:rsidR="008E6516">
              <w:rPr>
                <w:webHidden/>
              </w:rPr>
              <w:tab/>
            </w:r>
            <w:r w:rsidR="008E6516">
              <w:rPr>
                <w:webHidden/>
              </w:rPr>
              <w:fldChar w:fldCharType="begin"/>
            </w:r>
            <w:r w:rsidR="008E6516">
              <w:rPr>
                <w:webHidden/>
              </w:rPr>
              <w:instrText xml:space="preserve"> PAGEREF _Toc49245241 \h </w:instrText>
            </w:r>
            <w:r w:rsidR="008E6516">
              <w:rPr>
                <w:webHidden/>
              </w:rPr>
            </w:r>
            <w:r w:rsidR="008E6516">
              <w:rPr>
                <w:webHidden/>
              </w:rPr>
              <w:fldChar w:fldCharType="separate"/>
            </w:r>
            <w:r w:rsidR="008E6516">
              <w:rPr>
                <w:webHidden/>
              </w:rPr>
              <w:t>92</w:t>
            </w:r>
            <w:r w:rsidR="008E6516">
              <w:rPr>
                <w:webHidden/>
              </w:rPr>
              <w:fldChar w:fldCharType="end"/>
            </w:r>
          </w:hyperlink>
        </w:p>
        <w:p w14:paraId="37AA2D70" w14:textId="1AE305B0" w:rsidR="001753B3" w:rsidRDefault="001753B3" w:rsidP="001753B3">
          <w:r>
            <w:rPr>
              <w:b/>
              <w:bCs/>
              <w:noProof/>
            </w:rPr>
            <w:fldChar w:fldCharType="end"/>
          </w:r>
        </w:p>
      </w:sdtContent>
    </w:sdt>
    <w:p w14:paraId="169DF10A" w14:textId="77777777" w:rsidR="001753B3" w:rsidRDefault="001753B3">
      <w:pPr>
        <w:pStyle w:val="Heading1"/>
        <w:sectPr w:rsidR="001753B3" w:rsidSect="00C608C4">
          <w:headerReference w:type="default" r:id="rId14"/>
          <w:footerReference w:type="default" r:id="rId15"/>
          <w:pgSz w:w="11900" w:h="15860" w:code="1"/>
          <w:pgMar w:top="1900" w:right="1000" w:bottom="2760" w:left="3000" w:header="0" w:footer="2530" w:gutter="0"/>
          <w:cols w:space="360"/>
          <w:docGrid w:linePitch="360"/>
        </w:sectPr>
      </w:pPr>
    </w:p>
    <w:p w14:paraId="4434CDD2" w14:textId="77777777" w:rsidR="001753B3" w:rsidRPr="00B13D5B" w:rsidRDefault="001753B3">
      <w:pPr>
        <w:pStyle w:val="Heading1"/>
      </w:pPr>
      <w:bookmarkStart w:id="1" w:name="_Toc49245156"/>
      <w:bookmarkStart w:id="2" w:name="_Toc31217911"/>
      <w:r>
        <w:t>Content</w:t>
      </w:r>
      <w:r w:rsidRPr="00B13D5B">
        <w:t>-README</w:t>
      </w:r>
      <w:bookmarkEnd w:id="1"/>
    </w:p>
    <w:p w14:paraId="38C8CC2E" w14:textId="77777777" w:rsidR="001753B3" w:rsidRPr="00B0642E" w:rsidRDefault="001753B3">
      <w:pPr>
        <w:pStyle w:val="Body"/>
      </w:pPr>
      <w:bookmarkStart w:id="3" w:name="_Hlk34384746"/>
      <w:r w:rsidRPr="00B0642E">
        <w:t>For each modifications of the document :</w:t>
      </w:r>
    </w:p>
    <w:p w14:paraId="0A4DC0DA" w14:textId="77777777" w:rsidR="001753B3" w:rsidRPr="00B0642E" w:rsidRDefault="001753B3">
      <w:pPr>
        <w:pStyle w:val="Body"/>
      </w:pPr>
      <w:r w:rsidRPr="00B0642E">
        <w:t>Make sure the document is locked in collabnet while you are modifying it</w:t>
      </w:r>
    </w:p>
    <w:p w14:paraId="63EC3140" w14:textId="77777777" w:rsidR="001753B3" w:rsidRPr="00B0642E" w:rsidRDefault="001753B3">
      <w:pPr>
        <w:pStyle w:val="Body"/>
      </w:pPr>
      <w:r w:rsidRPr="00B0642E">
        <w:t>Make sure you are starting from the last version in collabnet</w:t>
      </w:r>
    </w:p>
    <w:p w14:paraId="772A5E15" w14:textId="4AAFF484" w:rsidR="001753B3" w:rsidRPr="00B0642E" w:rsidRDefault="001753B3">
      <w:pPr>
        <w:pStyle w:val="Body"/>
      </w:pPr>
      <w:r w:rsidRPr="00B0642E">
        <w:t xml:space="preserve">When modifying, as the document is in tracking mode &gt; Go to review&gt;accept all changes so that your modifications will be visible </w:t>
      </w:r>
    </w:p>
    <w:p w14:paraId="2F6832CE" w14:textId="77777777" w:rsidR="001753B3" w:rsidRPr="00B0642E" w:rsidRDefault="001753B3">
      <w:pPr>
        <w:pStyle w:val="Body"/>
      </w:pPr>
      <w:r w:rsidRPr="00B0642E">
        <w:t>Update revision history</w:t>
      </w:r>
    </w:p>
    <w:bookmarkEnd w:id="3"/>
    <w:p w14:paraId="4B71E752" w14:textId="77777777" w:rsidR="001753B3" w:rsidRPr="00754085" w:rsidRDefault="001753B3">
      <w:pPr>
        <w:pStyle w:val="Body"/>
      </w:pPr>
    </w:p>
    <w:p w14:paraId="6BC41080" w14:textId="4C134578" w:rsidR="001753B3" w:rsidRDefault="001753B3">
      <w:pPr>
        <w:pStyle w:val="Heading1"/>
      </w:pPr>
      <w:bookmarkStart w:id="4" w:name="_Toc49245157"/>
      <w:r>
        <w:t>RFBIST overview</w:t>
      </w:r>
      <w:bookmarkEnd w:id="2"/>
      <w:bookmarkEnd w:id="4"/>
    </w:p>
    <w:p w14:paraId="5BB9E4ED" w14:textId="2B71B334" w:rsidR="001753B3" w:rsidRDefault="001753B3">
      <w:pPr>
        <w:pStyle w:val="Body"/>
      </w:pPr>
      <w:r>
        <w:t>This document is the architectural description of the smartTRX Bist and is the technical answer to the requirement specification</w:t>
      </w:r>
      <w:r w:rsidR="00162303">
        <w:t xml:space="preserve"> (RS)</w:t>
      </w:r>
      <w:r>
        <w:t xml:space="preserve"> that can be found in DOORS :</w:t>
      </w:r>
    </w:p>
    <w:p w14:paraId="05903DA1" w14:textId="57B8F358" w:rsidR="001753B3" w:rsidRDefault="00665719">
      <w:pPr>
        <w:pStyle w:val="Body"/>
        <w:rPr>
          <w:rStyle w:val="Hyperlink"/>
        </w:rPr>
      </w:pPr>
      <w:hyperlink r:id="rId16" w:anchor="action=com.ibm.rdm.web.pages.showProjectDashboard&amp;componentURI=https%3A%2F%2Fdoorsng.nxp.com%2Frm%2Frm-projects%2F_r8ZsYRVKEeiLn-6Dce4MoA%2Fcomponents%2F_UmtRABLKEeqkS9nHNrfCpg&amp;oslc.configuration=https%3A%2F%2Fdoorsng.nxp.com%2Fgc%2Fconfiguration%2F136" w:history="1">
        <w:r w:rsidR="001753B3" w:rsidRPr="00152EDD">
          <w:rPr>
            <w:rStyle w:val="Hyperlink"/>
          </w:rPr>
          <w:t>https://doorsng.nxp.com/rm/web#action=com.ibm.rdm.web.pages.showProjectDashboard&amp;componentURI=https%3A%2F%2Fdoorsng.nxp.com%2Frm%2Frm-projects%2F_r8ZsYRVKEeiLn-6Dce4MoA%2Fcomponents%2F_UmtRABLKEeqkS9nHNrfCpg&amp;oslc.configuration=https%3A%2F%2Fdoorsng.nxp.com%2Fgc%2Fconfiguration%2F136</w:t>
        </w:r>
      </w:hyperlink>
    </w:p>
    <w:p w14:paraId="6D5C663C" w14:textId="0D7BCD7C" w:rsidR="00B75F5C" w:rsidRDefault="00B75F5C">
      <w:pPr>
        <w:pStyle w:val="Body"/>
      </w:pPr>
      <w:r w:rsidRPr="00B75F5C">
        <w:t xml:space="preserve">This document </w:t>
      </w:r>
      <w:r>
        <w:t>is supported by a feasibility document demonstrating the feasibility of the architectures chosen :</w:t>
      </w:r>
    </w:p>
    <w:p w14:paraId="6186CCC3" w14:textId="1651AED0" w:rsidR="00B75F5C" w:rsidRDefault="00665719">
      <w:pPr>
        <w:pStyle w:val="Body"/>
      </w:pPr>
      <w:hyperlink r:id="rId17" w:history="1">
        <w:r w:rsidR="00B75F5C" w:rsidRPr="00DC2257">
          <w:rPr>
            <w:rStyle w:val="Hyperlink"/>
          </w:rPr>
          <w:t>https://www.collabnet.nxp.com/sf/go/doc418673?nav=1&amp;pagenum=1&amp;pagesize=15</w:t>
        </w:r>
      </w:hyperlink>
    </w:p>
    <w:p w14:paraId="2B6FC47A" w14:textId="77777777" w:rsidR="00B75F5C" w:rsidRDefault="00B75F5C">
      <w:pPr>
        <w:pStyle w:val="Body"/>
      </w:pPr>
    </w:p>
    <w:p w14:paraId="1F81797C" w14:textId="1A2D8DF6" w:rsidR="00B75F5C" w:rsidRDefault="00B75F5C">
      <w:pPr>
        <w:pStyle w:val="Body"/>
      </w:pPr>
      <w:r>
        <w:t>The status of th</w:t>
      </w:r>
      <w:r w:rsidR="00162303">
        <w:t>e</w:t>
      </w:r>
      <w:r>
        <w:t xml:space="preserve"> </w:t>
      </w:r>
      <w:r w:rsidR="00162303">
        <w:t xml:space="preserve">Architecture </w:t>
      </w:r>
      <w:r>
        <w:t>document is :</w:t>
      </w:r>
    </w:p>
    <w:p w14:paraId="6315C8B0" w14:textId="77777777" w:rsidR="00B75F5C" w:rsidRDefault="00B75F5C">
      <w:pPr>
        <w:pStyle w:val="Body"/>
        <w:numPr>
          <w:ilvl w:val="0"/>
          <w:numId w:val="47"/>
        </w:numPr>
      </w:pPr>
      <w:r>
        <w:t>Internally reviewed by the Bist team</w:t>
      </w:r>
    </w:p>
    <w:p w14:paraId="099901B0" w14:textId="0A6310FB" w:rsidR="001753B3" w:rsidRPr="005A5979" w:rsidRDefault="00B75F5C">
      <w:pPr>
        <w:pStyle w:val="Body"/>
        <w:numPr>
          <w:ilvl w:val="0"/>
          <w:numId w:val="47"/>
        </w:numPr>
      </w:pPr>
      <w:r>
        <w:t>Feasibility not fully finished. Open questions are in RED</w:t>
      </w:r>
      <w:r w:rsidR="00162303">
        <w:t xml:space="preserve"> (especially for the PPD)</w:t>
      </w:r>
    </w:p>
    <w:p w14:paraId="4DE27941" w14:textId="77777777" w:rsidR="001753B3" w:rsidRDefault="001753B3">
      <w:pPr>
        <w:pStyle w:val="Body"/>
      </w:pPr>
      <w:r>
        <w:t>The BIST means “Built in self test”. This corresponds to additional circuitry and process which allow to test the RFFE without the use of external instruments. This circuitry can be used for several goals :</w:t>
      </w:r>
    </w:p>
    <w:p w14:paraId="045294EC" w14:textId="77777777" w:rsidR="001753B3" w:rsidRDefault="001753B3">
      <w:pPr>
        <w:pStyle w:val="Body"/>
        <w:numPr>
          <w:ilvl w:val="0"/>
          <w:numId w:val="34"/>
        </w:numPr>
      </w:pPr>
      <w:r>
        <w:t>Safety : constant check (power detector) or at specific time during the radar sequence (safety time)</w:t>
      </w:r>
    </w:p>
    <w:p w14:paraId="6F27E132" w14:textId="77777777" w:rsidR="001753B3" w:rsidRDefault="001753B3">
      <w:pPr>
        <w:pStyle w:val="Body"/>
        <w:numPr>
          <w:ilvl w:val="0"/>
          <w:numId w:val="34"/>
        </w:numPr>
      </w:pPr>
      <w:r>
        <w:t>Calibration : information from the bist can be used for calibration</w:t>
      </w:r>
    </w:p>
    <w:p w14:paraId="67F73598" w14:textId="77777777" w:rsidR="001753B3" w:rsidRDefault="001753B3">
      <w:pPr>
        <w:pStyle w:val="Body"/>
        <w:numPr>
          <w:ilvl w:val="0"/>
          <w:numId w:val="34"/>
        </w:numPr>
      </w:pPr>
      <w:r>
        <w:t>Test : used by the tester as a replacement of external RF instruments</w:t>
      </w:r>
    </w:p>
    <w:p w14:paraId="11D000EE" w14:textId="77777777" w:rsidR="001753B3" w:rsidRDefault="001753B3">
      <w:pPr>
        <w:pStyle w:val="Body"/>
        <w:numPr>
          <w:ilvl w:val="0"/>
          <w:numId w:val="34"/>
        </w:numPr>
      </w:pPr>
      <w:r>
        <w:t>Lab : can be used in the lab to replace external equipments</w:t>
      </w:r>
    </w:p>
    <w:p w14:paraId="73C075D6" w14:textId="3862D135" w:rsidR="001753B3" w:rsidRDefault="001753B3">
      <w:pPr>
        <w:pStyle w:val="Body"/>
      </w:pPr>
    </w:p>
    <w:p w14:paraId="32865DEB" w14:textId="77777777" w:rsidR="00162303" w:rsidRDefault="00162303">
      <w:pPr>
        <w:pStyle w:val="Body"/>
      </w:pPr>
    </w:p>
    <w:p w14:paraId="4200BBD7" w14:textId="4C22DF0D" w:rsidR="00162303" w:rsidRDefault="00162303" w:rsidP="009E73A4">
      <w:pPr>
        <w:pStyle w:val="Caption"/>
        <w:jc w:val="center"/>
      </w:pPr>
      <w:bookmarkStart w:id="5" w:name="_Toc42511825"/>
      <w:r>
        <w:rPr>
          <w:noProof/>
        </w:rPr>
        <w:drawing>
          <wp:anchor distT="0" distB="0" distL="114300" distR="114300" simplePos="0" relativeHeight="251671040" behindDoc="0" locked="0" layoutInCell="1" allowOverlap="1" wp14:anchorId="6A0ECC1B" wp14:editId="31221D3A">
            <wp:simplePos x="0" y="0"/>
            <wp:positionH relativeFrom="column">
              <wp:posOffset>-477904</wp:posOffset>
            </wp:positionH>
            <wp:positionV relativeFrom="paragraph">
              <wp:posOffset>0</wp:posOffset>
            </wp:positionV>
            <wp:extent cx="5016500" cy="2741295"/>
            <wp:effectExtent l="0" t="0" r="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6500" cy="2741295"/>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E026AC">
        <w:rPr>
          <w:noProof/>
        </w:rPr>
        <w:t>1</w:t>
      </w:r>
      <w:r>
        <w:fldChar w:fldCharType="end"/>
      </w:r>
      <w:r>
        <w:t xml:space="preserve"> U</w:t>
      </w:r>
      <w:r w:rsidR="00B43069">
        <w:t>s</w:t>
      </w:r>
      <w:r>
        <w:t>e of the BIST during operation</w:t>
      </w:r>
      <w:bookmarkEnd w:id="5"/>
    </w:p>
    <w:p w14:paraId="62A7AC70" w14:textId="3D058905" w:rsidR="00162303" w:rsidRDefault="00162303">
      <w:pPr>
        <w:pStyle w:val="Body"/>
      </w:pPr>
    </w:p>
    <w:p w14:paraId="6F310B99" w14:textId="0958D0A7" w:rsidR="00162303" w:rsidRDefault="00162303">
      <w:pPr>
        <w:pStyle w:val="Body"/>
      </w:pPr>
    </w:p>
    <w:p w14:paraId="047C8765" w14:textId="5AEE69EA" w:rsidR="00162303" w:rsidRDefault="00162303">
      <w:pPr>
        <w:pStyle w:val="Body"/>
      </w:pPr>
    </w:p>
    <w:p w14:paraId="3975889B" w14:textId="3F5C39BC" w:rsidR="001753B3" w:rsidRDefault="003F0A3B">
      <w:pPr>
        <w:pStyle w:val="Body"/>
      </w:pPr>
      <w:r>
        <w:t>During operation BIST can be used at startup (for calibration and fault injection), before each chirp frame (for calibration)</w:t>
      </w:r>
      <w:r w:rsidR="001753B3">
        <w:t xml:space="preserve"> and </w:t>
      </w:r>
      <w:r>
        <w:t>after the frame (</w:t>
      </w:r>
      <w:r w:rsidR="001753B3">
        <w:t>safety</w:t>
      </w:r>
      <w:r>
        <w:t>)</w:t>
      </w:r>
      <w:r w:rsidR="001753B3">
        <w:t xml:space="preserve"> There is no use of the Bist during chirping operations or between chirps [</w:t>
      </w:r>
      <w:hyperlink r:id="rId19" w:history="1">
        <w:r w:rsidR="001753B3" w:rsidRPr="00141ED5">
          <w:rPr>
            <w:rStyle w:val="Hyperlink"/>
          </w:rPr>
          <w:t>art1098945</w:t>
        </w:r>
      </w:hyperlink>
      <w:r w:rsidR="001753B3">
        <w:t>][</w:t>
      </w:r>
      <w:hyperlink r:id="rId20" w:history="1">
        <w:r w:rsidR="001753B3" w:rsidRPr="00662D11">
          <w:rPr>
            <w:rStyle w:val="Hyperlink"/>
          </w:rPr>
          <w:t>artf1098974</w:t>
        </w:r>
      </w:hyperlink>
      <w:r w:rsidR="001753B3">
        <w:t>]</w:t>
      </w:r>
      <w:r>
        <w:t>. Usually the chirp is controlled by the software through SPI.</w:t>
      </w:r>
    </w:p>
    <w:p w14:paraId="6D067181" w14:textId="0B41D043" w:rsidR="001753B3" w:rsidRDefault="001753B3">
      <w:pPr>
        <w:pStyle w:val="Body"/>
      </w:pPr>
      <w:r>
        <w:t xml:space="preserve"> </w:t>
      </w:r>
    </w:p>
    <w:p w14:paraId="2B3D61D8" w14:textId="4FA94D2D" w:rsidR="001753B3" w:rsidRDefault="001753B3">
      <w:pPr>
        <w:pStyle w:val="Body"/>
      </w:pPr>
      <w:r>
        <w:t>The BIST is split into 3 categories which are described in 3 chapters :</w:t>
      </w:r>
    </w:p>
    <w:p w14:paraId="6CDF583C" w14:textId="501FA69B" w:rsidR="001753B3" w:rsidRDefault="001753B3">
      <w:pPr>
        <w:pStyle w:val="Body"/>
        <w:numPr>
          <w:ilvl w:val="0"/>
          <w:numId w:val="35"/>
        </w:numPr>
      </w:pPr>
      <w:r>
        <w:t xml:space="preserve">peak detector allows to measure the power level at different </w:t>
      </w:r>
      <w:r w:rsidR="003F0A3B">
        <w:t xml:space="preserve">locations </w:t>
      </w:r>
      <w:r>
        <w:t>of the circuit</w:t>
      </w:r>
      <w:r w:rsidR="003F0A3B">
        <w:t xml:space="preserve"> </w:t>
      </w:r>
    </w:p>
    <w:p w14:paraId="4F48DB8D" w14:textId="36897862" w:rsidR="001753B3" w:rsidRDefault="001753B3">
      <w:pPr>
        <w:pStyle w:val="Body"/>
        <w:numPr>
          <w:ilvl w:val="0"/>
          <w:numId w:val="35"/>
        </w:numPr>
      </w:pPr>
      <w:r>
        <w:t xml:space="preserve">RXBist : generate RF or baseband source to test the Receivers. It includes an analog and a digital </w:t>
      </w:r>
      <w:r w:rsidR="003F0A3B">
        <w:t xml:space="preserve">control </w:t>
      </w:r>
      <w:r>
        <w:t>part</w:t>
      </w:r>
    </w:p>
    <w:p w14:paraId="391B7D79" w14:textId="0B2A63BB" w:rsidR="001753B3" w:rsidRDefault="001753B3">
      <w:pPr>
        <w:pStyle w:val="Body"/>
        <w:numPr>
          <w:ilvl w:val="0"/>
          <w:numId w:val="35"/>
        </w:numPr>
      </w:pPr>
      <w:r>
        <w:t xml:space="preserve">TXBist : Measure TX </w:t>
      </w:r>
      <w:r w:rsidR="003F0A3B">
        <w:t>phase difference</w:t>
      </w:r>
      <w:r>
        <w:t xml:space="preserve">. </w:t>
      </w:r>
      <w:r w:rsidR="003F0A3B">
        <w:t>It consist on an analog part which after digital conversion is processed by the software</w:t>
      </w:r>
    </w:p>
    <w:p w14:paraId="6EA96F35" w14:textId="104F4ED5" w:rsidR="001753B3" w:rsidRDefault="001753B3">
      <w:pPr>
        <w:pStyle w:val="Body"/>
      </w:pPr>
    </w:p>
    <w:p w14:paraId="4BF6E893" w14:textId="77777777" w:rsidR="00B43069" w:rsidRDefault="00FE27DB">
      <w:pPr>
        <w:keepNext/>
      </w:pPr>
      <w:r w:rsidRPr="00FE27DB">
        <w:rPr>
          <w:noProof/>
        </w:rPr>
        <w:drawing>
          <wp:inline distT="0" distB="0" distL="0" distR="0" wp14:anchorId="36BC3C55" wp14:editId="04C80634">
            <wp:extent cx="5016500" cy="28219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2821940"/>
                    </a:xfrm>
                    <a:prstGeom prst="rect">
                      <a:avLst/>
                    </a:prstGeom>
                  </pic:spPr>
                </pic:pic>
              </a:graphicData>
            </a:graphic>
          </wp:inline>
        </w:drawing>
      </w:r>
    </w:p>
    <w:p w14:paraId="44D1FFB7" w14:textId="5E935D4F" w:rsidR="001753B3" w:rsidRDefault="00B43069" w:rsidP="00C84A2D">
      <w:pPr>
        <w:pStyle w:val="Caption"/>
        <w:jc w:val="center"/>
      </w:pPr>
      <w:r>
        <w:t xml:space="preserve">Figure </w:t>
      </w:r>
      <w:r>
        <w:rPr>
          <w:b w:val="0"/>
          <w:bCs w:val="0"/>
        </w:rPr>
        <w:fldChar w:fldCharType="begin"/>
      </w:r>
      <w:r>
        <w:instrText xml:space="preserve"> SEQ Figure \* ARABIC </w:instrText>
      </w:r>
      <w:r>
        <w:rPr>
          <w:b w:val="0"/>
          <w:bCs w:val="0"/>
        </w:rPr>
        <w:fldChar w:fldCharType="separate"/>
      </w:r>
      <w:r w:rsidR="00E026AC">
        <w:rPr>
          <w:noProof/>
        </w:rPr>
        <w:t>2</w:t>
      </w:r>
      <w:r>
        <w:rPr>
          <w:b w:val="0"/>
          <w:bCs w:val="0"/>
        </w:rPr>
        <w:fldChar w:fldCharType="end"/>
      </w:r>
      <w:r>
        <w:t>:</w:t>
      </w:r>
      <w:r w:rsidRPr="00B43069">
        <w:t xml:space="preserve"> General  block diagram overview</w:t>
      </w:r>
    </w:p>
    <w:p w14:paraId="45F523F4" w14:textId="77777777" w:rsidR="001753B3" w:rsidRDefault="001753B3" w:rsidP="00C84A2D">
      <w:pPr>
        <w:ind w:left="0"/>
      </w:pPr>
    </w:p>
    <w:p w14:paraId="68711D35" w14:textId="6B9865AD" w:rsidR="001753B3" w:rsidRDefault="001753B3">
      <w:pPr>
        <w:pStyle w:val="Heading2"/>
      </w:pPr>
      <w:bookmarkStart w:id="6" w:name="_Toc49245158"/>
      <w:r>
        <w:t>Bist in Master / slave mode</w:t>
      </w:r>
      <w:bookmarkEnd w:id="6"/>
    </w:p>
    <w:p w14:paraId="5081950F" w14:textId="3C3AF175" w:rsidR="00F7276E" w:rsidRPr="005A5979" w:rsidRDefault="003F0A3B">
      <w:pPr>
        <w:pStyle w:val="Body"/>
      </w:pPr>
      <w:r>
        <w:t xml:space="preserve">The BIST is the slave of the software. The startup, powerdown are controlled by SPI. </w:t>
      </w:r>
      <w:r w:rsidR="00F7276E">
        <w:t xml:space="preserve">The </w:t>
      </w:r>
      <w:r>
        <w:t xml:space="preserve">phase </w:t>
      </w:r>
      <w:r w:rsidR="00F7276E">
        <w:t>synchronization between chips for the rX is managed through the trig_start control signal</w:t>
      </w:r>
    </w:p>
    <w:p w14:paraId="567A64BA" w14:textId="77777777" w:rsidR="001753B3" w:rsidRDefault="001753B3">
      <w:pPr>
        <w:pStyle w:val="Body"/>
      </w:pPr>
    </w:p>
    <w:p w14:paraId="307711AE" w14:textId="77777777" w:rsidR="001753B3" w:rsidRPr="00B0642E" w:rsidRDefault="001753B3">
      <w:pPr>
        <w:pStyle w:val="Body"/>
        <w:sectPr w:rsidR="001753B3" w:rsidRPr="00B0642E" w:rsidSect="00C608C4">
          <w:headerReference w:type="default" r:id="rId22"/>
          <w:footerReference w:type="default" r:id="rId23"/>
          <w:pgSz w:w="11900" w:h="15860" w:code="150"/>
          <w:pgMar w:top="1900" w:right="1000" w:bottom="1060" w:left="3000" w:header="0" w:footer="774" w:gutter="0"/>
          <w:cols w:space="360"/>
          <w:docGrid w:linePitch="360"/>
        </w:sectPr>
      </w:pPr>
    </w:p>
    <w:p w14:paraId="62EE1F71" w14:textId="56ED85D7" w:rsidR="001753B3" w:rsidRDefault="001753B3">
      <w:pPr>
        <w:pStyle w:val="Heading1"/>
      </w:pPr>
      <w:bookmarkStart w:id="7" w:name="_Toc36056684"/>
      <w:bookmarkStart w:id="8" w:name="_Ref35451764"/>
      <w:bookmarkStart w:id="9" w:name="_Toc49245159"/>
      <w:bookmarkStart w:id="10" w:name="_Ref27487272"/>
      <w:bookmarkEnd w:id="7"/>
      <w:r>
        <w:t>peak detector</w:t>
      </w:r>
      <w:bookmarkEnd w:id="8"/>
      <w:bookmarkEnd w:id="9"/>
      <w:r w:rsidR="00225DBE">
        <w:t xml:space="preserve"> (PPD)</w:t>
      </w:r>
    </w:p>
    <w:p w14:paraId="64392D15" w14:textId="77777777" w:rsidR="001753B3" w:rsidRDefault="001753B3">
      <w:pPr>
        <w:pStyle w:val="Heading2"/>
      </w:pPr>
      <w:bookmarkStart w:id="11" w:name="_Toc31217914"/>
      <w:bookmarkStart w:id="12" w:name="_Toc49245160"/>
      <w:r>
        <w:t>Description and Block diagram</w:t>
      </w:r>
      <w:bookmarkEnd w:id="11"/>
      <w:bookmarkEnd w:id="12"/>
    </w:p>
    <w:p w14:paraId="5F3DC3FE" w14:textId="77777777" w:rsidR="00225DBE" w:rsidRDefault="001753B3">
      <w:pPr>
        <w:pStyle w:val="Body"/>
      </w:pPr>
      <w:r>
        <w:t>Peak detector</w:t>
      </w:r>
      <w:r w:rsidRPr="00B0642E">
        <w:t xml:space="preserve"> </w:t>
      </w:r>
      <w:r>
        <w:t>is</w:t>
      </w:r>
      <w:r w:rsidRPr="00B0642E">
        <w:t xml:space="preserve"> based on voltage detection.</w:t>
      </w:r>
      <w:r w:rsidR="00225DBE">
        <w:t xml:space="preserve"> It is then up to the integrator to make sure the power=&gt;voltage conversion is correct (in the range of voltage as defined in the electrical specification, constant impedance to avoid error due to power=&gt; voltage conversion).</w:t>
      </w:r>
    </w:p>
    <w:p w14:paraId="00836236" w14:textId="0967C69B" w:rsidR="001753B3" w:rsidRDefault="001753B3">
      <w:pPr>
        <w:pStyle w:val="Body"/>
      </w:pPr>
      <w:r w:rsidRPr="00B0642E">
        <w:t xml:space="preserve"> </w:t>
      </w:r>
      <w:r>
        <w:t>T</w:t>
      </w:r>
      <w:r w:rsidRPr="00B0642E">
        <w:t>he peak detector is accurate</w:t>
      </w:r>
      <w:r>
        <w:t xml:space="preserve">, has a high dynamic </w:t>
      </w:r>
      <w:r w:rsidRPr="00B0642E">
        <w:t xml:space="preserve">but </w:t>
      </w:r>
      <w:r>
        <w:t xml:space="preserve">is not linear and </w:t>
      </w:r>
      <w:r w:rsidRPr="00B0642E">
        <w:t xml:space="preserve">needs postprocessing </w:t>
      </w:r>
      <w:r w:rsidR="00225DBE">
        <w:t>conversion to get a voltage information independent of the temperature based on a temperature compensation conversion and a reference curve</w:t>
      </w:r>
      <w:r w:rsidRPr="00B0642E">
        <w:t xml:space="preserve">. </w:t>
      </w:r>
      <w:r w:rsidR="00E044D5">
        <w:t>The system is based on a 2 steps measurement (RF and without RF) to be insensitive of analog offsets.</w:t>
      </w:r>
      <w:r w:rsidR="00225DBE">
        <w:t xml:space="preserve"> IT is up to the integrato</w:t>
      </w:r>
      <w:r w:rsidR="00BD4755">
        <w:t>r</w:t>
      </w:r>
      <w:r w:rsidR="00225DBE">
        <w:t xml:space="preserve"> to make sure the “off mode” is supported and gives sufficient attenuation.</w:t>
      </w:r>
    </w:p>
    <w:p w14:paraId="4B5B7474" w14:textId="08F9DE12" w:rsidR="001753B3" w:rsidRDefault="001753B3">
      <w:pPr>
        <w:pStyle w:val="Body"/>
      </w:pPr>
      <w:r>
        <w:t>Rms detector is not supported in smarttrx</w:t>
      </w:r>
    </w:p>
    <w:p w14:paraId="5C8DB773" w14:textId="0BFA5FF3" w:rsidR="001753B3" w:rsidRDefault="00AA6F07" w:rsidP="00842529">
      <w:pPr>
        <w:pStyle w:val="Body"/>
      </w:pPr>
      <w:r>
        <w:rPr>
          <w:noProof/>
        </w:rPr>
        <mc:AlternateContent>
          <mc:Choice Requires="wps">
            <w:drawing>
              <wp:anchor distT="0" distB="0" distL="114300" distR="114300" simplePos="0" relativeHeight="251616768" behindDoc="0" locked="0" layoutInCell="1" allowOverlap="1" wp14:anchorId="7D170EB0" wp14:editId="5DE3454F">
                <wp:simplePos x="0" y="0"/>
                <wp:positionH relativeFrom="column">
                  <wp:posOffset>69850</wp:posOffset>
                </wp:positionH>
                <wp:positionV relativeFrom="paragraph">
                  <wp:posOffset>2550160</wp:posOffset>
                </wp:positionV>
                <wp:extent cx="50165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6002E026" w14:textId="6447FD23" w:rsidR="00FF2D65" w:rsidRDefault="00FF2D65" w:rsidP="001753B3">
                            <w:pPr>
                              <w:pStyle w:val="Caption"/>
                              <w:jc w:val="center"/>
                            </w:pPr>
                            <w:bookmarkStart w:id="13" w:name="_Toc42070781"/>
                            <w:bookmarkStart w:id="14" w:name="_Toc42511826"/>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Coupler+PPD block diagram</w:t>
                            </w:r>
                            <w:bookmarkEnd w:id="13"/>
                            <w:bookmarkEnd w:id="14"/>
                          </w:p>
                          <w:p w14:paraId="31FA18A7" w14:textId="77777777" w:rsidR="00FF2D65" w:rsidRPr="005A5979" w:rsidRDefault="00FF2D65" w:rsidP="005A59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170EB0" id="_x0000_t202" coordsize="21600,21600" o:spt="202" path="m,l,21600r21600,l21600,xe">
                <v:stroke joinstyle="miter"/>
                <v:path gradientshapeok="t" o:connecttype="rect"/>
              </v:shapetype>
              <v:shape id="Text Box 20" o:spid="_x0000_s1026" type="#_x0000_t202" style="position:absolute;margin-left:5.5pt;margin-top:200.8pt;width:39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" stroked="f">
                <v:textbox style="mso-fit-shape-to-text:t" inset="0,0,0,0">
                  <w:txbxContent>
                    <w:p w14:paraId="6002E026" w14:textId="6447FD23" w:rsidR="00FF2D65" w:rsidRDefault="00FF2D65" w:rsidP="001753B3">
                      <w:pPr>
                        <w:pStyle w:val="Caption"/>
                        <w:jc w:val="center"/>
                      </w:pPr>
                      <w:bookmarkStart w:id="15" w:name="_Toc42070781"/>
                      <w:bookmarkStart w:id="16" w:name="_Toc42511826"/>
                      <w:r>
                        <w:t xml:space="preserve">Figure </w:t>
                      </w:r>
                      <w:r>
                        <w:fldChar w:fldCharType="begin"/>
                      </w:r>
                      <w:r>
                        <w:instrText xml:space="preserve"> SEQ Figure \* ARABIC </w:instrText>
                      </w:r>
                      <w:r>
                        <w:fldChar w:fldCharType="separate"/>
                      </w:r>
                      <w:r>
                        <w:rPr>
                          <w:noProof/>
                        </w:rPr>
                        <w:t>3</w:t>
                      </w:r>
                      <w:r>
                        <w:rPr>
                          <w:noProof/>
                        </w:rPr>
                        <w:fldChar w:fldCharType="end"/>
                      </w:r>
                      <w:r>
                        <w:rPr>
                          <w:noProof/>
                        </w:rPr>
                        <w:t>:</w:t>
                      </w:r>
                      <w:r>
                        <w:t xml:space="preserve"> Coupler+PPD block diagram</w:t>
                      </w:r>
                      <w:bookmarkEnd w:id="15"/>
                      <w:bookmarkEnd w:id="16"/>
                    </w:p>
                    <w:p w14:paraId="31FA18A7" w14:textId="77777777" w:rsidR="00FF2D65" w:rsidRPr="005A5979" w:rsidRDefault="00FF2D65" w:rsidP="005A5979"/>
                  </w:txbxContent>
                </v:textbox>
                <w10:wrap type="square"/>
              </v:shape>
            </w:pict>
          </mc:Fallback>
        </mc:AlternateContent>
      </w:r>
      <w:r w:rsidRPr="008E730A">
        <w:rPr>
          <w:noProof/>
        </w:rPr>
        <w:drawing>
          <wp:anchor distT="0" distB="0" distL="114300" distR="114300" simplePos="0" relativeHeight="251676160" behindDoc="0" locked="0" layoutInCell="1" allowOverlap="1" wp14:anchorId="37631595" wp14:editId="3318BFF5">
            <wp:simplePos x="0" y="0"/>
            <wp:positionH relativeFrom="column">
              <wp:posOffset>-254000</wp:posOffset>
            </wp:positionH>
            <wp:positionV relativeFrom="paragraph">
              <wp:posOffset>596900</wp:posOffset>
            </wp:positionV>
            <wp:extent cx="5016500" cy="19304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3501" b="18092"/>
                    <a:stretch/>
                  </pic:blipFill>
                  <pic:spPr bwMode="auto">
                    <a:xfrm>
                      <a:off x="0" y="0"/>
                      <a:ext cx="5016500" cy="1930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73A4">
        <w:t xml:space="preserve">PPD is </w:t>
      </w:r>
      <w:r w:rsidR="00225DBE">
        <w:t>composed of a PPD core that can be measured directly by the ATB ADC (single ended ADC conversion). In some cases where the input level measured is too low a PPD amp with some voltage amplification must be added. In this case the ADC ATB is using the differential conversion mode</w:t>
      </w:r>
      <w:bookmarkStart w:id="17" w:name="_Toc31217915"/>
      <w:bookmarkStart w:id="18" w:name="_Toc49245161"/>
      <w:r w:rsidR="001753B3">
        <w:t>General Functionality and Operational mode</w:t>
      </w:r>
      <w:bookmarkEnd w:id="17"/>
      <w:bookmarkEnd w:id="18"/>
    </w:p>
    <w:p w14:paraId="40BDCD00" w14:textId="726D1FCE" w:rsidR="001753B3" w:rsidRDefault="00E044D5">
      <w:pPr>
        <w:pStyle w:val="Body"/>
      </w:pPr>
      <w:r>
        <w:t>Below is describes the list of PPD currently planned to be used in the RFE with its corresponding range and accuracy. The PPD analog informations are sent to the ATB ADC or TX ADC to optimize the measurement time (parallelization)</w:t>
      </w:r>
    </w:p>
    <w:tbl>
      <w:tblPr>
        <w:tblW w:w="7928" w:type="dxa"/>
        <w:tblCellMar>
          <w:left w:w="70" w:type="dxa"/>
          <w:right w:w="70" w:type="dxa"/>
        </w:tblCellMar>
        <w:tblLook w:val="04A0" w:firstRow="1" w:lastRow="0" w:firstColumn="1" w:lastColumn="0" w:noHBand="0" w:noVBand="1"/>
        <w:tblPrChange w:id="19" w:author="Ayoub Rifai" w:date="2021-03-23T11:43:00Z">
          <w:tblPr>
            <w:tblW w:w="9980" w:type="dxa"/>
            <w:tblCellMar>
              <w:left w:w="70" w:type="dxa"/>
              <w:right w:w="70" w:type="dxa"/>
            </w:tblCellMar>
            <w:tblLook w:val="04A0" w:firstRow="1" w:lastRow="0" w:firstColumn="1" w:lastColumn="0" w:noHBand="0" w:noVBand="1"/>
          </w:tblPr>
        </w:tblPrChange>
      </w:tblPr>
      <w:tblGrid>
        <w:gridCol w:w="1546"/>
        <w:gridCol w:w="363"/>
        <w:gridCol w:w="1303"/>
        <w:gridCol w:w="603"/>
        <w:gridCol w:w="723"/>
        <w:gridCol w:w="1887"/>
        <w:gridCol w:w="1111"/>
        <w:gridCol w:w="392"/>
        <w:tblGridChange w:id="20">
          <w:tblGrid>
            <w:gridCol w:w="1660"/>
            <w:gridCol w:w="710"/>
            <w:gridCol w:w="1460"/>
            <w:gridCol w:w="730"/>
            <w:gridCol w:w="937"/>
            <w:gridCol w:w="2039"/>
            <w:gridCol w:w="844"/>
            <w:gridCol w:w="1600"/>
          </w:tblGrid>
        </w:tblGridChange>
      </w:tblGrid>
      <w:tr w:rsidR="00BD4755" w:rsidRPr="00BD4755" w:rsidDel="004518AB" w14:paraId="5C0336A3" w14:textId="035E4328" w:rsidTr="004518AB">
        <w:trPr>
          <w:gridAfter w:val="1"/>
          <w:wAfter w:w="392" w:type="dxa"/>
          <w:trHeight w:val="975"/>
          <w:del w:id="21" w:author="Ayoub Rifai" w:date="2021-03-23T11:43:00Z"/>
          <w:trPrChange w:id="22" w:author="Ayoub Rifai" w:date="2021-03-23T11:43:00Z">
            <w:trPr>
              <w:trHeight w:val="975"/>
            </w:trPr>
          </w:trPrChange>
        </w:trPr>
        <w:tc>
          <w:tcPr>
            <w:tcW w:w="1546" w:type="dxa"/>
            <w:tcBorders>
              <w:top w:val="single" w:sz="8" w:space="0" w:color="FFFFFF"/>
              <w:left w:val="single" w:sz="8" w:space="0" w:color="FFFFFF"/>
              <w:bottom w:val="single" w:sz="12" w:space="0" w:color="FFFFFF"/>
              <w:right w:val="single" w:sz="8" w:space="0" w:color="FFFFFF"/>
            </w:tcBorders>
            <w:shd w:val="clear" w:color="000000" w:fill="F9B500"/>
            <w:vAlign w:val="center"/>
            <w:hideMark/>
            <w:tcPrChange w:id="23" w:author="Ayoub Rifai" w:date="2021-03-23T11:43:00Z">
              <w:tcPr>
                <w:tcW w:w="1660" w:type="dxa"/>
                <w:tcBorders>
                  <w:top w:val="single" w:sz="8" w:space="0" w:color="FFFFFF"/>
                  <w:left w:val="single" w:sz="8" w:space="0" w:color="FFFFFF"/>
                  <w:bottom w:val="single" w:sz="12" w:space="0" w:color="FFFFFF"/>
                  <w:right w:val="single" w:sz="8" w:space="0" w:color="FFFFFF"/>
                </w:tcBorders>
                <w:shd w:val="clear" w:color="000000" w:fill="F9B500"/>
                <w:vAlign w:val="center"/>
                <w:hideMark/>
              </w:tcPr>
            </w:tcPrChange>
          </w:tcPr>
          <w:p w14:paraId="1AA9A604" w14:textId="35C73FD5" w:rsidR="00BD4755" w:rsidRPr="00BD4755" w:rsidDel="004518AB" w:rsidRDefault="00BD4755" w:rsidP="00BD4755">
            <w:pPr>
              <w:ind w:left="0"/>
              <w:rPr>
                <w:del w:id="24" w:author="Ayoub Rifai" w:date="2021-03-23T11:43:00Z"/>
                <w:b/>
                <w:bCs/>
                <w:color w:val="000000"/>
                <w:lang w:val="fr-FR" w:eastAsia="zh-CN"/>
              </w:rPr>
            </w:pPr>
            <w:bookmarkStart w:id="25" w:name="_GoBack"/>
            <w:bookmarkEnd w:id="25"/>
            <w:del w:id="26" w:author="Ayoub Rifai" w:date="2021-03-23T11:43:00Z">
              <w:r w:rsidRPr="00BD4755" w:rsidDel="004518AB">
                <w:rPr>
                  <w:b/>
                  <w:bCs/>
                  <w:color w:val="000000"/>
                  <w:lang w:val="fr-FR" w:eastAsia="zh-CN"/>
                </w:rPr>
                <w:delText>blocks</w:delText>
              </w:r>
            </w:del>
          </w:p>
        </w:tc>
        <w:tc>
          <w:tcPr>
            <w:tcW w:w="2269" w:type="dxa"/>
            <w:gridSpan w:val="3"/>
            <w:tcBorders>
              <w:top w:val="single" w:sz="8" w:space="0" w:color="FFFFFF"/>
              <w:left w:val="nil"/>
              <w:bottom w:val="single" w:sz="12" w:space="0" w:color="FFFFFF"/>
              <w:right w:val="single" w:sz="8" w:space="0" w:color="FFFFFF"/>
            </w:tcBorders>
            <w:shd w:val="clear" w:color="000000" w:fill="F9B500"/>
            <w:vAlign w:val="center"/>
            <w:hideMark/>
            <w:tcPrChange w:id="27" w:author="Ayoub Rifai" w:date="2021-03-23T11:43:00Z">
              <w:tcPr>
                <w:tcW w:w="2900" w:type="dxa"/>
                <w:gridSpan w:val="3"/>
                <w:tcBorders>
                  <w:top w:val="single" w:sz="8" w:space="0" w:color="FFFFFF"/>
                  <w:left w:val="nil"/>
                  <w:bottom w:val="single" w:sz="12" w:space="0" w:color="FFFFFF"/>
                  <w:right w:val="single" w:sz="8" w:space="0" w:color="FFFFFF"/>
                </w:tcBorders>
                <w:shd w:val="clear" w:color="000000" w:fill="F9B500"/>
                <w:vAlign w:val="center"/>
                <w:hideMark/>
              </w:tcPr>
            </w:tcPrChange>
          </w:tcPr>
          <w:p w14:paraId="795296A8" w14:textId="748452C3" w:rsidR="00BD4755" w:rsidRPr="00BD4755" w:rsidDel="004518AB" w:rsidRDefault="00BD4755" w:rsidP="00BD4755">
            <w:pPr>
              <w:ind w:left="0"/>
              <w:rPr>
                <w:del w:id="28" w:author="Ayoub Rifai" w:date="2021-03-23T11:43:00Z"/>
                <w:b/>
                <w:bCs/>
                <w:color w:val="000000"/>
                <w:lang w:val="fr-FR" w:eastAsia="zh-CN"/>
              </w:rPr>
            </w:pPr>
            <w:del w:id="29" w:author="Ayoub Rifai" w:date="2021-03-23T11:43:00Z">
              <w:r w:rsidRPr="00BD4755" w:rsidDel="004518AB">
                <w:rPr>
                  <w:b/>
                  <w:bCs/>
                  <w:color w:val="000000"/>
                  <w:lang w:val="fr-FR" w:eastAsia="zh-CN"/>
                </w:rPr>
                <w:delText>Input range (accuracy)</w:delText>
              </w:r>
            </w:del>
          </w:p>
        </w:tc>
        <w:tc>
          <w:tcPr>
            <w:tcW w:w="2610" w:type="dxa"/>
            <w:gridSpan w:val="2"/>
            <w:tcBorders>
              <w:top w:val="single" w:sz="8" w:space="0" w:color="FFFFFF"/>
              <w:left w:val="nil"/>
              <w:bottom w:val="single" w:sz="12" w:space="0" w:color="FFFFFF"/>
              <w:right w:val="single" w:sz="8" w:space="0" w:color="FFFFFF"/>
            </w:tcBorders>
            <w:shd w:val="clear" w:color="000000" w:fill="F9B500"/>
            <w:vAlign w:val="center"/>
            <w:hideMark/>
            <w:tcPrChange w:id="30" w:author="Ayoub Rifai" w:date="2021-03-23T11:43:00Z">
              <w:tcPr>
                <w:tcW w:w="3820" w:type="dxa"/>
                <w:gridSpan w:val="3"/>
                <w:tcBorders>
                  <w:top w:val="single" w:sz="8" w:space="0" w:color="FFFFFF"/>
                  <w:left w:val="nil"/>
                  <w:bottom w:val="single" w:sz="12" w:space="0" w:color="FFFFFF"/>
                  <w:right w:val="single" w:sz="8" w:space="0" w:color="FFFFFF"/>
                </w:tcBorders>
                <w:shd w:val="clear" w:color="000000" w:fill="F9B500"/>
                <w:vAlign w:val="center"/>
                <w:hideMark/>
              </w:tcPr>
            </w:tcPrChange>
          </w:tcPr>
          <w:p w14:paraId="706A9580" w14:textId="163B8656" w:rsidR="00BD4755" w:rsidRPr="00BD4755" w:rsidDel="004518AB" w:rsidRDefault="00BD4755" w:rsidP="00BD4755">
            <w:pPr>
              <w:ind w:left="0"/>
              <w:rPr>
                <w:del w:id="31" w:author="Ayoub Rifai" w:date="2021-03-23T11:43:00Z"/>
                <w:b/>
                <w:bCs/>
                <w:color w:val="000000"/>
                <w:lang w:val="fr-FR" w:eastAsia="zh-CN"/>
              </w:rPr>
            </w:pPr>
            <w:del w:id="32" w:author="Ayoub Rifai" w:date="2021-03-23T11:43:00Z">
              <w:r w:rsidRPr="00BD4755" w:rsidDel="004518AB">
                <w:rPr>
                  <w:b/>
                  <w:bCs/>
                  <w:color w:val="000000"/>
                  <w:lang w:val="fr-FR" w:eastAsia="zh-CN"/>
                </w:rPr>
                <w:delText>PPD amp</w:delText>
              </w:r>
            </w:del>
          </w:p>
        </w:tc>
        <w:tc>
          <w:tcPr>
            <w:tcW w:w="1111" w:type="dxa"/>
            <w:tcBorders>
              <w:top w:val="single" w:sz="8" w:space="0" w:color="FFFFFF"/>
              <w:left w:val="nil"/>
              <w:bottom w:val="single" w:sz="12" w:space="0" w:color="FFFFFF"/>
              <w:right w:val="single" w:sz="8" w:space="0" w:color="FFFFFF"/>
            </w:tcBorders>
            <w:shd w:val="clear" w:color="000000" w:fill="F9B500"/>
            <w:vAlign w:val="center"/>
            <w:hideMark/>
            <w:tcPrChange w:id="33" w:author="Ayoub Rifai" w:date="2021-03-23T11:43:00Z">
              <w:tcPr>
                <w:tcW w:w="1600" w:type="dxa"/>
                <w:tcBorders>
                  <w:top w:val="single" w:sz="8" w:space="0" w:color="FFFFFF"/>
                  <w:left w:val="nil"/>
                  <w:bottom w:val="single" w:sz="12" w:space="0" w:color="FFFFFF"/>
                  <w:right w:val="single" w:sz="8" w:space="0" w:color="FFFFFF"/>
                </w:tcBorders>
                <w:shd w:val="clear" w:color="000000" w:fill="F9B500"/>
                <w:vAlign w:val="center"/>
                <w:hideMark/>
              </w:tcPr>
            </w:tcPrChange>
          </w:tcPr>
          <w:p w14:paraId="43F6540C" w14:textId="24198DB6" w:rsidR="00BD4755" w:rsidRPr="00BD4755" w:rsidDel="004518AB" w:rsidRDefault="00BD4755" w:rsidP="00BD4755">
            <w:pPr>
              <w:ind w:left="0"/>
              <w:rPr>
                <w:del w:id="34" w:author="Ayoub Rifai" w:date="2021-03-23T11:43:00Z"/>
                <w:b/>
                <w:bCs/>
                <w:color w:val="000000"/>
                <w:lang w:val="fr-FR" w:eastAsia="zh-CN"/>
              </w:rPr>
            </w:pPr>
            <w:del w:id="35" w:author="Ayoub Rifai" w:date="2021-03-23T11:43:00Z">
              <w:r w:rsidRPr="00BD4755" w:rsidDel="004518AB">
                <w:rPr>
                  <w:b/>
                  <w:bCs/>
                  <w:color w:val="000000"/>
                  <w:lang w:val="fr-FR" w:eastAsia="zh-CN"/>
                </w:rPr>
                <w:delText>ADC used</w:delText>
              </w:r>
            </w:del>
          </w:p>
        </w:tc>
      </w:tr>
      <w:tr w:rsidR="00BD4755" w:rsidRPr="00BD4755" w:rsidDel="004518AB" w14:paraId="76B354FC" w14:textId="74D510DD" w:rsidTr="004518AB">
        <w:trPr>
          <w:gridAfter w:val="1"/>
          <w:wAfter w:w="392" w:type="dxa"/>
          <w:trHeight w:val="330"/>
          <w:del w:id="36" w:author="Ayoub Rifai" w:date="2021-03-23T11:43:00Z"/>
          <w:trPrChange w:id="37" w:author="Ayoub Rifai" w:date="2021-03-23T11:43:00Z">
            <w:trPr>
              <w:trHeight w:val="330"/>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38"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0253E2BC" w14:textId="7055E80D" w:rsidR="00BD4755" w:rsidRPr="00BD4755" w:rsidDel="004518AB" w:rsidRDefault="00BD4755" w:rsidP="00BD4755">
            <w:pPr>
              <w:ind w:left="0"/>
              <w:rPr>
                <w:del w:id="39" w:author="Ayoub Rifai" w:date="2021-03-23T11:43:00Z"/>
                <w:color w:val="000000"/>
                <w:lang w:val="fr-FR" w:eastAsia="zh-CN"/>
              </w:rPr>
            </w:pPr>
            <w:del w:id="40" w:author="Ayoub Rifai" w:date="2021-03-23T11:43:00Z">
              <w:r w:rsidRPr="00BD4755" w:rsidDel="004518AB">
                <w:rPr>
                  <w:color w:val="000000"/>
                  <w:lang w:val="fr-FR" w:eastAsia="zh-CN"/>
                </w:rPr>
                <w:delText>SSB_LOX2</w:delText>
              </w:r>
            </w:del>
          </w:p>
        </w:tc>
        <w:tc>
          <w:tcPr>
            <w:tcW w:w="2269" w:type="dxa"/>
            <w:gridSpan w:val="3"/>
            <w:tcBorders>
              <w:top w:val="single" w:sz="4" w:space="0" w:color="F4B084"/>
              <w:left w:val="nil"/>
              <w:bottom w:val="single" w:sz="8" w:space="0" w:color="FFFFFF"/>
              <w:right w:val="single" w:sz="8" w:space="0" w:color="FFFFFF"/>
            </w:tcBorders>
            <w:shd w:val="clear" w:color="000000" w:fill="FCE4D6"/>
            <w:vAlign w:val="center"/>
            <w:hideMark/>
            <w:tcPrChange w:id="41" w:author="Ayoub Rifai" w:date="2021-03-23T11:43:00Z">
              <w:tcPr>
                <w:tcW w:w="2900" w:type="dxa"/>
                <w:gridSpan w:val="3"/>
                <w:tcBorders>
                  <w:top w:val="single" w:sz="4" w:space="0" w:color="F4B084"/>
                  <w:left w:val="nil"/>
                  <w:bottom w:val="single" w:sz="8" w:space="0" w:color="FFFFFF"/>
                  <w:right w:val="single" w:sz="8" w:space="0" w:color="FFFFFF"/>
                </w:tcBorders>
                <w:shd w:val="clear" w:color="000000" w:fill="FCE4D6"/>
                <w:vAlign w:val="center"/>
                <w:hideMark/>
              </w:tcPr>
            </w:tcPrChange>
          </w:tcPr>
          <w:p w14:paraId="672DFFC4" w14:textId="5E70B16A" w:rsidR="00BD4755" w:rsidRPr="00BD4755" w:rsidDel="004518AB" w:rsidRDefault="00BD4755" w:rsidP="00BD4755">
            <w:pPr>
              <w:ind w:left="0"/>
              <w:rPr>
                <w:del w:id="42" w:author="Ayoub Rifai" w:date="2021-03-23T11:43:00Z"/>
                <w:color w:val="000000"/>
                <w:lang w:val="fr-FR" w:eastAsia="zh-CN"/>
              </w:rPr>
            </w:pPr>
            <w:del w:id="43" w:author="Ayoub Rifai" w:date="2021-03-23T11:43:00Z">
              <w:r w:rsidRPr="00BD4755" w:rsidDel="004518AB">
                <w:rPr>
                  <w:color w:val="000000"/>
                  <w:lang w:val="fr-FR" w:eastAsia="zh-CN"/>
                </w:rPr>
                <w:delText>2.5dBm(+/-1)</w:delText>
              </w:r>
            </w:del>
          </w:p>
        </w:tc>
        <w:tc>
          <w:tcPr>
            <w:tcW w:w="2610" w:type="dxa"/>
            <w:gridSpan w:val="2"/>
            <w:tcBorders>
              <w:top w:val="single" w:sz="4" w:space="0" w:color="F4B084"/>
              <w:left w:val="nil"/>
              <w:bottom w:val="single" w:sz="8" w:space="0" w:color="FFFFFF"/>
              <w:right w:val="single" w:sz="8" w:space="0" w:color="FFFFFF"/>
            </w:tcBorders>
            <w:shd w:val="clear" w:color="000000" w:fill="FCE4D6"/>
            <w:vAlign w:val="center"/>
            <w:hideMark/>
            <w:tcPrChange w:id="44" w:author="Ayoub Rifai" w:date="2021-03-23T11:43:00Z">
              <w:tcPr>
                <w:tcW w:w="3820" w:type="dxa"/>
                <w:gridSpan w:val="3"/>
                <w:tcBorders>
                  <w:top w:val="single" w:sz="4" w:space="0" w:color="F4B084"/>
                  <w:left w:val="nil"/>
                  <w:bottom w:val="single" w:sz="8" w:space="0" w:color="FFFFFF"/>
                  <w:right w:val="single" w:sz="8" w:space="0" w:color="FFFFFF"/>
                </w:tcBorders>
                <w:shd w:val="clear" w:color="000000" w:fill="FCE4D6"/>
                <w:vAlign w:val="center"/>
                <w:hideMark/>
              </w:tcPr>
            </w:tcPrChange>
          </w:tcPr>
          <w:p w14:paraId="6AB9E841" w14:textId="2149C51E" w:rsidR="00BD4755" w:rsidRPr="00BD4755" w:rsidDel="004518AB" w:rsidRDefault="00BD4755" w:rsidP="00BD4755">
            <w:pPr>
              <w:ind w:left="0"/>
              <w:rPr>
                <w:del w:id="45" w:author="Ayoub Rifai" w:date="2021-03-23T11:43:00Z"/>
                <w:color w:val="000000"/>
                <w:lang w:val="fr-FR" w:eastAsia="zh-CN"/>
              </w:rPr>
            </w:pPr>
            <w:del w:id="46" w:author="Ayoub Rifai" w:date="2021-03-23T11:43:00Z">
              <w:r w:rsidRPr="00BD4755" w:rsidDel="004518AB">
                <w:rPr>
                  <w:color w:val="000000"/>
                  <w:lang w:val="fr-FR" w:eastAsia="zh-CN"/>
                </w:rPr>
                <w:delText>VGA:0dB gain</w:delText>
              </w:r>
            </w:del>
          </w:p>
        </w:tc>
        <w:tc>
          <w:tcPr>
            <w:tcW w:w="1111" w:type="dxa"/>
            <w:tcBorders>
              <w:top w:val="single" w:sz="4" w:space="0" w:color="F4B084"/>
              <w:left w:val="nil"/>
              <w:bottom w:val="single" w:sz="8" w:space="0" w:color="FFFFFF"/>
              <w:right w:val="single" w:sz="8" w:space="0" w:color="FFFFFF"/>
            </w:tcBorders>
            <w:shd w:val="clear" w:color="000000" w:fill="FCE4D6"/>
            <w:vAlign w:val="center"/>
            <w:hideMark/>
            <w:tcPrChange w:id="47" w:author="Ayoub Rifai" w:date="2021-03-23T11:43:00Z">
              <w:tcPr>
                <w:tcW w:w="1600" w:type="dxa"/>
                <w:tcBorders>
                  <w:top w:val="single" w:sz="4" w:space="0" w:color="F4B084"/>
                  <w:left w:val="nil"/>
                  <w:bottom w:val="single" w:sz="8" w:space="0" w:color="FFFFFF"/>
                  <w:right w:val="single" w:sz="8" w:space="0" w:color="FFFFFF"/>
                </w:tcBorders>
                <w:shd w:val="clear" w:color="000000" w:fill="FCE4D6"/>
                <w:vAlign w:val="center"/>
                <w:hideMark/>
              </w:tcPr>
            </w:tcPrChange>
          </w:tcPr>
          <w:p w14:paraId="79100596" w14:textId="14A40EB6" w:rsidR="00BD4755" w:rsidRPr="00BD4755" w:rsidDel="004518AB" w:rsidRDefault="00BD4755" w:rsidP="00BD4755">
            <w:pPr>
              <w:ind w:left="0"/>
              <w:rPr>
                <w:del w:id="48" w:author="Ayoub Rifai" w:date="2021-03-23T11:43:00Z"/>
                <w:color w:val="000000"/>
                <w:lang w:val="fr-FR" w:eastAsia="zh-CN"/>
              </w:rPr>
            </w:pPr>
            <w:del w:id="49" w:author="Ayoub Rifai" w:date="2021-03-23T11:43:00Z">
              <w:r w:rsidRPr="00BD4755" w:rsidDel="004518AB">
                <w:rPr>
                  <w:color w:val="000000"/>
                  <w:lang w:val="fr-FR" w:eastAsia="zh-CN"/>
                </w:rPr>
                <w:delText>ATB ADC</w:delText>
              </w:r>
            </w:del>
          </w:p>
        </w:tc>
      </w:tr>
      <w:tr w:rsidR="00BD4755" w:rsidRPr="00BD4755" w:rsidDel="004518AB" w14:paraId="2D6150D7" w14:textId="1F52AF0D" w:rsidTr="004518AB">
        <w:trPr>
          <w:gridAfter w:val="1"/>
          <w:wAfter w:w="392" w:type="dxa"/>
          <w:trHeight w:val="315"/>
          <w:del w:id="50" w:author="Ayoub Rifai" w:date="2021-03-23T11:43:00Z"/>
          <w:trPrChange w:id="51" w:author="Ayoub Rifai" w:date="2021-03-23T11:43:00Z">
            <w:trPr>
              <w:trHeight w:val="31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52"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58D02D60" w14:textId="4AB60B6F" w:rsidR="00BD4755" w:rsidRPr="00BD4755" w:rsidDel="004518AB" w:rsidRDefault="00BD4755" w:rsidP="00BD4755">
            <w:pPr>
              <w:ind w:left="0"/>
              <w:rPr>
                <w:del w:id="53" w:author="Ayoub Rifai" w:date="2021-03-23T11:43:00Z"/>
                <w:color w:val="000000"/>
                <w:lang w:val="fr-FR" w:eastAsia="zh-CN"/>
              </w:rPr>
            </w:pPr>
            <w:del w:id="54" w:author="Ayoub Rifai" w:date="2021-03-23T11:43:00Z">
              <w:r w:rsidRPr="00BD4755" w:rsidDel="004518AB">
                <w:rPr>
                  <w:color w:val="000000"/>
                  <w:lang w:val="fr-FR" w:eastAsia="zh-CN"/>
                </w:rPr>
                <w:delText>SSB_driver2</w:delText>
              </w:r>
            </w:del>
          </w:p>
        </w:tc>
        <w:tc>
          <w:tcPr>
            <w:tcW w:w="2269" w:type="dxa"/>
            <w:gridSpan w:val="3"/>
            <w:tcBorders>
              <w:top w:val="single" w:sz="4" w:space="0" w:color="F4B084"/>
              <w:left w:val="nil"/>
              <w:bottom w:val="single" w:sz="8" w:space="0" w:color="FFFFFF"/>
              <w:right w:val="single" w:sz="8" w:space="0" w:color="FFFFFF"/>
            </w:tcBorders>
            <w:shd w:val="clear" w:color="000000" w:fill="F8CBAD"/>
            <w:vAlign w:val="center"/>
            <w:hideMark/>
            <w:tcPrChange w:id="55" w:author="Ayoub Rifai" w:date="2021-03-23T11:43:00Z">
              <w:tcPr>
                <w:tcW w:w="2900" w:type="dxa"/>
                <w:gridSpan w:val="3"/>
                <w:tcBorders>
                  <w:top w:val="single" w:sz="4" w:space="0" w:color="F4B084"/>
                  <w:left w:val="nil"/>
                  <w:bottom w:val="single" w:sz="8" w:space="0" w:color="FFFFFF"/>
                  <w:right w:val="single" w:sz="8" w:space="0" w:color="FFFFFF"/>
                </w:tcBorders>
                <w:shd w:val="clear" w:color="000000" w:fill="F8CBAD"/>
                <w:vAlign w:val="center"/>
                <w:hideMark/>
              </w:tcPr>
            </w:tcPrChange>
          </w:tcPr>
          <w:p w14:paraId="45699005" w14:textId="1980E8F5" w:rsidR="00BD4755" w:rsidRPr="00BD4755" w:rsidDel="004518AB" w:rsidRDefault="00BD4755" w:rsidP="00BD4755">
            <w:pPr>
              <w:ind w:left="0"/>
              <w:rPr>
                <w:del w:id="56" w:author="Ayoub Rifai" w:date="2021-03-23T11:43:00Z"/>
                <w:color w:val="000000"/>
                <w:lang w:val="fr-FR" w:eastAsia="zh-CN"/>
              </w:rPr>
            </w:pPr>
            <w:del w:id="57" w:author="Ayoub Rifai" w:date="2021-03-23T11:43:00Z">
              <w:r w:rsidRPr="00BD4755" w:rsidDel="004518AB">
                <w:rPr>
                  <w:color w:val="000000"/>
                  <w:lang w:val="fr-FR" w:eastAsia="zh-CN"/>
                </w:rPr>
                <w:delText>4dBm(+/-1)</w:delText>
              </w:r>
            </w:del>
          </w:p>
        </w:tc>
        <w:tc>
          <w:tcPr>
            <w:tcW w:w="2610" w:type="dxa"/>
            <w:gridSpan w:val="2"/>
            <w:tcBorders>
              <w:top w:val="single" w:sz="4" w:space="0" w:color="F4B084"/>
              <w:left w:val="nil"/>
              <w:bottom w:val="single" w:sz="8" w:space="0" w:color="FFFFFF"/>
              <w:right w:val="single" w:sz="8" w:space="0" w:color="FFFFFF"/>
            </w:tcBorders>
            <w:shd w:val="clear" w:color="000000" w:fill="F8CBAD"/>
            <w:vAlign w:val="center"/>
            <w:hideMark/>
            <w:tcPrChange w:id="58" w:author="Ayoub Rifai" w:date="2021-03-23T11:43:00Z">
              <w:tcPr>
                <w:tcW w:w="3820" w:type="dxa"/>
                <w:gridSpan w:val="3"/>
                <w:tcBorders>
                  <w:top w:val="single" w:sz="4" w:space="0" w:color="F4B084"/>
                  <w:left w:val="nil"/>
                  <w:bottom w:val="single" w:sz="8" w:space="0" w:color="FFFFFF"/>
                  <w:right w:val="single" w:sz="8" w:space="0" w:color="FFFFFF"/>
                </w:tcBorders>
                <w:shd w:val="clear" w:color="000000" w:fill="F8CBAD"/>
                <w:vAlign w:val="center"/>
                <w:hideMark/>
              </w:tcPr>
            </w:tcPrChange>
          </w:tcPr>
          <w:p w14:paraId="7DC6E8FA" w14:textId="1E46A816" w:rsidR="00BD4755" w:rsidRPr="00BD4755" w:rsidDel="004518AB" w:rsidRDefault="00BD4755" w:rsidP="00BD4755">
            <w:pPr>
              <w:ind w:left="0"/>
              <w:rPr>
                <w:del w:id="59" w:author="Ayoub Rifai" w:date="2021-03-23T11:43:00Z"/>
                <w:color w:val="000000"/>
                <w:lang w:val="fr-FR" w:eastAsia="zh-CN"/>
              </w:rPr>
            </w:pPr>
            <w:del w:id="60" w:author="Ayoub Rifai" w:date="2021-03-23T11:43:00Z">
              <w:r w:rsidRPr="00BD4755" w:rsidDel="004518AB">
                <w:rPr>
                  <w:color w:val="000000"/>
                  <w:lang w:val="fr-FR" w:eastAsia="zh-CN"/>
                </w:rPr>
                <w:delText>VGA:0dB gain</w:delText>
              </w:r>
            </w:del>
          </w:p>
        </w:tc>
        <w:tc>
          <w:tcPr>
            <w:tcW w:w="1111" w:type="dxa"/>
            <w:tcBorders>
              <w:top w:val="single" w:sz="4" w:space="0" w:color="F4B084"/>
              <w:left w:val="nil"/>
              <w:bottom w:val="single" w:sz="8" w:space="0" w:color="FFFFFF"/>
              <w:right w:val="single" w:sz="8" w:space="0" w:color="FFFFFF"/>
            </w:tcBorders>
            <w:shd w:val="clear" w:color="000000" w:fill="F8CBAD"/>
            <w:vAlign w:val="center"/>
            <w:hideMark/>
            <w:tcPrChange w:id="61" w:author="Ayoub Rifai" w:date="2021-03-23T11:43:00Z">
              <w:tcPr>
                <w:tcW w:w="1600" w:type="dxa"/>
                <w:tcBorders>
                  <w:top w:val="single" w:sz="4" w:space="0" w:color="F4B084"/>
                  <w:left w:val="nil"/>
                  <w:bottom w:val="single" w:sz="8" w:space="0" w:color="FFFFFF"/>
                  <w:right w:val="single" w:sz="8" w:space="0" w:color="FFFFFF"/>
                </w:tcBorders>
                <w:shd w:val="clear" w:color="000000" w:fill="F8CBAD"/>
                <w:vAlign w:val="center"/>
                <w:hideMark/>
              </w:tcPr>
            </w:tcPrChange>
          </w:tcPr>
          <w:p w14:paraId="52E4C4DE" w14:textId="1A49E13D" w:rsidR="00BD4755" w:rsidRPr="00BD4755" w:rsidDel="004518AB" w:rsidRDefault="00BD4755" w:rsidP="00BD4755">
            <w:pPr>
              <w:ind w:left="0"/>
              <w:rPr>
                <w:del w:id="62" w:author="Ayoub Rifai" w:date="2021-03-23T11:43:00Z"/>
                <w:color w:val="000000"/>
                <w:lang w:val="fr-FR" w:eastAsia="zh-CN"/>
              </w:rPr>
            </w:pPr>
            <w:del w:id="63" w:author="Ayoub Rifai" w:date="2021-03-23T11:43:00Z">
              <w:r w:rsidRPr="00BD4755" w:rsidDel="004518AB">
                <w:rPr>
                  <w:color w:val="000000"/>
                  <w:lang w:val="fr-FR" w:eastAsia="zh-CN"/>
                </w:rPr>
                <w:delText>ATB ADC</w:delText>
              </w:r>
            </w:del>
          </w:p>
        </w:tc>
      </w:tr>
      <w:tr w:rsidR="00BD4755" w:rsidRPr="00BD4755" w:rsidDel="004518AB" w14:paraId="6E355EC8" w14:textId="731012C3" w:rsidTr="004518AB">
        <w:trPr>
          <w:gridAfter w:val="1"/>
          <w:wAfter w:w="392" w:type="dxa"/>
          <w:trHeight w:val="315"/>
          <w:del w:id="64" w:author="Ayoub Rifai" w:date="2021-03-23T11:43:00Z"/>
          <w:trPrChange w:id="65" w:author="Ayoub Rifai" w:date="2021-03-23T11:43:00Z">
            <w:trPr>
              <w:trHeight w:val="31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66"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096719EE" w14:textId="51F96650" w:rsidR="00BD4755" w:rsidRPr="00BD4755" w:rsidDel="004518AB" w:rsidRDefault="00BD4755" w:rsidP="00BD4755">
            <w:pPr>
              <w:ind w:left="0"/>
              <w:rPr>
                <w:del w:id="67" w:author="Ayoub Rifai" w:date="2021-03-23T11:43:00Z"/>
                <w:color w:val="000000"/>
                <w:lang w:val="fr-FR" w:eastAsia="zh-CN"/>
              </w:rPr>
            </w:pPr>
            <w:del w:id="68" w:author="Ayoub Rifai" w:date="2021-03-23T11:43:00Z">
              <w:r w:rsidRPr="00BD4755" w:rsidDel="004518AB">
                <w:rPr>
                  <w:color w:val="000000"/>
                  <w:lang w:val="fr-FR" w:eastAsia="zh-CN"/>
                </w:rPr>
                <w:delText>RX_bist</w:delText>
              </w:r>
            </w:del>
          </w:p>
        </w:tc>
        <w:tc>
          <w:tcPr>
            <w:tcW w:w="2269" w:type="dxa"/>
            <w:gridSpan w:val="3"/>
            <w:tcBorders>
              <w:top w:val="single" w:sz="4" w:space="0" w:color="F4B084"/>
              <w:left w:val="nil"/>
              <w:bottom w:val="single" w:sz="8" w:space="0" w:color="FFFFFF"/>
              <w:right w:val="single" w:sz="8" w:space="0" w:color="FFFFFF"/>
            </w:tcBorders>
            <w:shd w:val="clear" w:color="000000" w:fill="FCE4D6"/>
            <w:vAlign w:val="center"/>
            <w:hideMark/>
            <w:tcPrChange w:id="69" w:author="Ayoub Rifai" w:date="2021-03-23T11:43:00Z">
              <w:tcPr>
                <w:tcW w:w="2900" w:type="dxa"/>
                <w:gridSpan w:val="3"/>
                <w:tcBorders>
                  <w:top w:val="single" w:sz="4" w:space="0" w:color="F4B084"/>
                  <w:left w:val="nil"/>
                  <w:bottom w:val="single" w:sz="8" w:space="0" w:color="FFFFFF"/>
                  <w:right w:val="single" w:sz="8" w:space="0" w:color="FFFFFF"/>
                </w:tcBorders>
                <w:shd w:val="clear" w:color="000000" w:fill="FCE4D6"/>
                <w:vAlign w:val="center"/>
                <w:hideMark/>
              </w:tcPr>
            </w:tcPrChange>
          </w:tcPr>
          <w:p w14:paraId="535A806C" w14:textId="3AE45A69" w:rsidR="00BD4755" w:rsidRPr="00BD4755" w:rsidDel="004518AB" w:rsidRDefault="00BD4755" w:rsidP="00BD4755">
            <w:pPr>
              <w:ind w:left="0"/>
              <w:rPr>
                <w:del w:id="70" w:author="Ayoub Rifai" w:date="2021-03-23T11:43:00Z"/>
                <w:color w:val="000000"/>
                <w:lang w:val="fr-FR" w:eastAsia="zh-CN"/>
              </w:rPr>
            </w:pPr>
            <w:del w:id="71" w:author="Ayoub Rifai" w:date="2021-03-23T11:43:00Z">
              <w:r w:rsidRPr="00BD4755" w:rsidDel="004518AB">
                <w:rPr>
                  <w:color w:val="000000"/>
                  <w:lang w:val="fr-FR" w:eastAsia="zh-CN"/>
                </w:rPr>
                <w:delText xml:space="preserve">-10dBm(+/-0.35) </w:delText>
              </w:r>
            </w:del>
          </w:p>
        </w:tc>
        <w:tc>
          <w:tcPr>
            <w:tcW w:w="2610" w:type="dxa"/>
            <w:gridSpan w:val="2"/>
            <w:tcBorders>
              <w:top w:val="single" w:sz="4" w:space="0" w:color="F4B084"/>
              <w:left w:val="nil"/>
              <w:bottom w:val="single" w:sz="8" w:space="0" w:color="FFFFFF"/>
              <w:right w:val="single" w:sz="8" w:space="0" w:color="FFFFFF"/>
            </w:tcBorders>
            <w:shd w:val="clear" w:color="000000" w:fill="FCE4D6"/>
            <w:vAlign w:val="center"/>
            <w:hideMark/>
            <w:tcPrChange w:id="72" w:author="Ayoub Rifai" w:date="2021-03-23T11:43:00Z">
              <w:tcPr>
                <w:tcW w:w="3820" w:type="dxa"/>
                <w:gridSpan w:val="3"/>
                <w:tcBorders>
                  <w:top w:val="single" w:sz="4" w:space="0" w:color="F4B084"/>
                  <w:left w:val="nil"/>
                  <w:bottom w:val="single" w:sz="8" w:space="0" w:color="FFFFFF"/>
                  <w:right w:val="single" w:sz="8" w:space="0" w:color="FFFFFF"/>
                </w:tcBorders>
                <w:shd w:val="clear" w:color="000000" w:fill="FCE4D6"/>
                <w:vAlign w:val="center"/>
                <w:hideMark/>
              </w:tcPr>
            </w:tcPrChange>
          </w:tcPr>
          <w:p w14:paraId="51FD9B94" w14:textId="6BD9DB7C" w:rsidR="00BD4755" w:rsidRPr="00BD4755" w:rsidDel="004518AB" w:rsidRDefault="00BD4755" w:rsidP="00BD4755">
            <w:pPr>
              <w:ind w:left="0"/>
              <w:rPr>
                <w:del w:id="73" w:author="Ayoub Rifai" w:date="2021-03-23T11:43:00Z"/>
                <w:color w:val="000000"/>
                <w:lang w:val="fr-FR" w:eastAsia="zh-CN"/>
              </w:rPr>
            </w:pPr>
            <w:del w:id="74" w:author="Ayoub Rifai" w:date="2021-03-23T11:43:00Z">
              <w:r w:rsidRPr="00BD4755" w:rsidDel="004518AB">
                <w:rPr>
                  <w:color w:val="000000"/>
                  <w:lang w:val="fr-FR" w:eastAsia="zh-CN"/>
                </w:rPr>
                <w:delText>10-20dB</w:delText>
              </w:r>
            </w:del>
          </w:p>
        </w:tc>
        <w:tc>
          <w:tcPr>
            <w:tcW w:w="1111" w:type="dxa"/>
            <w:tcBorders>
              <w:top w:val="single" w:sz="4" w:space="0" w:color="F4B084"/>
              <w:left w:val="nil"/>
              <w:bottom w:val="single" w:sz="8" w:space="0" w:color="FFFFFF"/>
              <w:right w:val="single" w:sz="8" w:space="0" w:color="FFFFFF"/>
            </w:tcBorders>
            <w:shd w:val="clear" w:color="000000" w:fill="FCE4D6"/>
            <w:vAlign w:val="center"/>
            <w:hideMark/>
            <w:tcPrChange w:id="75" w:author="Ayoub Rifai" w:date="2021-03-23T11:43:00Z">
              <w:tcPr>
                <w:tcW w:w="1600" w:type="dxa"/>
                <w:tcBorders>
                  <w:top w:val="single" w:sz="4" w:space="0" w:color="F4B084"/>
                  <w:left w:val="nil"/>
                  <w:bottom w:val="single" w:sz="8" w:space="0" w:color="FFFFFF"/>
                  <w:right w:val="single" w:sz="8" w:space="0" w:color="FFFFFF"/>
                </w:tcBorders>
                <w:shd w:val="clear" w:color="000000" w:fill="FCE4D6"/>
                <w:vAlign w:val="center"/>
                <w:hideMark/>
              </w:tcPr>
            </w:tcPrChange>
          </w:tcPr>
          <w:p w14:paraId="09466FA2" w14:textId="0C8F5DD9" w:rsidR="00BD4755" w:rsidRPr="00BD4755" w:rsidDel="004518AB" w:rsidRDefault="00BD4755" w:rsidP="00BD4755">
            <w:pPr>
              <w:ind w:left="0"/>
              <w:rPr>
                <w:del w:id="76" w:author="Ayoub Rifai" w:date="2021-03-23T11:43:00Z"/>
                <w:color w:val="000000"/>
                <w:lang w:val="fr-FR" w:eastAsia="zh-CN"/>
              </w:rPr>
            </w:pPr>
            <w:del w:id="77" w:author="Ayoub Rifai" w:date="2021-03-23T11:43:00Z">
              <w:r w:rsidRPr="00BD4755" w:rsidDel="004518AB">
                <w:rPr>
                  <w:color w:val="000000"/>
                  <w:lang w:val="fr-FR" w:eastAsia="zh-CN"/>
                </w:rPr>
                <w:delText>ATB ADC</w:delText>
              </w:r>
            </w:del>
          </w:p>
        </w:tc>
      </w:tr>
      <w:tr w:rsidR="00BD4755" w:rsidRPr="00BD4755" w:rsidDel="004518AB" w14:paraId="54FB30EA" w14:textId="5ABE11D5" w:rsidTr="004518AB">
        <w:trPr>
          <w:gridAfter w:val="1"/>
          <w:wAfter w:w="392" w:type="dxa"/>
          <w:trHeight w:val="315"/>
          <w:del w:id="78" w:author="Ayoub Rifai" w:date="2021-03-23T11:43:00Z"/>
          <w:trPrChange w:id="79" w:author="Ayoub Rifai" w:date="2021-03-23T11:43:00Z">
            <w:trPr>
              <w:trHeight w:val="31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D9D9D9"/>
            <w:vAlign w:val="center"/>
            <w:hideMark/>
            <w:tcPrChange w:id="80"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D9D9D9"/>
                <w:vAlign w:val="center"/>
                <w:hideMark/>
              </w:tcPr>
            </w:tcPrChange>
          </w:tcPr>
          <w:p w14:paraId="1082230F" w14:textId="61644780" w:rsidR="00BD4755" w:rsidRPr="00BD4755" w:rsidDel="004518AB" w:rsidRDefault="00BD4755" w:rsidP="00BD4755">
            <w:pPr>
              <w:ind w:left="0"/>
              <w:rPr>
                <w:del w:id="81" w:author="Ayoub Rifai" w:date="2021-03-23T11:43:00Z"/>
                <w:color w:val="000000"/>
                <w:lang w:val="fr-FR" w:eastAsia="zh-CN"/>
              </w:rPr>
            </w:pPr>
            <w:del w:id="82" w:author="Ayoub Rifai" w:date="2021-03-23T11:43:00Z">
              <w:r w:rsidRPr="00BD4755" w:rsidDel="004518AB">
                <w:rPr>
                  <w:color w:val="000000"/>
                  <w:lang w:val="fr-FR" w:eastAsia="zh-CN"/>
                </w:rPr>
                <w:delText>RX_LO</w:delText>
              </w:r>
            </w:del>
          </w:p>
        </w:tc>
        <w:tc>
          <w:tcPr>
            <w:tcW w:w="2269" w:type="dxa"/>
            <w:gridSpan w:val="3"/>
            <w:tcBorders>
              <w:top w:val="single" w:sz="4" w:space="0" w:color="F4B084"/>
              <w:left w:val="nil"/>
              <w:bottom w:val="single" w:sz="8" w:space="0" w:color="FFFFFF"/>
              <w:right w:val="single" w:sz="8" w:space="0" w:color="FFFFFF"/>
            </w:tcBorders>
            <w:shd w:val="clear" w:color="000000" w:fill="D9D9D9"/>
            <w:vAlign w:val="center"/>
            <w:hideMark/>
            <w:tcPrChange w:id="83" w:author="Ayoub Rifai" w:date="2021-03-23T11:43:00Z">
              <w:tcPr>
                <w:tcW w:w="2900" w:type="dxa"/>
                <w:gridSpan w:val="3"/>
                <w:tcBorders>
                  <w:top w:val="single" w:sz="4" w:space="0" w:color="F4B084"/>
                  <w:left w:val="nil"/>
                  <w:bottom w:val="single" w:sz="8" w:space="0" w:color="FFFFFF"/>
                  <w:right w:val="single" w:sz="8" w:space="0" w:color="FFFFFF"/>
                </w:tcBorders>
                <w:shd w:val="clear" w:color="000000" w:fill="D9D9D9"/>
                <w:vAlign w:val="center"/>
                <w:hideMark/>
              </w:tcPr>
            </w:tcPrChange>
          </w:tcPr>
          <w:p w14:paraId="6B87A86D" w14:textId="30F69810" w:rsidR="00BD4755" w:rsidRPr="00BD4755" w:rsidDel="004518AB" w:rsidRDefault="00BD4755" w:rsidP="00BD4755">
            <w:pPr>
              <w:ind w:left="0"/>
              <w:rPr>
                <w:del w:id="84" w:author="Ayoub Rifai" w:date="2021-03-23T11:43:00Z"/>
                <w:color w:val="000000"/>
                <w:lang w:val="fr-FR" w:eastAsia="zh-CN"/>
              </w:rPr>
            </w:pPr>
            <w:del w:id="85" w:author="Ayoub Rifai" w:date="2021-03-23T11:43:00Z">
              <w:r w:rsidRPr="00BD4755" w:rsidDel="004518AB">
                <w:rPr>
                  <w:color w:val="000000"/>
                  <w:lang w:val="fr-FR" w:eastAsia="zh-CN"/>
                </w:rPr>
                <w:delText>2.5dBm(+/-1)</w:delText>
              </w:r>
            </w:del>
          </w:p>
        </w:tc>
        <w:tc>
          <w:tcPr>
            <w:tcW w:w="2610" w:type="dxa"/>
            <w:gridSpan w:val="2"/>
            <w:tcBorders>
              <w:top w:val="single" w:sz="4" w:space="0" w:color="F4B084"/>
              <w:left w:val="nil"/>
              <w:bottom w:val="single" w:sz="8" w:space="0" w:color="FFFFFF"/>
              <w:right w:val="single" w:sz="8" w:space="0" w:color="FFFFFF"/>
            </w:tcBorders>
            <w:shd w:val="clear" w:color="000000" w:fill="D9D9D9"/>
            <w:vAlign w:val="center"/>
            <w:hideMark/>
            <w:tcPrChange w:id="86" w:author="Ayoub Rifai" w:date="2021-03-23T11:43:00Z">
              <w:tcPr>
                <w:tcW w:w="3820" w:type="dxa"/>
                <w:gridSpan w:val="3"/>
                <w:tcBorders>
                  <w:top w:val="single" w:sz="4" w:space="0" w:color="F4B084"/>
                  <w:left w:val="nil"/>
                  <w:bottom w:val="single" w:sz="8" w:space="0" w:color="FFFFFF"/>
                  <w:right w:val="single" w:sz="8" w:space="0" w:color="FFFFFF"/>
                </w:tcBorders>
                <w:shd w:val="clear" w:color="000000" w:fill="D9D9D9"/>
                <w:vAlign w:val="center"/>
                <w:hideMark/>
              </w:tcPr>
            </w:tcPrChange>
          </w:tcPr>
          <w:p w14:paraId="4E553D5B" w14:textId="18021452" w:rsidR="00BD4755" w:rsidRPr="00BD4755" w:rsidDel="004518AB" w:rsidRDefault="00BD4755" w:rsidP="00BD4755">
            <w:pPr>
              <w:ind w:left="0"/>
              <w:rPr>
                <w:del w:id="87" w:author="Ayoub Rifai" w:date="2021-03-23T11:43:00Z"/>
                <w:color w:val="000000"/>
                <w:lang w:val="fr-FR" w:eastAsia="zh-CN"/>
              </w:rPr>
            </w:pPr>
            <w:del w:id="88" w:author="Ayoub Rifai" w:date="2021-03-23T11:43:00Z">
              <w:r w:rsidRPr="00BD4755" w:rsidDel="004518AB">
                <w:rPr>
                  <w:color w:val="000000"/>
                  <w:lang w:val="fr-FR" w:eastAsia="zh-CN"/>
                </w:rPr>
                <w:delText> </w:delText>
              </w:r>
            </w:del>
          </w:p>
        </w:tc>
        <w:tc>
          <w:tcPr>
            <w:tcW w:w="1111" w:type="dxa"/>
            <w:tcBorders>
              <w:top w:val="single" w:sz="4" w:space="0" w:color="F4B084"/>
              <w:left w:val="nil"/>
              <w:bottom w:val="single" w:sz="8" w:space="0" w:color="FFFFFF"/>
              <w:right w:val="single" w:sz="8" w:space="0" w:color="FFFFFF"/>
            </w:tcBorders>
            <w:shd w:val="clear" w:color="000000" w:fill="D9D9D9"/>
            <w:vAlign w:val="center"/>
            <w:hideMark/>
            <w:tcPrChange w:id="89" w:author="Ayoub Rifai" w:date="2021-03-23T11:43:00Z">
              <w:tcPr>
                <w:tcW w:w="1600" w:type="dxa"/>
                <w:tcBorders>
                  <w:top w:val="single" w:sz="4" w:space="0" w:color="F4B084"/>
                  <w:left w:val="nil"/>
                  <w:bottom w:val="single" w:sz="8" w:space="0" w:color="FFFFFF"/>
                  <w:right w:val="single" w:sz="8" w:space="0" w:color="FFFFFF"/>
                </w:tcBorders>
                <w:shd w:val="clear" w:color="000000" w:fill="D9D9D9"/>
                <w:vAlign w:val="center"/>
                <w:hideMark/>
              </w:tcPr>
            </w:tcPrChange>
          </w:tcPr>
          <w:p w14:paraId="371FAB4B" w14:textId="79520606" w:rsidR="00BD4755" w:rsidRPr="00BD4755" w:rsidDel="004518AB" w:rsidRDefault="00BD4755" w:rsidP="00BD4755">
            <w:pPr>
              <w:ind w:left="0"/>
              <w:rPr>
                <w:del w:id="90" w:author="Ayoub Rifai" w:date="2021-03-23T11:43:00Z"/>
                <w:color w:val="000000"/>
                <w:lang w:val="fr-FR" w:eastAsia="zh-CN"/>
              </w:rPr>
            </w:pPr>
            <w:del w:id="91" w:author="Ayoub Rifai" w:date="2021-03-23T11:43:00Z">
              <w:r w:rsidRPr="00BD4755" w:rsidDel="004518AB">
                <w:rPr>
                  <w:color w:val="000000"/>
                  <w:lang w:val="fr-FR" w:eastAsia="zh-CN"/>
                </w:rPr>
                <w:delText>ATB ADC</w:delText>
              </w:r>
            </w:del>
          </w:p>
        </w:tc>
      </w:tr>
      <w:tr w:rsidR="00BD4755" w:rsidRPr="00BD4755" w:rsidDel="004518AB" w14:paraId="5B0926FA" w14:textId="372BE4E6" w:rsidTr="004518AB">
        <w:trPr>
          <w:gridAfter w:val="1"/>
          <w:wAfter w:w="392" w:type="dxa"/>
          <w:trHeight w:val="315"/>
          <w:del w:id="92" w:author="Ayoub Rifai" w:date="2021-03-23T11:43:00Z"/>
          <w:trPrChange w:id="93" w:author="Ayoub Rifai" w:date="2021-03-23T11:43:00Z">
            <w:trPr>
              <w:trHeight w:val="31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D9D9D9"/>
            <w:vAlign w:val="center"/>
            <w:hideMark/>
            <w:tcPrChange w:id="94"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D9D9D9"/>
                <w:vAlign w:val="center"/>
                <w:hideMark/>
              </w:tcPr>
            </w:tcPrChange>
          </w:tcPr>
          <w:p w14:paraId="43906496" w14:textId="63E5B768" w:rsidR="00BD4755" w:rsidRPr="00BD4755" w:rsidDel="004518AB" w:rsidRDefault="00BD4755" w:rsidP="00BD4755">
            <w:pPr>
              <w:ind w:left="0"/>
              <w:rPr>
                <w:del w:id="95" w:author="Ayoub Rifai" w:date="2021-03-23T11:43:00Z"/>
                <w:color w:val="000000"/>
                <w:lang w:val="fr-FR" w:eastAsia="zh-CN"/>
              </w:rPr>
            </w:pPr>
            <w:del w:id="96" w:author="Ayoub Rifai" w:date="2021-03-23T11:43:00Z">
              <w:r w:rsidRPr="00BD4755" w:rsidDel="004518AB">
                <w:rPr>
                  <w:color w:val="000000"/>
                  <w:lang w:val="fr-FR" w:eastAsia="zh-CN"/>
                </w:rPr>
                <w:delText>RX_Lomixer*2</w:delText>
              </w:r>
            </w:del>
          </w:p>
        </w:tc>
        <w:tc>
          <w:tcPr>
            <w:tcW w:w="2269" w:type="dxa"/>
            <w:gridSpan w:val="3"/>
            <w:tcBorders>
              <w:top w:val="single" w:sz="4" w:space="0" w:color="F4B084"/>
              <w:left w:val="nil"/>
              <w:bottom w:val="single" w:sz="8" w:space="0" w:color="FFFFFF"/>
              <w:right w:val="single" w:sz="8" w:space="0" w:color="FFFFFF"/>
            </w:tcBorders>
            <w:shd w:val="clear" w:color="000000" w:fill="D9D9D9"/>
            <w:vAlign w:val="center"/>
            <w:hideMark/>
            <w:tcPrChange w:id="97" w:author="Ayoub Rifai" w:date="2021-03-23T11:43:00Z">
              <w:tcPr>
                <w:tcW w:w="2900" w:type="dxa"/>
                <w:gridSpan w:val="3"/>
                <w:tcBorders>
                  <w:top w:val="single" w:sz="4" w:space="0" w:color="F4B084"/>
                  <w:left w:val="nil"/>
                  <w:bottom w:val="single" w:sz="8" w:space="0" w:color="FFFFFF"/>
                  <w:right w:val="single" w:sz="8" w:space="0" w:color="FFFFFF"/>
                </w:tcBorders>
                <w:shd w:val="clear" w:color="000000" w:fill="D9D9D9"/>
                <w:vAlign w:val="center"/>
                <w:hideMark/>
              </w:tcPr>
            </w:tcPrChange>
          </w:tcPr>
          <w:p w14:paraId="156FB7B2" w14:textId="3EE6165D" w:rsidR="00BD4755" w:rsidRPr="00BD4755" w:rsidDel="004518AB" w:rsidRDefault="00BD4755" w:rsidP="00BD4755">
            <w:pPr>
              <w:ind w:left="0"/>
              <w:rPr>
                <w:del w:id="98" w:author="Ayoub Rifai" w:date="2021-03-23T11:43:00Z"/>
                <w:color w:val="000000"/>
                <w:lang w:val="fr-FR" w:eastAsia="zh-CN"/>
              </w:rPr>
            </w:pPr>
            <w:del w:id="99" w:author="Ayoub Rifai" w:date="2021-03-23T11:43:00Z">
              <w:r w:rsidRPr="00BD4755" w:rsidDel="004518AB">
                <w:rPr>
                  <w:color w:val="000000"/>
                  <w:lang w:val="fr-FR" w:eastAsia="zh-CN"/>
                </w:rPr>
                <w:delText>0dBm</w:delText>
              </w:r>
            </w:del>
          </w:p>
        </w:tc>
        <w:tc>
          <w:tcPr>
            <w:tcW w:w="2610" w:type="dxa"/>
            <w:gridSpan w:val="2"/>
            <w:tcBorders>
              <w:top w:val="single" w:sz="4" w:space="0" w:color="F4B084"/>
              <w:left w:val="nil"/>
              <w:bottom w:val="single" w:sz="8" w:space="0" w:color="FFFFFF"/>
              <w:right w:val="single" w:sz="8" w:space="0" w:color="FFFFFF"/>
            </w:tcBorders>
            <w:shd w:val="clear" w:color="000000" w:fill="D9D9D9"/>
            <w:vAlign w:val="center"/>
            <w:hideMark/>
            <w:tcPrChange w:id="100" w:author="Ayoub Rifai" w:date="2021-03-23T11:43:00Z">
              <w:tcPr>
                <w:tcW w:w="3820" w:type="dxa"/>
                <w:gridSpan w:val="3"/>
                <w:tcBorders>
                  <w:top w:val="single" w:sz="4" w:space="0" w:color="F4B084"/>
                  <w:left w:val="nil"/>
                  <w:bottom w:val="single" w:sz="8" w:space="0" w:color="FFFFFF"/>
                  <w:right w:val="single" w:sz="8" w:space="0" w:color="FFFFFF"/>
                </w:tcBorders>
                <w:shd w:val="clear" w:color="000000" w:fill="D9D9D9"/>
                <w:vAlign w:val="center"/>
                <w:hideMark/>
              </w:tcPr>
            </w:tcPrChange>
          </w:tcPr>
          <w:p w14:paraId="79E6DC09" w14:textId="17872337" w:rsidR="00BD4755" w:rsidRPr="00BD4755" w:rsidDel="004518AB" w:rsidRDefault="00BD4755" w:rsidP="00BD4755">
            <w:pPr>
              <w:ind w:left="0"/>
              <w:rPr>
                <w:del w:id="101" w:author="Ayoub Rifai" w:date="2021-03-23T11:43:00Z"/>
                <w:color w:val="000000"/>
                <w:lang w:val="fr-FR" w:eastAsia="zh-CN"/>
              </w:rPr>
            </w:pPr>
            <w:del w:id="102" w:author="Ayoub Rifai" w:date="2021-03-23T11:43:00Z">
              <w:r w:rsidRPr="00BD4755" w:rsidDel="004518AB">
                <w:rPr>
                  <w:color w:val="000000"/>
                  <w:lang w:val="fr-FR" w:eastAsia="zh-CN"/>
                </w:rPr>
                <w:delText> </w:delText>
              </w:r>
            </w:del>
          </w:p>
        </w:tc>
        <w:tc>
          <w:tcPr>
            <w:tcW w:w="1111" w:type="dxa"/>
            <w:tcBorders>
              <w:top w:val="single" w:sz="4" w:space="0" w:color="F4B084"/>
              <w:left w:val="nil"/>
              <w:bottom w:val="single" w:sz="8" w:space="0" w:color="FFFFFF"/>
              <w:right w:val="single" w:sz="8" w:space="0" w:color="FFFFFF"/>
            </w:tcBorders>
            <w:shd w:val="clear" w:color="000000" w:fill="D9D9D9"/>
            <w:vAlign w:val="center"/>
            <w:hideMark/>
            <w:tcPrChange w:id="103" w:author="Ayoub Rifai" w:date="2021-03-23T11:43:00Z">
              <w:tcPr>
                <w:tcW w:w="1600" w:type="dxa"/>
                <w:tcBorders>
                  <w:top w:val="single" w:sz="4" w:space="0" w:color="F4B084"/>
                  <w:left w:val="nil"/>
                  <w:bottom w:val="single" w:sz="8" w:space="0" w:color="FFFFFF"/>
                  <w:right w:val="single" w:sz="8" w:space="0" w:color="FFFFFF"/>
                </w:tcBorders>
                <w:shd w:val="clear" w:color="000000" w:fill="D9D9D9"/>
                <w:vAlign w:val="center"/>
                <w:hideMark/>
              </w:tcPr>
            </w:tcPrChange>
          </w:tcPr>
          <w:p w14:paraId="28944433" w14:textId="6A2C0E42" w:rsidR="00BD4755" w:rsidRPr="00BD4755" w:rsidDel="004518AB" w:rsidRDefault="00BD4755" w:rsidP="00BD4755">
            <w:pPr>
              <w:ind w:left="0"/>
              <w:rPr>
                <w:del w:id="104" w:author="Ayoub Rifai" w:date="2021-03-23T11:43:00Z"/>
                <w:color w:val="000000"/>
                <w:lang w:val="fr-FR" w:eastAsia="zh-CN"/>
              </w:rPr>
            </w:pPr>
            <w:del w:id="105" w:author="Ayoub Rifai" w:date="2021-03-23T11:43:00Z">
              <w:r w:rsidRPr="00BD4755" w:rsidDel="004518AB">
                <w:rPr>
                  <w:color w:val="000000"/>
                  <w:lang w:val="fr-FR" w:eastAsia="zh-CN"/>
                </w:rPr>
                <w:delText>ATB ADC</w:delText>
              </w:r>
            </w:del>
          </w:p>
        </w:tc>
      </w:tr>
      <w:tr w:rsidR="00BD4755" w:rsidRPr="00BD4755" w:rsidDel="004518AB" w14:paraId="0308E441" w14:textId="1A66CD7E" w:rsidTr="004518AB">
        <w:trPr>
          <w:gridAfter w:val="1"/>
          <w:wAfter w:w="392" w:type="dxa"/>
          <w:trHeight w:val="765"/>
          <w:del w:id="106" w:author="Ayoub Rifai" w:date="2021-03-23T11:43:00Z"/>
          <w:trPrChange w:id="107" w:author="Ayoub Rifai" w:date="2021-03-23T11:43:00Z">
            <w:trPr>
              <w:trHeight w:val="765"/>
            </w:trPr>
          </w:trPrChange>
        </w:trPr>
        <w:tc>
          <w:tcPr>
            <w:tcW w:w="1546" w:type="dxa"/>
            <w:tcBorders>
              <w:top w:val="single" w:sz="8" w:space="0" w:color="FFFFFF"/>
              <w:left w:val="single" w:sz="8" w:space="0" w:color="FFFFFF"/>
              <w:bottom w:val="single" w:sz="4" w:space="0" w:color="F4B084"/>
              <w:right w:val="single" w:sz="8" w:space="0" w:color="FFFFFF"/>
            </w:tcBorders>
            <w:shd w:val="clear" w:color="000000" w:fill="F8CBAD"/>
            <w:vAlign w:val="center"/>
            <w:hideMark/>
            <w:tcPrChange w:id="108" w:author="Ayoub Rifai" w:date="2021-03-23T11:43:00Z">
              <w:tcPr>
                <w:tcW w:w="1660" w:type="dxa"/>
                <w:tcBorders>
                  <w:top w:val="single" w:sz="8" w:space="0" w:color="FFFFFF"/>
                  <w:left w:val="single" w:sz="8" w:space="0" w:color="FFFFFF"/>
                  <w:bottom w:val="single" w:sz="4" w:space="0" w:color="F4B084"/>
                  <w:right w:val="single" w:sz="8" w:space="0" w:color="FFFFFF"/>
                </w:tcBorders>
                <w:shd w:val="clear" w:color="000000" w:fill="F8CBAD"/>
                <w:vAlign w:val="center"/>
                <w:hideMark/>
              </w:tcPr>
            </w:tcPrChange>
          </w:tcPr>
          <w:p w14:paraId="0929257B" w14:textId="5744780B" w:rsidR="00BD4755" w:rsidRPr="00BD4755" w:rsidDel="004518AB" w:rsidRDefault="00BD4755" w:rsidP="00BD4755">
            <w:pPr>
              <w:ind w:left="0"/>
              <w:rPr>
                <w:del w:id="109" w:author="Ayoub Rifai" w:date="2021-03-23T11:43:00Z"/>
                <w:color w:val="000000"/>
                <w:lang w:val="fr-FR" w:eastAsia="zh-CN"/>
              </w:rPr>
            </w:pPr>
            <w:del w:id="110" w:author="Ayoub Rifai" w:date="2021-03-23T11:43:00Z">
              <w:r w:rsidRPr="00BD4755" w:rsidDel="004518AB">
                <w:rPr>
                  <w:color w:val="000000"/>
                  <w:lang w:val="fr-FR" w:eastAsia="zh-CN"/>
                </w:rPr>
                <w:delText xml:space="preserve">TX_PR </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11"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0A8F9F4D" w14:textId="2F352376" w:rsidR="00BD4755" w:rsidRPr="00BD4755" w:rsidDel="004518AB" w:rsidRDefault="00BD4755" w:rsidP="00BD4755">
            <w:pPr>
              <w:ind w:left="0"/>
              <w:rPr>
                <w:del w:id="112" w:author="Ayoub Rifai" w:date="2021-03-23T11:43:00Z"/>
                <w:color w:val="000000"/>
                <w:lang w:val="fr-FR" w:eastAsia="zh-CN"/>
              </w:rPr>
            </w:pPr>
            <w:del w:id="113" w:author="Ayoub Rifai" w:date="2021-03-23T11:43:00Z">
              <w:r w:rsidRPr="00BD4755" w:rsidDel="004518AB">
                <w:rPr>
                  <w:color w:val="000000"/>
                  <w:lang w:val="fr-FR" w:eastAsia="zh-CN"/>
                </w:rPr>
                <w:delText>-7dBm</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14"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42DF089E" w14:textId="61478ABE" w:rsidR="00BD4755" w:rsidRPr="00665719" w:rsidDel="004518AB" w:rsidRDefault="00BD4755" w:rsidP="00BD4755">
            <w:pPr>
              <w:ind w:left="0"/>
              <w:rPr>
                <w:del w:id="115" w:author="Ayoub Rifai" w:date="2021-03-23T11:43:00Z"/>
                <w:color w:val="000000"/>
                <w:lang w:eastAsia="zh-CN"/>
              </w:rPr>
            </w:pPr>
            <w:del w:id="116" w:author="Ayoub Rifai" w:date="2021-03-23T11:43:00Z">
              <w:r w:rsidRPr="00665719" w:rsidDel="004518AB">
                <w:rPr>
                  <w:color w:val="000000"/>
                  <w:lang w:eastAsia="zh-CN"/>
                </w:rPr>
                <w:delText>VGA (SW ctrl for gain setting)</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17"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015A5F5B" w14:textId="44054CF9" w:rsidR="00BD4755" w:rsidRPr="00665719" w:rsidDel="004518AB" w:rsidRDefault="00BD4755" w:rsidP="00BD4755">
            <w:pPr>
              <w:ind w:left="0"/>
              <w:rPr>
                <w:del w:id="118" w:author="Ayoub Rifai" w:date="2021-03-23T11:43:00Z"/>
                <w:color w:val="000000"/>
                <w:lang w:eastAsia="zh-CN"/>
              </w:rPr>
            </w:pPr>
            <w:del w:id="119" w:author="Ayoub Rifai" w:date="2021-03-23T11:43:00Z">
              <w:r w:rsidRPr="00665719" w:rsidDel="004518AB">
                <w:rPr>
                  <w:color w:val="000000"/>
                  <w:lang w:eastAsia="zh-CN"/>
                </w:rPr>
                <w:delText> </w:delText>
              </w:r>
            </w:del>
          </w:p>
        </w:tc>
      </w:tr>
      <w:tr w:rsidR="00BD4755" w:rsidRPr="00BD4755" w:rsidDel="004518AB" w14:paraId="4B24E067" w14:textId="0C5C94D4" w:rsidTr="004518AB">
        <w:trPr>
          <w:gridAfter w:val="1"/>
          <w:wAfter w:w="392" w:type="dxa"/>
          <w:trHeight w:val="315"/>
          <w:del w:id="120" w:author="Ayoub Rifai" w:date="2021-03-23T11:43:00Z"/>
          <w:trPrChange w:id="121" w:author="Ayoub Rifai" w:date="2021-03-23T11:43:00Z">
            <w:trPr>
              <w:trHeight w:val="315"/>
            </w:trPr>
          </w:trPrChange>
        </w:trPr>
        <w:tc>
          <w:tcPr>
            <w:tcW w:w="1546" w:type="dxa"/>
            <w:tcBorders>
              <w:top w:val="single" w:sz="8" w:space="0" w:color="FFFFFF"/>
              <w:left w:val="single" w:sz="8" w:space="0" w:color="FFFFFF"/>
              <w:bottom w:val="single" w:sz="4" w:space="0" w:color="F4B084"/>
              <w:right w:val="single" w:sz="8" w:space="0" w:color="FFFFFF"/>
            </w:tcBorders>
            <w:shd w:val="clear" w:color="000000" w:fill="FCE4D6"/>
            <w:vAlign w:val="center"/>
            <w:hideMark/>
            <w:tcPrChange w:id="122" w:author="Ayoub Rifai" w:date="2021-03-23T11:43:00Z">
              <w:tcPr>
                <w:tcW w:w="1660" w:type="dxa"/>
                <w:tcBorders>
                  <w:top w:val="single" w:sz="8" w:space="0" w:color="FFFFFF"/>
                  <w:left w:val="single" w:sz="8" w:space="0" w:color="FFFFFF"/>
                  <w:bottom w:val="single" w:sz="4" w:space="0" w:color="F4B084"/>
                  <w:right w:val="single" w:sz="8" w:space="0" w:color="FFFFFF"/>
                </w:tcBorders>
                <w:shd w:val="clear" w:color="000000" w:fill="FCE4D6"/>
                <w:vAlign w:val="center"/>
                <w:hideMark/>
              </w:tcPr>
            </w:tcPrChange>
          </w:tcPr>
          <w:p w14:paraId="07293BF4" w14:textId="3A08100D" w:rsidR="00BD4755" w:rsidRPr="00BD4755" w:rsidDel="004518AB" w:rsidRDefault="00BD4755" w:rsidP="00BD4755">
            <w:pPr>
              <w:ind w:left="0"/>
              <w:rPr>
                <w:del w:id="123" w:author="Ayoub Rifai" w:date="2021-03-23T11:43:00Z"/>
                <w:color w:val="000000"/>
                <w:lang w:val="fr-FR" w:eastAsia="zh-CN"/>
              </w:rPr>
            </w:pPr>
            <w:del w:id="124" w:author="Ayoub Rifai" w:date="2021-03-23T11:43:00Z">
              <w:r w:rsidRPr="00BD4755" w:rsidDel="004518AB">
                <w:rPr>
                  <w:color w:val="000000"/>
                  <w:lang w:val="fr-FR" w:eastAsia="zh-CN"/>
                </w:rPr>
                <w:delText>TX_LOx2</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25"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53EDB04E" w14:textId="13D86A0B" w:rsidR="00BD4755" w:rsidRPr="00BD4755" w:rsidDel="004518AB" w:rsidRDefault="00BD4755" w:rsidP="00BD4755">
            <w:pPr>
              <w:ind w:left="0"/>
              <w:rPr>
                <w:del w:id="126" w:author="Ayoub Rifai" w:date="2021-03-23T11:43:00Z"/>
                <w:color w:val="000000"/>
                <w:lang w:val="fr-FR" w:eastAsia="zh-CN"/>
              </w:rPr>
            </w:pPr>
            <w:del w:id="127" w:author="Ayoub Rifai" w:date="2021-03-23T11:43:00Z">
              <w:r w:rsidRPr="00BD4755" w:rsidDel="004518AB">
                <w:rPr>
                  <w:color w:val="000000"/>
                  <w:lang w:val="fr-FR" w:eastAsia="zh-CN"/>
                </w:rPr>
                <w:delText>2.5dBm(+/-1)</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28"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6091756D" w14:textId="018A84B4" w:rsidR="00BD4755" w:rsidRPr="00665719" w:rsidDel="004518AB" w:rsidRDefault="00BD4755" w:rsidP="00BD4755">
            <w:pPr>
              <w:ind w:left="0"/>
              <w:rPr>
                <w:del w:id="129" w:author="Ayoub Rifai" w:date="2021-03-23T11:43:00Z"/>
                <w:color w:val="000000"/>
                <w:lang w:eastAsia="zh-CN"/>
              </w:rPr>
            </w:pPr>
            <w:del w:id="130" w:author="Ayoub Rifai" w:date="2021-03-23T11:43:00Z">
              <w:r w:rsidRPr="00665719" w:rsidDel="004518AB">
                <w:rPr>
                  <w:color w:val="000000"/>
                  <w:lang w:eastAsia="zh-CN"/>
                </w:rPr>
                <w:delText>VGA 0dB gain cmmon with PR</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31"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4752B635" w14:textId="4FABC976" w:rsidR="00BD4755" w:rsidRPr="00BD4755" w:rsidDel="004518AB" w:rsidRDefault="00BD4755" w:rsidP="00BD4755">
            <w:pPr>
              <w:ind w:left="0"/>
              <w:rPr>
                <w:del w:id="132" w:author="Ayoub Rifai" w:date="2021-03-23T11:43:00Z"/>
                <w:color w:val="000000"/>
                <w:lang w:val="fr-FR" w:eastAsia="zh-CN"/>
              </w:rPr>
            </w:pPr>
            <w:del w:id="133" w:author="Ayoub Rifai" w:date="2021-03-23T11:43:00Z">
              <w:r w:rsidRPr="00BD4755" w:rsidDel="004518AB">
                <w:rPr>
                  <w:color w:val="000000"/>
                  <w:lang w:val="fr-FR" w:eastAsia="zh-CN"/>
                </w:rPr>
                <w:delText>TX ADC</w:delText>
              </w:r>
            </w:del>
          </w:p>
        </w:tc>
      </w:tr>
      <w:tr w:rsidR="00BD4755" w:rsidRPr="00BD4755" w:rsidDel="004518AB" w14:paraId="41AF0F14" w14:textId="171D9951" w:rsidTr="004518AB">
        <w:trPr>
          <w:gridAfter w:val="1"/>
          <w:wAfter w:w="392" w:type="dxa"/>
          <w:trHeight w:val="315"/>
          <w:del w:id="134" w:author="Ayoub Rifai" w:date="2021-03-23T11:43:00Z"/>
          <w:trPrChange w:id="135" w:author="Ayoub Rifai" w:date="2021-03-23T11:43:00Z">
            <w:trPr>
              <w:trHeight w:val="31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36"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60C19E64" w14:textId="0E4ABC9A" w:rsidR="00BD4755" w:rsidRPr="00BD4755" w:rsidDel="004518AB" w:rsidRDefault="00BD4755" w:rsidP="00BD4755">
            <w:pPr>
              <w:ind w:left="0"/>
              <w:rPr>
                <w:del w:id="137" w:author="Ayoub Rifai" w:date="2021-03-23T11:43:00Z"/>
                <w:color w:val="000000"/>
                <w:lang w:val="fr-FR" w:eastAsia="zh-CN"/>
              </w:rPr>
            </w:pPr>
            <w:del w:id="138" w:author="Ayoub Rifai" w:date="2021-03-23T11:43:00Z">
              <w:r w:rsidRPr="00BD4755" w:rsidDel="004518AB">
                <w:rPr>
                  <w:color w:val="000000"/>
                  <w:lang w:val="fr-FR" w:eastAsia="zh-CN"/>
                </w:rPr>
                <w:delText>TX_PAinput</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39"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7EE64D66" w14:textId="73B7BE85" w:rsidR="00BD4755" w:rsidRPr="00BD4755" w:rsidDel="004518AB" w:rsidRDefault="00BD4755" w:rsidP="00BD4755">
            <w:pPr>
              <w:ind w:left="0"/>
              <w:rPr>
                <w:del w:id="140" w:author="Ayoub Rifai" w:date="2021-03-23T11:43:00Z"/>
                <w:color w:val="000000"/>
                <w:lang w:val="fr-FR" w:eastAsia="zh-CN"/>
              </w:rPr>
            </w:pPr>
            <w:del w:id="141" w:author="Ayoub Rifai" w:date="2021-03-23T11:43:00Z">
              <w:r w:rsidRPr="00BD4755" w:rsidDel="004518AB">
                <w:rPr>
                  <w:color w:val="000000"/>
                  <w:lang w:val="fr-FR" w:eastAsia="zh-CN"/>
                </w:rPr>
                <w:delText>5dBm(+/-1)</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42"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6434318C" w14:textId="1BBC3DAC" w:rsidR="00BD4755" w:rsidRPr="00665719" w:rsidDel="004518AB" w:rsidRDefault="00BD4755" w:rsidP="00BD4755">
            <w:pPr>
              <w:ind w:left="0"/>
              <w:rPr>
                <w:del w:id="143" w:author="Ayoub Rifai" w:date="2021-03-23T11:43:00Z"/>
                <w:color w:val="000000"/>
                <w:lang w:eastAsia="zh-CN"/>
              </w:rPr>
            </w:pPr>
            <w:del w:id="144" w:author="Ayoub Rifai" w:date="2021-03-23T11:43:00Z">
              <w:r w:rsidRPr="00665719" w:rsidDel="004518AB">
                <w:rPr>
                  <w:color w:val="000000"/>
                  <w:lang w:eastAsia="zh-CN"/>
                </w:rPr>
                <w:delText>VGA 0dB gain cummon with PR</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45"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415DAC7D" w14:textId="73802BCF" w:rsidR="00BD4755" w:rsidRPr="00BD4755" w:rsidDel="004518AB" w:rsidRDefault="00BD4755" w:rsidP="00BD4755">
            <w:pPr>
              <w:ind w:left="0"/>
              <w:rPr>
                <w:del w:id="146" w:author="Ayoub Rifai" w:date="2021-03-23T11:43:00Z"/>
                <w:color w:val="000000"/>
                <w:lang w:val="fr-FR" w:eastAsia="zh-CN"/>
              </w:rPr>
            </w:pPr>
            <w:del w:id="147" w:author="Ayoub Rifai" w:date="2021-03-23T11:43:00Z">
              <w:r w:rsidRPr="00BD4755" w:rsidDel="004518AB">
                <w:rPr>
                  <w:color w:val="000000"/>
                  <w:lang w:val="fr-FR" w:eastAsia="zh-CN"/>
                </w:rPr>
                <w:delText>TX ADC</w:delText>
              </w:r>
            </w:del>
          </w:p>
        </w:tc>
      </w:tr>
      <w:tr w:rsidR="00BD4755" w:rsidRPr="00BD4755" w:rsidDel="004518AB" w14:paraId="030458F9" w14:textId="006A214B" w:rsidTr="004518AB">
        <w:trPr>
          <w:gridAfter w:val="1"/>
          <w:wAfter w:w="392" w:type="dxa"/>
          <w:trHeight w:val="525"/>
          <w:del w:id="148" w:author="Ayoub Rifai" w:date="2021-03-23T11:43:00Z"/>
          <w:trPrChange w:id="149" w:author="Ayoub Rifai" w:date="2021-03-23T11:43:00Z">
            <w:trPr>
              <w:trHeight w:val="52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50"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73E239AB" w14:textId="4D3EF57E" w:rsidR="00BD4755" w:rsidRPr="00665719" w:rsidDel="004518AB" w:rsidRDefault="00BD4755" w:rsidP="00BD4755">
            <w:pPr>
              <w:ind w:left="0"/>
              <w:rPr>
                <w:del w:id="151" w:author="Ayoub Rifai" w:date="2021-03-23T11:43:00Z"/>
                <w:color w:val="000000"/>
                <w:lang w:eastAsia="zh-CN"/>
              </w:rPr>
            </w:pPr>
            <w:del w:id="152" w:author="Ayoub Rifai" w:date="2021-03-23T11:43:00Z">
              <w:r w:rsidRPr="00665719" w:rsidDel="004518AB">
                <w:rPr>
                  <w:color w:val="000000"/>
                  <w:lang w:eastAsia="zh-CN"/>
                </w:rPr>
                <w:delText>Tx_PA high+midle range</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53"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48CB594B" w14:textId="2135F25A" w:rsidR="00BD4755" w:rsidRPr="00BD4755" w:rsidDel="004518AB" w:rsidRDefault="00BD4755" w:rsidP="00BD4755">
            <w:pPr>
              <w:ind w:left="0"/>
              <w:rPr>
                <w:del w:id="154" w:author="Ayoub Rifai" w:date="2021-03-23T11:43:00Z"/>
                <w:color w:val="000000"/>
                <w:lang w:val="fr-FR" w:eastAsia="zh-CN"/>
              </w:rPr>
            </w:pPr>
            <w:del w:id="155" w:author="Ayoub Rifai" w:date="2021-03-23T11:43:00Z">
              <w:r w:rsidRPr="00BD4755" w:rsidDel="004518AB">
                <w:rPr>
                  <w:color w:val="000000"/>
                  <w:lang w:val="fr-FR" w:eastAsia="zh-CN"/>
                </w:rPr>
                <w:delText>5dBm to 13,5dBm</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56"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3C2D7BF8" w14:textId="508FE40C" w:rsidR="00BD4755" w:rsidRPr="00BD4755" w:rsidDel="004518AB" w:rsidRDefault="00BD4755" w:rsidP="00BD4755">
            <w:pPr>
              <w:ind w:left="0"/>
              <w:rPr>
                <w:del w:id="157" w:author="Ayoub Rifai" w:date="2021-03-23T11:43:00Z"/>
                <w:color w:val="000000"/>
                <w:lang w:val="fr-FR" w:eastAsia="zh-CN"/>
              </w:rPr>
            </w:pPr>
            <w:del w:id="158" w:author="Ayoub Rifai" w:date="2021-03-23T11:43:00Z">
              <w:r w:rsidRPr="00BD4755" w:rsidDel="004518AB">
                <w:rPr>
                  <w:color w:val="000000"/>
                  <w:lang w:val="fr-FR" w:eastAsia="zh-CN"/>
                </w:rPr>
                <w:delText>10-20dB</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59"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37F9BE3F" w14:textId="332DD5A6" w:rsidR="00BD4755" w:rsidRPr="00BD4755" w:rsidDel="004518AB" w:rsidRDefault="00BD4755" w:rsidP="00BD4755">
            <w:pPr>
              <w:ind w:left="0"/>
              <w:rPr>
                <w:del w:id="160" w:author="Ayoub Rifai" w:date="2021-03-23T11:43:00Z"/>
                <w:color w:val="000000"/>
                <w:lang w:val="fr-FR" w:eastAsia="zh-CN"/>
              </w:rPr>
            </w:pPr>
            <w:del w:id="161" w:author="Ayoub Rifai" w:date="2021-03-23T11:43:00Z">
              <w:r w:rsidRPr="00BD4755" w:rsidDel="004518AB">
                <w:rPr>
                  <w:color w:val="000000"/>
                  <w:lang w:val="fr-FR" w:eastAsia="zh-CN"/>
                </w:rPr>
                <w:delText> </w:delText>
              </w:r>
            </w:del>
          </w:p>
        </w:tc>
      </w:tr>
      <w:tr w:rsidR="00BD4755" w:rsidRPr="00BD4755" w:rsidDel="004518AB" w14:paraId="46710558" w14:textId="404C29C3" w:rsidTr="004518AB">
        <w:trPr>
          <w:gridAfter w:val="1"/>
          <w:wAfter w:w="392" w:type="dxa"/>
          <w:trHeight w:val="780"/>
          <w:del w:id="162" w:author="Ayoub Rifai" w:date="2021-03-23T11:43:00Z"/>
          <w:trPrChange w:id="163" w:author="Ayoub Rifai" w:date="2021-03-23T11:43:00Z">
            <w:trPr>
              <w:trHeight w:val="780"/>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64"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58D5F304" w14:textId="4B5718F6" w:rsidR="00BD4755" w:rsidRPr="00BD4755" w:rsidDel="004518AB" w:rsidRDefault="00BD4755" w:rsidP="00BD4755">
            <w:pPr>
              <w:ind w:left="0"/>
              <w:rPr>
                <w:del w:id="165" w:author="Ayoub Rifai" w:date="2021-03-23T11:43:00Z"/>
                <w:color w:val="000000"/>
                <w:lang w:val="fr-FR" w:eastAsia="zh-CN"/>
              </w:rPr>
            </w:pPr>
            <w:del w:id="166" w:author="Ayoub Rifai" w:date="2021-03-23T11:43:00Z">
              <w:r w:rsidRPr="00BD4755" w:rsidDel="004518AB">
                <w:rPr>
                  <w:color w:val="000000"/>
                  <w:lang w:val="fr-FR" w:eastAsia="zh-CN"/>
                </w:rPr>
                <w:delText>TX_PA low range</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67"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22D8C0E4" w14:textId="383E7C59" w:rsidR="00BD4755" w:rsidRPr="00BD4755" w:rsidDel="004518AB" w:rsidRDefault="00BD4755" w:rsidP="00BD4755">
            <w:pPr>
              <w:ind w:left="0"/>
              <w:rPr>
                <w:del w:id="168" w:author="Ayoub Rifai" w:date="2021-03-23T11:43:00Z"/>
                <w:color w:val="000000"/>
                <w:lang w:val="fr-FR" w:eastAsia="zh-CN"/>
              </w:rPr>
            </w:pPr>
            <w:del w:id="169" w:author="Ayoub Rifai" w:date="2021-03-23T11:43:00Z">
              <w:r w:rsidRPr="00BD4755" w:rsidDel="004518AB">
                <w:rPr>
                  <w:color w:val="000000"/>
                  <w:lang w:val="fr-FR" w:eastAsia="zh-CN"/>
                </w:rPr>
                <w:delText>&lt;-10dBm(+/-0.35)</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70"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706CAC8A" w14:textId="22109B2A" w:rsidR="00BD4755" w:rsidRPr="00BD4755" w:rsidDel="004518AB" w:rsidRDefault="00BD4755" w:rsidP="00BD4755">
            <w:pPr>
              <w:ind w:left="0"/>
              <w:rPr>
                <w:del w:id="171" w:author="Ayoub Rifai" w:date="2021-03-23T11:43:00Z"/>
                <w:color w:val="000000"/>
                <w:lang w:val="fr-FR" w:eastAsia="zh-CN"/>
              </w:rPr>
            </w:pPr>
            <w:del w:id="172" w:author="Ayoub Rifai" w:date="2021-03-23T11:43:00Z">
              <w:r w:rsidRPr="00BD4755" w:rsidDel="004518AB">
                <w:rPr>
                  <w:color w:val="000000"/>
                  <w:lang w:val="fr-FR" w:eastAsia="zh-CN"/>
                </w:rPr>
                <w:delText>TBD</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73"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14240F70" w14:textId="6A0AEDA8" w:rsidR="00BD4755" w:rsidRPr="00BD4755" w:rsidDel="004518AB" w:rsidRDefault="00BD4755" w:rsidP="00BD4755">
            <w:pPr>
              <w:ind w:left="0"/>
              <w:rPr>
                <w:del w:id="174" w:author="Ayoub Rifai" w:date="2021-03-23T11:43:00Z"/>
                <w:color w:val="000000"/>
                <w:lang w:val="fr-FR" w:eastAsia="zh-CN"/>
              </w:rPr>
            </w:pPr>
            <w:del w:id="175" w:author="Ayoub Rifai" w:date="2021-03-23T11:43:00Z">
              <w:r w:rsidRPr="00BD4755" w:rsidDel="004518AB">
                <w:rPr>
                  <w:color w:val="000000"/>
                  <w:lang w:val="fr-FR" w:eastAsia="zh-CN"/>
                </w:rPr>
                <w:delText> </w:delText>
              </w:r>
            </w:del>
          </w:p>
        </w:tc>
      </w:tr>
      <w:tr w:rsidR="00BD4755" w:rsidRPr="00BD4755" w:rsidDel="004518AB" w14:paraId="609BFD15" w14:textId="3A4DE2E4" w:rsidTr="004518AB">
        <w:trPr>
          <w:gridAfter w:val="1"/>
          <w:wAfter w:w="392" w:type="dxa"/>
          <w:trHeight w:val="315"/>
          <w:del w:id="176" w:author="Ayoub Rifai" w:date="2021-03-23T11:43:00Z"/>
          <w:trPrChange w:id="177" w:author="Ayoub Rifai" w:date="2021-03-23T11:43:00Z">
            <w:trPr>
              <w:trHeight w:val="31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78"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78E6C9A5" w14:textId="03D0CF89" w:rsidR="00BD4755" w:rsidRPr="00BD4755" w:rsidDel="004518AB" w:rsidRDefault="00BD4755" w:rsidP="00BD4755">
            <w:pPr>
              <w:ind w:left="0"/>
              <w:rPr>
                <w:del w:id="179" w:author="Ayoub Rifai" w:date="2021-03-23T11:43:00Z"/>
                <w:color w:val="000000"/>
                <w:lang w:val="fr-FR" w:eastAsia="zh-CN"/>
              </w:rPr>
            </w:pPr>
            <w:del w:id="180" w:author="Ayoub Rifai" w:date="2021-03-23T11:43:00Z">
              <w:r w:rsidRPr="00BD4755" w:rsidDel="004518AB">
                <w:rPr>
                  <w:color w:val="000000"/>
                  <w:lang w:val="fr-FR" w:eastAsia="zh-CN"/>
                </w:rPr>
                <w:delText>LO_RX(40G)</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81"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48D2C67D" w14:textId="7D9C1976" w:rsidR="00BD4755" w:rsidRPr="00BD4755" w:rsidDel="004518AB" w:rsidRDefault="00BD4755" w:rsidP="00BD4755">
            <w:pPr>
              <w:ind w:left="0"/>
              <w:rPr>
                <w:del w:id="182" w:author="Ayoub Rifai" w:date="2021-03-23T11:43:00Z"/>
                <w:color w:val="000000"/>
                <w:lang w:val="fr-FR" w:eastAsia="zh-CN"/>
              </w:rPr>
            </w:pPr>
            <w:del w:id="183" w:author="Ayoub Rifai" w:date="2021-03-23T11:43:00Z">
              <w:r w:rsidRPr="00BD4755" w:rsidDel="004518AB">
                <w:rPr>
                  <w:color w:val="000000"/>
                  <w:lang w:val="fr-FR" w:eastAsia="zh-CN"/>
                </w:rPr>
                <w:delText>[-6, 2](+/-1)</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84"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59157383" w14:textId="06B8495C" w:rsidR="00BD4755" w:rsidRPr="00665719" w:rsidDel="004518AB" w:rsidRDefault="00BD4755" w:rsidP="00BD4755">
            <w:pPr>
              <w:ind w:left="0"/>
              <w:rPr>
                <w:del w:id="185" w:author="Ayoub Rifai" w:date="2021-03-23T11:43:00Z"/>
                <w:color w:val="000000"/>
                <w:lang w:eastAsia="zh-CN"/>
              </w:rPr>
            </w:pPr>
            <w:del w:id="186" w:author="Ayoub Rifai" w:date="2021-03-23T11:43:00Z">
              <w:r w:rsidRPr="00665719" w:rsidDel="004518AB">
                <w:rPr>
                  <w:color w:val="000000"/>
                  <w:lang w:eastAsia="zh-CN"/>
                </w:rPr>
                <w:delText>Used to get good CM for ADC</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187"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26FD5B15" w14:textId="2FCF2F14" w:rsidR="00BD4755" w:rsidRPr="00BD4755" w:rsidDel="004518AB" w:rsidRDefault="00BD4755" w:rsidP="00BD4755">
            <w:pPr>
              <w:ind w:left="0"/>
              <w:rPr>
                <w:del w:id="188" w:author="Ayoub Rifai" w:date="2021-03-23T11:43:00Z"/>
                <w:color w:val="000000"/>
                <w:lang w:val="fr-FR" w:eastAsia="zh-CN"/>
              </w:rPr>
            </w:pPr>
            <w:del w:id="189" w:author="Ayoub Rifai" w:date="2021-03-23T11:43:00Z">
              <w:r w:rsidRPr="00BD4755" w:rsidDel="004518AB">
                <w:rPr>
                  <w:color w:val="000000"/>
                  <w:lang w:val="fr-FR" w:eastAsia="zh-CN"/>
                </w:rPr>
                <w:delText>ATB ADC</w:delText>
              </w:r>
            </w:del>
          </w:p>
        </w:tc>
      </w:tr>
      <w:tr w:rsidR="00BD4755" w:rsidRPr="00BD4755" w:rsidDel="004518AB" w14:paraId="1958D7CF" w14:textId="6F74B7A9" w:rsidTr="004518AB">
        <w:trPr>
          <w:gridAfter w:val="1"/>
          <w:wAfter w:w="392" w:type="dxa"/>
          <w:trHeight w:val="1035"/>
          <w:del w:id="190" w:author="Ayoub Rifai" w:date="2021-03-23T11:43:00Z"/>
          <w:trPrChange w:id="191" w:author="Ayoub Rifai" w:date="2021-03-23T11:43:00Z">
            <w:trPr>
              <w:trHeight w:val="1035"/>
            </w:trPr>
          </w:trPrChange>
        </w:trPr>
        <w:tc>
          <w:tcPr>
            <w:tcW w:w="1546"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92" w:author="Ayoub Rifai" w:date="2021-03-23T11:43:00Z">
              <w:tcPr>
                <w:tcW w:w="16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5B490145" w14:textId="57A2FC85" w:rsidR="00BD4755" w:rsidRPr="00BD4755" w:rsidDel="004518AB" w:rsidRDefault="00BD4755" w:rsidP="00BD4755">
            <w:pPr>
              <w:ind w:left="0"/>
              <w:rPr>
                <w:del w:id="193" w:author="Ayoub Rifai" w:date="2021-03-23T11:43:00Z"/>
                <w:color w:val="000000"/>
                <w:lang w:val="fr-FR" w:eastAsia="zh-CN"/>
              </w:rPr>
            </w:pPr>
            <w:del w:id="194" w:author="Ayoub Rifai" w:date="2021-03-23T11:43:00Z">
              <w:r w:rsidRPr="00BD4755" w:rsidDel="004518AB">
                <w:rPr>
                  <w:color w:val="000000"/>
                  <w:lang w:val="fr-FR" w:eastAsia="zh-CN"/>
                </w:rPr>
                <w:delText>LO_TX(40G)</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95"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1AC28A76" w14:textId="7D89735A" w:rsidR="00BD4755" w:rsidRPr="00BD4755" w:rsidDel="004518AB" w:rsidRDefault="00BD4755" w:rsidP="00BD4755">
            <w:pPr>
              <w:ind w:left="0"/>
              <w:rPr>
                <w:del w:id="196" w:author="Ayoub Rifai" w:date="2021-03-23T11:43:00Z"/>
                <w:color w:val="000000"/>
                <w:lang w:val="fr-FR" w:eastAsia="zh-CN"/>
              </w:rPr>
            </w:pPr>
            <w:del w:id="197" w:author="Ayoub Rifai" w:date="2021-03-23T11:43:00Z">
              <w:r w:rsidRPr="00BD4755" w:rsidDel="004518AB">
                <w:rPr>
                  <w:color w:val="000000"/>
                  <w:lang w:val="fr-FR" w:eastAsia="zh-CN"/>
                </w:rPr>
                <w:delText>[-6, 2](+/-1)</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198"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344694E7" w14:textId="3853B3F6" w:rsidR="00BD4755" w:rsidRPr="00665719" w:rsidDel="004518AB" w:rsidRDefault="00BD4755" w:rsidP="00BD4755">
            <w:pPr>
              <w:ind w:left="0"/>
              <w:rPr>
                <w:del w:id="199" w:author="Ayoub Rifai" w:date="2021-03-23T11:43:00Z"/>
                <w:color w:val="000000"/>
                <w:lang w:eastAsia="zh-CN"/>
              </w:rPr>
            </w:pPr>
            <w:del w:id="200" w:author="Ayoub Rifai" w:date="2021-03-23T11:43:00Z">
              <w:r w:rsidRPr="00665719" w:rsidDel="004518AB">
                <w:rPr>
                  <w:color w:val="000000"/>
                  <w:lang w:eastAsia="zh-CN"/>
                </w:rPr>
                <w:delText>Used to get good CM for ADC</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01"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12CB3910" w14:textId="6C4A0A29" w:rsidR="00BD4755" w:rsidRPr="00BD4755" w:rsidDel="004518AB" w:rsidRDefault="00BD4755" w:rsidP="00BD4755">
            <w:pPr>
              <w:ind w:left="0"/>
              <w:rPr>
                <w:del w:id="202" w:author="Ayoub Rifai" w:date="2021-03-23T11:43:00Z"/>
                <w:color w:val="000000"/>
                <w:lang w:val="fr-FR" w:eastAsia="zh-CN"/>
              </w:rPr>
            </w:pPr>
            <w:del w:id="203" w:author="Ayoub Rifai" w:date="2021-03-23T11:43:00Z">
              <w:r w:rsidRPr="00BD4755" w:rsidDel="004518AB">
                <w:rPr>
                  <w:color w:val="000000"/>
                  <w:lang w:val="fr-FR" w:eastAsia="zh-CN"/>
                </w:rPr>
                <w:delText>ATB ADC</w:delText>
              </w:r>
            </w:del>
          </w:p>
        </w:tc>
      </w:tr>
      <w:tr w:rsidR="00BD4755" w:rsidRPr="00BD4755" w:rsidDel="004518AB" w14:paraId="79405FCC" w14:textId="691C7D19" w:rsidTr="004518AB">
        <w:trPr>
          <w:gridAfter w:val="1"/>
          <w:wAfter w:w="392" w:type="dxa"/>
          <w:trHeight w:val="315"/>
          <w:del w:id="204" w:author="Ayoub Rifai" w:date="2021-03-23T11:43:00Z"/>
          <w:trPrChange w:id="205" w:author="Ayoub Rifai" w:date="2021-03-23T11:43:00Z">
            <w:trPr>
              <w:trHeight w:val="315"/>
            </w:trPr>
          </w:trPrChange>
        </w:trPr>
        <w:tc>
          <w:tcPr>
            <w:tcW w:w="1546" w:type="dxa"/>
            <w:tcBorders>
              <w:top w:val="single" w:sz="4" w:space="0" w:color="F4B084"/>
              <w:left w:val="single" w:sz="8" w:space="0" w:color="FFFFFF"/>
              <w:bottom w:val="single" w:sz="4" w:space="0" w:color="F4B084"/>
              <w:right w:val="single" w:sz="8" w:space="0" w:color="FFFFFF"/>
            </w:tcBorders>
            <w:shd w:val="clear" w:color="000000" w:fill="F8CBAD"/>
            <w:vAlign w:val="center"/>
            <w:hideMark/>
            <w:tcPrChange w:id="206" w:author="Ayoub Rifai" w:date="2021-03-23T11:43:00Z">
              <w:tcPr>
                <w:tcW w:w="1660" w:type="dxa"/>
                <w:tcBorders>
                  <w:top w:val="single" w:sz="4" w:space="0" w:color="F4B084"/>
                  <w:left w:val="single" w:sz="8" w:space="0" w:color="FFFFFF"/>
                  <w:bottom w:val="single" w:sz="4" w:space="0" w:color="F4B084"/>
                  <w:right w:val="single" w:sz="8" w:space="0" w:color="FFFFFF"/>
                </w:tcBorders>
                <w:shd w:val="clear" w:color="000000" w:fill="F8CBAD"/>
                <w:vAlign w:val="center"/>
                <w:hideMark/>
              </w:tcPr>
            </w:tcPrChange>
          </w:tcPr>
          <w:p w14:paraId="005BCE22" w14:textId="5B82FEF8" w:rsidR="00BD4755" w:rsidRPr="00BD4755" w:rsidDel="004518AB" w:rsidRDefault="00BD4755" w:rsidP="00BD4755">
            <w:pPr>
              <w:ind w:left="0"/>
              <w:rPr>
                <w:del w:id="207" w:author="Ayoub Rifai" w:date="2021-03-23T11:43:00Z"/>
                <w:color w:val="000000"/>
                <w:lang w:val="fr-FR" w:eastAsia="zh-CN"/>
              </w:rPr>
            </w:pPr>
            <w:del w:id="208" w:author="Ayoub Rifai" w:date="2021-03-23T11:43:00Z">
              <w:r w:rsidRPr="00BD4755" w:rsidDel="004518AB">
                <w:rPr>
                  <w:color w:val="000000"/>
                  <w:lang w:val="fr-FR" w:eastAsia="zh-CN"/>
                </w:rPr>
                <w:delText>LO_out(40G)</w:delText>
              </w:r>
            </w:del>
          </w:p>
        </w:tc>
        <w:tc>
          <w:tcPr>
            <w:tcW w:w="2269"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09" w:author="Ayoub Rifai" w:date="2021-03-23T11:43:00Z">
              <w:tcPr>
                <w:tcW w:w="290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5CFFAF17" w14:textId="7E8E350E" w:rsidR="00BD4755" w:rsidRPr="00BD4755" w:rsidDel="004518AB" w:rsidRDefault="00BD4755" w:rsidP="00BD4755">
            <w:pPr>
              <w:ind w:left="0"/>
              <w:rPr>
                <w:del w:id="210" w:author="Ayoub Rifai" w:date="2021-03-23T11:43:00Z"/>
                <w:color w:val="000000"/>
                <w:lang w:val="fr-FR" w:eastAsia="zh-CN"/>
              </w:rPr>
            </w:pPr>
            <w:del w:id="211" w:author="Ayoub Rifai" w:date="2021-03-23T11:43:00Z">
              <w:r w:rsidRPr="00BD4755" w:rsidDel="004518AB">
                <w:rPr>
                  <w:color w:val="000000"/>
                  <w:lang w:val="fr-FR" w:eastAsia="zh-CN"/>
                </w:rPr>
                <w:delText>[0,6] (+/-1)</w:delText>
              </w:r>
            </w:del>
          </w:p>
        </w:tc>
        <w:tc>
          <w:tcPr>
            <w:tcW w:w="261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12" w:author="Ayoub Rifai" w:date="2021-03-23T11:43:00Z">
              <w:tcPr>
                <w:tcW w:w="382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57ECDCCC" w14:textId="139C946D" w:rsidR="00BD4755" w:rsidRPr="00665719" w:rsidDel="004518AB" w:rsidRDefault="00BD4755" w:rsidP="00BD4755">
            <w:pPr>
              <w:ind w:left="0"/>
              <w:rPr>
                <w:del w:id="213" w:author="Ayoub Rifai" w:date="2021-03-23T11:43:00Z"/>
                <w:color w:val="000000"/>
                <w:lang w:eastAsia="zh-CN"/>
              </w:rPr>
            </w:pPr>
            <w:del w:id="214" w:author="Ayoub Rifai" w:date="2021-03-23T11:43:00Z">
              <w:r w:rsidRPr="00665719" w:rsidDel="004518AB">
                <w:rPr>
                  <w:color w:val="000000"/>
                  <w:lang w:eastAsia="zh-CN"/>
                </w:rPr>
                <w:delText>Used to get good CM for ADC</w:delText>
              </w:r>
            </w:del>
          </w:p>
        </w:tc>
        <w:tc>
          <w:tcPr>
            <w:tcW w:w="1111"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15" w:author="Ayoub Rifai" w:date="2021-03-23T11:43:00Z">
              <w:tcPr>
                <w:tcW w:w="160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34DF655D" w14:textId="2F3A42AC" w:rsidR="00BD4755" w:rsidRPr="00BD4755" w:rsidDel="004518AB" w:rsidRDefault="00BD4755" w:rsidP="00BD4755">
            <w:pPr>
              <w:ind w:left="0"/>
              <w:rPr>
                <w:del w:id="216" w:author="Ayoub Rifai" w:date="2021-03-23T11:43:00Z"/>
                <w:color w:val="000000"/>
                <w:lang w:val="fr-FR" w:eastAsia="zh-CN"/>
              </w:rPr>
            </w:pPr>
            <w:del w:id="217" w:author="Ayoub Rifai" w:date="2021-03-23T11:43:00Z">
              <w:r w:rsidRPr="00BD4755" w:rsidDel="004518AB">
                <w:rPr>
                  <w:color w:val="000000"/>
                  <w:lang w:val="fr-FR" w:eastAsia="zh-CN"/>
                </w:rPr>
                <w:delText>ATB ADC</w:delText>
              </w:r>
            </w:del>
          </w:p>
        </w:tc>
      </w:tr>
      <w:tr w:rsidR="00B84861" w:rsidRPr="00B84861" w14:paraId="740FFFDD" w14:textId="77777777" w:rsidTr="004518AB">
        <w:trPr>
          <w:trHeight w:val="525"/>
          <w:trPrChange w:id="218" w:author="Ayoub Rifai" w:date="2021-03-23T11:43:00Z">
            <w:trPr>
              <w:gridAfter w:val="0"/>
              <w:wAfter w:w="344" w:type="dxa"/>
              <w:trHeight w:val="525"/>
            </w:trPr>
          </w:trPrChange>
        </w:trPr>
        <w:tc>
          <w:tcPr>
            <w:tcW w:w="1909" w:type="dxa"/>
            <w:gridSpan w:val="2"/>
            <w:tcBorders>
              <w:top w:val="single" w:sz="8" w:space="0" w:color="FFFFFF"/>
              <w:left w:val="single" w:sz="8" w:space="0" w:color="FFFFFF"/>
              <w:bottom w:val="single" w:sz="12" w:space="0" w:color="FFFFFF"/>
              <w:right w:val="single" w:sz="8" w:space="0" w:color="FFFFFF"/>
            </w:tcBorders>
            <w:shd w:val="clear" w:color="000000" w:fill="F9B500"/>
            <w:vAlign w:val="center"/>
            <w:hideMark/>
            <w:tcPrChange w:id="219" w:author="Ayoub Rifai" w:date="2021-03-23T11:43:00Z">
              <w:tcPr>
                <w:tcW w:w="2370" w:type="dxa"/>
                <w:gridSpan w:val="2"/>
                <w:tcBorders>
                  <w:top w:val="single" w:sz="8" w:space="0" w:color="FFFFFF"/>
                  <w:left w:val="single" w:sz="8" w:space="0" w:color="FFFFFF"/>
                  <w:bottom w:val="single" w:sz="12" w:space="0" w:color="FFFFFF"/>
                  <w:right w:val="single" w:sz="8" w:space="0" w:color="FFFFFF"/>
                </w:tcBorders>
                <w:shd w:val="clear" w:color="000000" w:fill="F9B500"/>
                <w:vAlign w:val="center"/>
                <w:hideMark/>
              </w:tcPr>
            </w:tcPrChange>
          </w:tcPr>
          <w:p w14:paraId="73C0627A" w14:textId="77777777" w:rsidR="00B84861" w:rsidRPr="00B84861" w:rsidRDefault="00B84861" w:rsidP="00B84861">
            <w:pPr>
              <w:ind w:left="0"/>
              <w:rPr>
                <w:b/>
                <w:bCs/>
                <w:color w:val="000000"/>
                <w:lang w:val="fr-FR" w:eastAsia="zh-CN"/>
              </w:rPr>
            </w:pPr>
            <w:bookmarkStart w:id="220" w:name="_Toc42511862"/>
            <w:r w:rsidRPr="00B84861">
              <w:rPr>
                <w:b/>
                <w:bCs/>
                <w:color w:val="000000"/>
                <w:lang w:val="fr-FR" w:eastAsia="zh-CN"/>
              </w:rPr>
              <w:t>blocks</w:t>
            </w:r>
          </w:p>
        </w:tc>
        <w:tc>
          <w:tcPr>
            <w:tcW w:w="1303" w:type="dxa"/>
            <w:tcBorders>
              <w:top w:val="single" w:sz="8" w:space="0" w:color="FFFFFF"/>
              <w:left w:val="nil"/>
              <w:bottom w:val="single" w:sz="12" w:space="0" w:color="FFFFFF"/>
              <w:right w:val="single" w:sz="8" w:space="0" w:color="FFFFFF"/>
            </w:tcBorders>
            <w:shd w:val="clear" w:color="000000" w:fill="F9B500"/>
            <w:vAlign w:val="center"/>
            <w:hideMark/>
            <w:tcPrChange w:id="221" w:author="Ayoub Rifai" w:date="2021-03-23T11:43:00Z">
              <w:tcPr>
                <w:tcW w:w="1460" w:type="dxa"/>
                <w:tcBorders>
                  <w:top w:val="single" w:sz="8" w:space="0" w:color="FFFFFF"/>
                  <w:left w:val="nil"/>
                  <w:bottom w:val="single" w:sz="12" w:space="0" w:color="FFFFFF"/>
                  <w:right w:val="single" w:sz="8" w:space="0" w:color="FFFFFF"/>
                </w:tcBorders>
                <w:shd w:val="clear" w:color="000000" w:fill="F9B500"/>
                <w:vAlign w:val="center"/>
                <w:hideMark/>
              </w:tcPr>
            </w:tcPrChange>
          </w:tcPr>
          <w:p w14:paraId="368ED39D" w14:textId="77777777" w:rsidR="00B84861" w:rsidRPr="00B84861" w:rsidRDefault="00B84861" w:rsidP="00B84861">
            <w:pPr>
              <w:ind w:left="0"/>
              <w:rPr>
                <w:b/>
                <w:bCs/>
                <w:color w:val="000000"/>
                <w:lang w:val="fr-FR" w:eastAsia="zh-CN"/>
              </w:rPr>
            </w:pPr>
            <w:r w:rsidRPr="00B84861">
              <w:rPr>
                <w:b/>
                <w:bCs/>
                <w:color w:val="000000"/>
                <w:lang w:val="fr-FR" w:eastAsia="zh-CN"/>
              </w:rPr>
              <w:t>Input range (accuracy)</w:t>
            </w:r>
          </w:p>
        </w:tc>
        <w:tc>
          <w:tcPr>
            <w:tcW w:w="1326" w:type="dxa"/>
            <w:gridSpan w:val="2"/>
            <w:tcBorders>
              <w:top w:val="single" w:sz="8" w:space="0" w:color="FFFFFF"/>
              <w:left w:val="nil"/>
              <w:bottom w:val="single" w:sz="12" w:space="0" w:color="FFFFFF"/>
              <w:right w:val="single" w:sz="8" w:space="0" w:color="FFFFFF"/>
            </w:tcBorders>
            <w:shd w:val="clear" w:color="000000" w:fill="F9B500"/>
            <w:vAlign w:val="center"/>
            <w:hideMark/>
            <w:tcPrChange w:id="222" w:author="Ayoub Rifai" w:date="2021-03-23T11:43:00Z">
              <w:tcPr>
                <w:tcW w:w="1667" w:type="dxa"/>
                <w:gridSpan w:val="2"/>
                <w:tcBorders>
                  <w:top w:val="single" w:sz="8" w:space="0" w:color="FFFFFF"/>
                  <w:left w:val="nil"/>
                  <w:bottom w:val="single" w:sz="12" w:space="0" w:color="FFFFFF"/>
                  <w:right w:val="single" w:sz="8" w:space="0" w:color="FFFFFF"/>
                </w:tcBorders>
                <w:shd w:val="clear" w:color="000000" w:fill="F9B500"/>
                <w:vAlign w:val="center"/>
                <w:hideMark/>
              </w:tcPr>
            </w:tcPrChange>
          </w:tcPr>
          <w:p w14:paraId="2058FA17" w14:textId="77777777" w:rsidR="00B84861" w:rsidRPr="00B84861" w:rsidRDefault="00B84861" w:rsidP="00B84861">
            <w:pPr>
              <w:ind w:left="0"/>
              <w:rPr>
                <w:b/>
                <w:bCs/>
                <w:color w:val="000000"/>
                <w:lang w:val="fr-FR" w:eastAsia="zh-CN"/>
              </w:rPr>
            </w:pPr>
            <w:r w:rsidRPr="00B84861">
              <w:rPr>
                <w:b/>
                <w:bCs/>
                <w:color w:val="000000"/>
                <w:lang w:val="fr-FR" w:eastAsia="zh-CN"/>
              </w:rPr>
              <w:t>PPD amp</w:t>
            </w:r>
          </w:p>
        </w:tc>
        <w:tc>
          <w:tcPr>
            <w:tcW w:w="3390" w:type="dxa"/>
            <w:gridSpan w:val="3"/>
            <w:tcBorders>
              <w:top w:val="single" w:sz="8" w:space="0" w:color="FFFFFF"/>
              <w:left w:val="nil"/>
              <w:bottom w:val="single" w:sz="12" w:space="0" w:color="FFFFFF"/>
              <w:right w:val="single" w:sz="8" w:space="0" w:color="FFFFFF"/>
            </w:tcBorders>
            <w:shd w:val="clear" w:color="000000" w:fill="F9B500"/>
            <w:vAlign w:val="center"/>
            <w:hideMark/>
            <w:tcPrChange w:id="223" w:author="Ayoub Rifai" w:date="2021-03-23T11:43:00Z">
              <w:tcPr>
                <w:tcW w:w="2039" w:type="dxa"/>
                <w:tcBorders>
                  <w:top w:val="single" w:sz="8" w:space="0" w:color="FFFFFF"/>
                  <w:left w:val="nil"/>
                  <w:bottom w:val="single" w:sz="12" w:space="0" w:color="FFFFFF"/>
                  <w:right w:val="single" w:sz="8" w:space="0" w:color="FFFFFF"/>
                </w:tcBorders>
                <w:shd w:val="clear" w:color="000000" w:fill="F9B500"/>
                <w:vAlign w:val="center"/>
                <w:hideMark/>
              </w:tcPr>
            </w:tcPrChange>
          </w:tcPr>
          <w:p w14:paraId="107F05D9" w14:textId="77777777" w:rsidR="00B84861" w:rsidRPr="00B84861" w:rsidRDefault="00B84861" w:rsidP="00B84861">
            <w:pPr>
              <w:ind w:left="0"/>
              <w:rPr>
                <w:b/>
                <w:bCs/>
                <w:color w:val="000000"/>
                <w:lang w:val="fr-FR" w:eastAsia="zh-CN"/>
              </w:rPr>
            </w:pPr>
            <w:r w:rsidRPr="00B84861">
              <w:rPr>
                <w:b/>
                <w:bCs/>
                <w:color w:val="000000"/>
                <w:lang w:val="fr-FR" w:eastAsia="zh-CN"/>
              </w:rPr>
              <w:t>ADC used</w:t>
            </w:r>
          </w:p>
        </w:tc>
      </w:tr>
      <w:tr w:rsidR="00B84861" w:rsidRPr="00B84861" w14:paraId="5767A8EE" w14:textId="77777777" w:rsidTr="004518AB">
        <w:trPr>
          <w:trHeight w:val="330"/>
          <w:trPrChange w:id="224" w:author="Ayoub Rifai" w:date="2021-03-23T11:43:00Z">
            <w:trPr>
              <w:gridAfter w:val="0"/>
              <w:wAfter w:w="344" w:type="dxa"/>
              <w:trHeight w:val="330"/>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25"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24D7BDAB" w14:textId="77777777" w:rsidR="00B84861" w:rsidRPr="00B84861" w:rsidRDefault="00B84861" w:rsidP="00B84861">
            <w:pPr>
              <w:ind w:left="0"/>
              <w:rPr>
                <w:color w:val="000000"/>
                <w:lang w:val="fr-FR" w:eastAsia="zh-CN"/>
              </w:rPr>
            </w:pPr>
            <w:r w:rsidRPr="00B84861">
              <w:rPr>
                <w:color w:val="000000"/>
                <w:lang w:val="fr-FR" w:eastAsia="zh-CN"/>
              </w:rPr>
              <w:t>SSB_LOX2</w:t>
            </w:r>
          </w:p>
        </w:tc>
        <w:tc>
          <w:tcPr>
            <w:tcW w:w="1303" w:type="dxa"/>
            <w:tcBorders>
              <w:top w:val="single" w:sz="4" w:space="0" w:color="F4B084"/>
              <w:left w:val="nil"/>
              <w:bottom w:val="single" w:sz="8" w:space="0" w:color="FFFFFF"/>
              <w:right w:val="single" w:sz="8" w:space="0" w:color="FFFFFF"/>
            </w:tcBorders>
            <w:shd w:val="clear" w:color="000000" w:fill="FCE4D6"/>
            <w:vAlign w:val="center"/>
            <w:hideMark/>
            <w:tcPrChange w:id="226" w:author="Ayoub Rifai" w:date="2021-03-23T11:43:00Z">
              <w:tcPr>
                <w:tcW w:w="1460" w:type="dxa"/>
                <w:tcBorders>
                  <w:top w:val="single" w:sz="4" w:space="0" w:color="F4B084"/>
                  <w:left w:val="nil"/>
                  <w:bottom w:val="single" w:sz="8" w:space="0" w:color="FFFFFF"/>
                  <w:right w:val="single" w:sz="8" w:space="0" w:color="FFFFFF"/>
                </w:tcBorders>
                <w:shd w:val="clear" w:color="000000" w:fill="FCE4D6"/>
                <w:vAlign w:val="center"/>
                <w:hideMark/>
              </w:tcPr>
            </w:tcPrChange>
          </w:tcPr>
          <w:p w14:paraId="039410AE" w14:textId="77777777" w:rsidR="00B84861" w:rsidRPr="00B84861" w:rsidRDefault="00B84861" w:rsidP="00B84861">
            <w:pPr>
              <w:ind w:left="0"/>
              <w:rPr>
                <w:color w:val="000000"/>
                <w:lang w:val="fr-FR" w:eastAsia="zh-CN"/>
              </w:rPr>
            </w:pPr>
            <w:r w:rsidRPr="00B84861">
              <w:rPr>
                <w:color w:val="000000"/>
                <w:lang w:val="fr-FR" w:eastAsia="zh-CN"/>
              </w:rPr>
              <w:t>2.5dBm(+/-1)</w:t>
            </w:r>
          </w:p>
        </w:tc>
        <w:tc>
          <w:tcPr>
            <w:tcW w:w="1326" w:type="dxa"/>
            <w:gridSpan w:val="2"/>
            <w:tcBorders>
              <w:top w:val="single" w:sz="4" w:space="0" w:color="F4B084"/>
              <w:left w:val="nil"/>
              <w:bottom w:val="single" w:sz="8" w:space="0" w:color="FFFFFF"/>
              <w:right w:val="single" w:sz="8" w:space="0" w:color="FFFFFF"/>
            </w:tcBorders>
            <w:shd w:val="clear" w:color="000000" w:fill="FCE4D6"/>
            <w:vAlign w:val="center"/>
            <w:hideMark/>
            <w:tcPrChange w:id="227" w:author="Ayoub Rifai" w:date="2021-03-23T11:43:00Z">
              <w:tcPr>
                <w:tcW w:w="1667" w:type="dxa"/>
                <w:gridSpan w:val="2"/>
                <w:tcBorders>
                  <w:top w:val="single" w:sz="4" w:space="0" w:color="F4B084"/>
                  <w:left w:val="nil"/>
                  <w:bottom w:val="single" w:sz="8" w:space="0" w:color="FFFFFF"/>
                  <w:right w:val="single" w:sz="8" w:space="0" w:color="FFFFFF"/>
                </w:tcBorders>
                <w:shd w:val="clear" w:color="000000" w:fill="FCE4D6"/>
                <w:vAlign w:val="center"/>
                <w:hideMark/>
              </w:tcPr>
            </w:tcPrChange>
          </w:tcPr>
          <w:p w14:paraId="6250A898" w14:textId="77777777" w:rsidR="00B84861" w:rsidRPr="00B84861" w:rsidRDefault="00B84861" w:rsidP="00B84861">
            <w:pPr>
              <w:ind w:left="0"/>
              <w:rPr>
                <w:color w:val="000000"/>
                <w:lang w:val="fr-FR" w:eastAsia="zh-CN"/>
              </w:rPr>
            </w:pPr>
            <w:r w:rsidRPr="00B84861">
              <w:rPr>
                <w:color w:val="000000"/>
                <w:lang w:val="fr-FR" w:eastAsia="zh-CN"/>
              </w:rPr>
              <w:t>VGA:0dB gain</w:t>
            </w:r>
          </w:p>
        </w:tc>
        <w:tc>
          <w:tcPr>
            <w:tcW w:w="3390" w:type="dxa"/>
            <w:gridSpan w:val="3"/>
            <w:tcBorders>
              <w:top w:val="single" w:sz="4" w:space="0" w:color="F4B084"/>
              <w:left w:val="nil"/>
              <w:bottom w:val="single" w:sz="8" w:space="0" w:color="FFFFFF"/>
              <w:right w:val="single" w:sz="8" w:space="0" w:color="FFFFFF"/>
            </w:tcBorders>
            <w:shd w:val="clear" w:color="000000" w:fill="FCE4D6"/>
            <w:vAlign w:val="center"/>
            <w:hideMark/>
            <w:tcPrChange w:id="228" w:author="Ayoub Rifai" w:date="2021-03-23T11:43:00Z">
              <w:tcPr>
                <w:tcW w:w="2039" w:type="dxa"/>
                <w:tcBorders>
                  <w:top w:val="single" w:sz="4" w:space="0" w:color="F4B084"/>
                  <w:left w:val="nil"/>
                  <w:bottom w:val="single" w:sz="8" w:space="0" w:color="FFFFFF"/>
                  <w:right w:val="single" w:sz="8" w:space="0" w:color="FFFFFF"/>
                </w:tcBorders>
                <w:shd w:val="clear" w:color="000000" w:fill="FCE4D6"/>
                <w:vAlign w:val="center"/>
                <w:hideMark/>
              </w:tcPr>
            </w:tcPrChange>
          </w:tcPr>
          <w:p w14:paraId="4B60B0B3" w14:textId="77777777" w:rsidR="00B84861" w:rsidRPr="00B84861" w:rsidRDefault="00B84861" w:rsidP="00B84861">
            <w:pPr>
              <w:ind w:left="0"/>
              <w:rPr>
                <w:color w:val="000000"/>
                <w:lang w:val="fr-FR" w:eastAsia="zh-CN"/>
              </w:rPr>
            </w:pPr>
            <w:r w:rsidRPr="00B84861">
              <w:rPr>
                <w:color w:val="000000"/>
                <w:lang w:val="fr-FR" w:eastAsia="zh-CN"/>
              </w:rPr>
              <w:t>ATB ADC</w:t>
            </w:r>
          </w:p>
        </w:tc>
      </w:tr>
      <w:tr w:rsidR="00B84861" w:rsidRPr="00B84861" w14:paraId="64AF4A77" w14:textId="77777777" w:rsidTr="004518AB">
        <w:trPr>
          <w:trHeight w:val="315"/>
          <w:trPrChange w:id="229" w:author="Ayoub Rifai" w:date="2021-03-23T11:43:00Z">
            <w:trPr>
              <w:gridAfter w:val="0"/>
              <w:wAfter w:w="344" w:type="dxa"/>
              <w:trHeight w:val="31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30"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3EC88D80" w14:textId="77777777" w:rsidR="00B84861" w:rsidRPr="00B84861" w:rsidRDefault="00B84861" w:rsidP="00B84861">
            <w:pPr>
              <w:ind w:left="0"/>
              <w:rPr>
                <w:color w:val="000000"/>
                <w:lang w:val="fr-FR" w:eastAsia="zh-CN"/>
              </w:rPr>
            </w:pPr>
            <w:r w:rsidRPr="00B84861">
              <w:rPr>
                <w:color w:val="000000"/>
                <w:lang w:val="fr-FR" w:eastAsia="zh-CN"/>
              </w:rPr>
              <w:t>SSB_driver2</w:t>
            </w:r>
          </w:p>
        </w:tc>
        <w:tc>
          <w:tcPr>
            <w:tcW w:w="1303" w:type="dxa"/>
            <w:tcBorders>
              <w:top w:val="single" w:sz="4" w:space="0" w:color="F4B084"/>
              <w:left w:val="nil"/>
              <w:bottom w:val="single" w:sz="8" w:space="0" w:color="FFFFFF"/>
              <w:right w:val="single" w:sz="8" w:space="0" w:color="FFFFFF"/>
            </w:tcBorders>
            <w:shd w:val="clear" w:color="000000" w:fill="F8CBAD"/>
            <w:vAlign w:val="center"/>
            <w:hideMark/>
            <w:tcPrChange w:id="231" w:author="Ayoub Rifai" w:date="2021-03-23T11:43:00Z">
              <w:tcPr>
                <w:tcW w:w="1460" w:type="dxa"/>
                <w:tcBorders>
                  <w:top w:val="single" w:sz="4" w:space="0" w:color="F4B084"/>
                  <w:left w:val="nil"/>
                  <w:bottom w:val="single" w:sz="8" w:space="0" w:color="FFFFFF"/>
                  <w:right w:val="single" w:sz="8" w:space="0" w:color="FFFFFF"/>
                </w:tcBorders>
                <w:shd w:val="clear" w:color="000000" w:fill="F8CBAD"/>
                <w:vAlign w:val="center"/>
                <w:hideMark/>
              </w:tcPr>
            </w:tcPrChange>
          </w:tcPr>
          <w:p w14:paraId="2EE93594" w14:textId="77777777" w:rsidR="00B84861" w:rsidRPr="00B84861" w:rsidRDefault="00B84861" w:rsidP="00B84861">
            <w:pPr>
              <w:ind w:left="0"/>
              <w:rPr>
                <w:color w:val="000000"/>
                <w:lang w:val="fr-FR" w:eastAsia="zh-CN"/>
              </w:rPr>
            </w:pPr>
            <w:r w:rsidRPr="00B84861">
              <w:rPr>
                <w:color w:val="000000"/>
                <w:lang w:val="fr-FR" w:eastAsia="zh-CN"/>
              </w:rPr>
              <w:t>4dBm(+/-1)</w:t>
            </w:r>
          </w:p>
        </w:tc>
        <w:tc>
          <w:tcPr>
            <w:tcW w:w="1326" w:type="dxa"/>
            <w:gridSpan w:val="2"/>
            <w:tcBorders>
              <w:top w:val="single" w:sz="4" w:space="0" w:color="F4B084"/>
              <w:left w:val="nil"/>
              <w:bottom w:val="single" w:sz="8" w:space="0" w:color="FFFFFF"/>
              <w:right w:val="single" w:sz="8" w:space="0" w:color="FFFFFF"/>
            </w:tcBorders>
            <w:shd w:val="clear" w:color="000000" w:fill="F8CBAD"/>
            <w:vAlign w:val="center"/>
            <w:hideMark/>
            <w:tcPrChange w:id="232" w:author="Ayoub Rifai" w:date="2021-03-23T11:43:00Z">
              <w:tcPr>
                <w:tcW w:w="1667" w:type="dxa"/>
                <w:gridSpan w:val="2"/>
                <w:tcBorders>
                  <w:top w:val="single" w:sz="4" w:space="0" w:color="F4B084"/>
                  <w:left w:val="nil"/>
                  <w:bottom w:val="single" w:sz="8" w:space="0" w:color="FFFFFF"/>
                  <w:right w:val="single" w:sz="8" w:space="0" w:color="FFFFFF"/>
                </w:tcBorders>
                <w:shd w:val="clear" w:color="000000" w:fill="F8CBAD"/>
                <w:vAlign w:val="center"/>
                <w:hideMark/>
              </w:tcPr>
            </w:tcPrChange>
          </w:tcPr>
          <w:p w14:paraId="43B92C95" w14:textId="77777777" w:rsidR="00B84861" w:rsidRPr="00B84861" w:rsidRDefault="00B84861" w:rsidP="00B84861">
            <w:pPr>
              <w:ind w:left="0"/>
              <w:rPr>
                <w:color w:val="000000"/>
                <w:lang w:val="fr-FR" w:eastAsia="zh-CN"/>
              </w:rPr>
            </w:pPr>
            <w:r w:rsidRPr="00B84861">
              <w:rPr>
                <w:color w:val="000000"/>
                <w:lang w:val="fr-FR" w:eastAsia="zh-CN"/>
              </w:rPr>
              <w:t>VGA:0dB gain</w:t>
            </w:r>
          </w:p>
        </w:tc>
        <w:tc>
          <w:tcPr>
            <w:tcW w:w="3390" w:type="dxa"/>
            <w:gridSpan w:val="3"/>
            <w:tcBorders>
              <w:top w:val="single" w:sz="4" w:space="0" w:color="F4B084"/>
              <w:left w:val="nil"/>
              <w:bottom w:val="single" w:sz="8" w:space="0" w:color="FFFFFF"/>
              <w:right w:val="single" w:sz="8" w:space="0" w:color="FFFFFF"/>
            </w:tcBorders>
            <w:shd w:val="clear" w:color="000000" w:fill="F8CBAD"/>
            <w:vAlign w:val="center"/>
            <w:hideMark/>
            <w:tcPrChange w:id="233" w:author="Ayoub Rifai" w:date="2021-03-23T11:43:00Z">
              <w:tcPr>
                <w:tcW w:w="2039" w:type="dxa"/>
                <w:tcBorders>
                  <w:top w:val="single" w:sz="4" w:space="0" w:color="F4B084"/>
                  <w:left w:val="nil"/>
                  <w:bottom w:val="single" w:sz="8" w:space="0" w:color="FFFFFF"/>
                  <w:right w:val="single" w:sz="8" w:space="0" w:color="FFFFFF"/>
                </w:tcBorders>
                <w:shd w:val="clear" w:color="000000" w:fill="F8CBAD"/>
                <w:vAlign w:val="center"/>
                <w:hideMark/>
              </w:tcPr>
            </w:tcPrChange>
          </w:tcPr>
          <w:p w14:paraId="31F02459" w14:textId="77777777" w:rsidR="00B84861" w:rsidRPr="00B84861" w:rsidRDefault="00B84861" w:rsidP="00B84861">
            <w:pPr>
              <w:ind w:left="0"/>
              <w:rPr>
                <w:color w:val="000000"/>
                <w:lang w:val="fr-FR" w:eastAsia="zh-CN"/>
              </w:rPr>
            </w:pPr>
            <w:r w:rsidRPr="00B84861">
              <w:rPr>
                <w:color w:val="000000"/>
                <w:lang w:val="fr-FR" w:eastAsia="zh-CN"/>
              </w:rPr>
              <w:t>ATB ADC</w:t>
            </w:r>
          </w:p>
        </w:tc>
      </w:tr>
      <w:tr w:rsidR="00B84861" w:rsidRPr="00B84861" w14:paraId="0D2455E2" w14:textId="77777777" w:rsidTr="004518AB">
        <w:trPr>
          <w:trHeight w:val="315"/>
          <w:trPrChange w:id="234" w:author="Ayoub Rifai" w:date="2021-03-23T11:43:00Z">
            <w:trPr>
              <w:gridAfter w:val="0"/>
              <w:wAfter w:w="344" w:type="dxa"/>
              <w:trHeight w:val="31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35"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33C892CB" w14:textId="77777777" w:rsidR="00B84861" w:rsidRPr="00B84861" w:rsidRDefault="00B84861" w:rsidP="00B84861">
            <w:pPr>
              <w:ind w:left="0"/>
              <w:rPr>
                <w:color w:val="000000"/>
                <w:lang w:val="fr-FR" w:eastAsia="zh-CN"/>
              </w:rPr>
            </w:pPr>
            <w:r w:rsidRPr="00B84861">
              <w:rPr>
                <w:color w:val="000000"/>
                <w:lang w:val="fr-FR" w:eastAsia="zh-CN"/>
              </w:rPr>
              <w:t>RX_bist</w:t>
            </w:r>
          </w:p>
        </w:tc>
        <w:tc>
          <w:tcPr>
            <w:tcW w:w="1303" w:type="dxa"/>
            <w:tcBorders>
              <w:top w:val="single" w:sz="4" w:space="0" w:color="F4B084"/>
              <w:left w:val="nil"/>
              <w:bottom w:val="single" w:sz="8" w:space="0" w:color="FFFFFF"/>
              <w:right w:val="single" w:sz="8" w:space="0" w:color="FFFFFF"/>
            </w:tcBorders>
            <w:shd w:val="clear" w:color="000000" w:fill="FCE4D6"/>
            <w:vAlign w:val="center"/>
            <w:hideMark/>
            <w:tcPrChange w:id="236" w:author="Ayoub Rifai" w:date="2021-03-23T11:43:00Z">
              <w:tcPr>
                <w:tcW w:w="1460" w:type="dxa"/>
                <w:tcBorders>
                  <w:top w:val="single" w:sz="4" w:space="0" w:color="F4B084"/>
                  <w:left w:val="nil"/>
                  <w:bottom w:val="single" w:sz="8" w:space="0" w:color="FFFFFF"/>
                  <w:right w:val="single" w:sz="8" w:space="0" w:color="FFFFFF"/>
                </w:tcBorders>
                <w:shd w:val="clear" w:color="000000" w:fill="FCE4D6"/>
                <w:vAlign w:val="center"/>
                <w:hideMark/>
              </w:tcPr>
            </w:tcPrChange>
          </w:tcPr>
          <w:p w14:paraId="30B44E3D" w14:textId="77777777" w:rsidR="00B84861" w:rsidRPr="00B84861" w:rsidRDefault="00B84861" w:rsidP="00B84861">
            <w:pPr>
              <w:ind w:left="0"/>
              <w:rPr>
                <w:color w:val="000000"/>
                <w:lang w:val="fr-FR" w:eastAsia="zh-CN"/>
              </w:rPr>
            </w:pPr>
            <w:r w:rsidRPr="00B84861">
              <w:rPr>
                <w:color w:val="000000"/>
                <w:lang w:val="fr-FR" w:eastAsia="zh-CN"/>
              </w:rPr>
              <w:t xml:space="preserve">-10dBm(+/-0.35) </w:t>
            </w:r>
          </w:p>
        </w:tc>
        <w:tc>
          <w:tcPr>
            <w:tcW w:w="1326" w:type="dxa"/>
            <w:gridSpan w:val="2"/>
            <w:tcBorders>
              <w:top w:val="single" w:sz="4" w:space="0" w:color="F4B084"/>
              <w:left w:val="nil"/>
              <w:bottom w:val="single" w:sz="8" w:space="0" w:color="FFFFFF"/>
              <w:right w:val="single" w:sz="8" w:space="0" w:color="FFFFFF"/>
            </w:tcBorders>
            <w:shd w:val="clear" w:color="000000" w:fill="FCE4D6"/>
            <w:vAlign w:val="center"/>
            <w:hideMark/>
            <w:tcPrChange w:id="237" w:author="Ayoub Rifai" w:date="2021-03-23T11:43:00Z">
              <w:tcPr>
                <w:tcW w:w="1667" w:type="dxa"/>
                <w:gridSpan w:val="2"/>
                <w:tcBorders>
                  <w:top w:val="single" w:sz="4" w:space="0" w:color="F4B084"/>
                  <w:left w:val="nil"/>
                  <w:bottom w:val="single" w:sz="8" w:space="0" w:color="FFFFFF"/>
                  <w:right w:val="single" w:sz="8" w:space="0" w:color="FFFFFF"/>
                </w:tcBorders>
                <w:shd w:val="clear" w:color="000000" w:fill="FCE4D6"/>
                <w:vAlign w:val="center"/>
                <w:hideMark/>
              </w:tcPr>
            </w:tcPrChange>
          </w:tcPr>
          <w:p w14:paraId="102A417F" w14:textId="77777777" w:rsidR="00B84861" w:rsidRPr="00B84861" w:rsidRDefault="00B84861" w:rsidP="00B84861">
            <w:pPr>
              <w:ind w:left="0"/>
              <w:rPr>
                <w:color w:val="000000"/>
                <w:lang w:val="fr-FR" w:eastAsia="zh-CN"/>
              </w:rPr>
            </w:pPr>
            <w:r w:rsidRPr="00B84861">
              <w:rPr>
                <w:color w:val="000000"/>
                <w:lang w:val="fr-FR" w:eastAsia="zh-CN"/>
              </w:rPr>
              <w:t>10-20dB</w:t>
            </w:r>
          </w:p>
        </w:tc>
        <w:tc>
          <w:tcPr>
            <w:tcW w:w="3390" w:type="dxa"/>
            <w:gridSpan w:val="3"/>
            <w:tcBorders>
              <w:top w:val="single" w:sz="4" w:space="0" w:color="F4B084"/>
              <w:left w:val="nil"/>
              <w:bottom w:val="single" w:sz="8" w:space="0" w:color="FFFFFF"/>
              <w:right w:val="single" w:sz="8" w:space="0" w:color="FFFFFF"/>
            </w:tcBorders>
            <w:shd w:val="clear" w:color="000000" w:fill="FCE4D6"/>
            <w:vAlign w:val="center"/>
            <w:hideMark/>
            <w:tcPrChange w:id="238" w:author="Ayoub Rifai" w:date="2021-03-23T11:43:00Z">
              <w:tcPr>
                <w:tcW w:w="2039" w:type="dxa"/>
                <w:tcBorders>
                  <w:top w:val="single" w:sz="4" w:space="0" w:color="F4B084"/>
                  <w:left w:val="nil"/>
                  <w:bottom w:val="single" w:sz="8" w:space="0" w:color="FFFFFF"/>
                  <w:right w:val="single" w:sz="8" w:space="0" w:color="FFFFFF"/>
                </w:tcBorders>
                <w:shd w:val="clear" w:color="000000" w:fill="FCE4D6"/>
                <w:vAlign w:val="center"/>
                <w:hideMark/>
              </w:tcPr>
            </w:tcPrChange>
          </w:tcPr>
          <w:p w14:paraId="401F559E" w14:textId="77777777" w:rsidR="00B84861" w:rsidRPr="00B84861" w:rsidRDefault="00B84861" w:rsidP="00B84861">
            <w:pPr>
              <w:ind w:left="0"/>
              <w:rPr>
                <w:color w:val="000000"/>
                <w:lang w:val="fr-FR" w:eastAsia="zh-CN"/>
              </w:rPr>
            </w:pPr>
            <w:r w:rsidRPr="00B84861">
              <w:rPr>
                <w:color w:val="000000"/>
                <w:lang w:val="fr-FR" w:eastAsia="zh-CN"/>
              </w:rPr>
              <w:t>ATB ADC</w:t>
            </w:r>
          </w:p>
        </w:tc>
      </w:tr>
      <w:tr w:rsidR="00B84861" w:rsidRPr="00B84861" w14:paraId="45AC8481" w14:textId="77777777" w:rsidTr="004518AB">
        <w:trPr>
          <w:trHeight w:val="315"/>
          <w:trPrChange w:id="239" w:author="Ayoub Rifai" w:date="2021-03-23T11:43:00Z">
            <w:trPr>
              <w:gridAfter w:val="0"/>
              <w:wAfter w:w="344" w:type="dxa"/>
              <w:trHeight w:val="31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D9D9D9"/>
            <w:vAlign w:val="center"/>
            <w:hideMark/>
            <w:tcPrChange w:id="240"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D9D9D9"/>
                <w:vAlign w:val="center"/>
                <w:hideMark/>
              </w:tcPr>
            </w:tcPrChange>
          </w:tcPr>
          <w:p w14:paraId="702E4A40" w14:textId="77777777" w:rsidR="00B84861" w:rsidRPr="00B84861" w:rsidRDefault="00B84861" w:rsidP="00B84861">
            <w:pPr>
              <w:ind w:left="0"/>
              <w:rPr>
                <w:color w:val="000000"/>
                <w:lang w:val="fr-FR" w:eastAsia="zh-CN"/>
              </w:rPr>
            </w:pPr>
            <w:r w:rsidRPr="00B84861">
              <w:rPr>
                <w:color w:val="000000"/>
                <w:lang w:val="fr-FR" w:eastAsia="zh-CN"/>
              </w:rPr>
              <w:t>RX_Lomixer*2</w:t>
            </w:r>
          </w:p>
        </w:tc>
        <w:tc>
          <w:tcPr>
            <w:tcW w:w="1303" w:type="dxa"/>
            <w:tcBorders>
              <w:top w:val="single" w:sz="4" w:space="0" w:color="F4B084"/>
              <w:left w:val="nil"/>
              <w:bottom w:val="single" w:sz="8" w:space="0" w:color="FFFFFF"/>
              <w:right w:val="single" w:sz="8" w:space="0" w:color="FFFFFF"/>
            </w:tcBorders>
            <w:shd w:val="clear" w:color="000000" w:fill="D9D9D9"/>
            <w:vAlign w:val="center"/>
            <w:hideMark/>
            <w:tcPrChange w:id="241" w:author="Ayoub Rifai" w:date="2021-03-23T11:43:00Z">
              <w:tcPr>
                <w:tcW w:w="1460" w:type="dxa"/>
                <w:tcBorders>
                  <w:top w:val="single" w:sz="4" w:space="0" w:color="F4B084"/>
                  <w:left w:val="nil"/>
                  <w:bottom w:val="single" w:sz="8" w:space="0" w:color="FFFFFF"/>
                  <w:right w:val="single" w:sz="8" w:space="0" w:color="FFFFFF"/>
                </w:tcBorders>
                <w:shd w:val="clear" w:color="000000" w:fill="D9D9D9"/>
                <w:vAlign w:val="center"/>
                <w:hideMark/>
              </w:tcPr>
            </w:tcPrChange>
          </w:tcPr>
          <w:p w14:paraId="3AE35F74" w14:textId="24B8D00E" w:rsidR="00B84861" w:rsidRPr="00B84861" w:rsidRDefault="00B84861" w:rsidP="00B84861">
            <w:pPr>
              <w:ind w:left="0"/>
              <w:rPr>
                <w:color w:val="000000"/>
                <w:lang w:val="fr-FR" w:eastAsia="zh-CN"/>
              </w:rPr>
            </w:pPr>
            <w:r>
              <w:rPr>
                <w:color w:val="000000"/>
                <w:lang w:val="fr-FR" w:eastAsia="zh-CN"/>
              </w:rPr>
              <w:t>Handled by Rx team</w:t>
            </w:r>
          </w:p>
        </w:tc>
        <w:tc>
          <w:tcPr>
            <w:tcW w:w="1326" w:type="dxa"/>
            <w:gridSpan w:val="2"/>
            <w:tcBorders>
              <w:top w:val="single" w:sz="4" w:space="0" w:color="F4B084"/>
              <w:left w:val="nil"/>
              <w:bottom w:val="single" w:sz="8" w:space="0" w:color="FFFFFF"/>
              <w:right w:val="single" w:sz="8" w:space="0" w:color="FFFFFF"/>
            </w:tcBorders>
            <w:shd w:val="clear" w:color="000000" w:fill="D9D9D9"/>
            <w:vAlign w:val="center"/>
            <w:hideMark/>
            <w:tcPrChange w:id="242" w:author="Ayoub Rifai" w:date="2021-03-23T11:43:00Z">
              <w:tcPr>
                <w:tcW w:w="1667" w:type="dxa"/>
                <w:gridSpan w:val="2"/>
                <w:tcBorders>
                  <w:top w:val="single" w:sz="4" w:space="0" w:color="F4B084"/>
                  <w:left w:val="nil"/>
                  <w:bottom w:val="single" w:sz="8" w:space="0" w:color="FFFFFF"/>
                  <w:right w:val="single" w:sz="8" w:space="0" w:color="FFFFFF"/>
                </w:tcBorders>
                <w:shd w:val="clear" w:color="000000" w:fill="D9D9D9"/>
                <w:vAlign w:val="center"/>
                <w:hideMark/>
              </w:tcPr>
            </w:tcPrChange>
          </w:tcPr>
          <w:p w14:paraId="3FD1B5B0" w14:textId="77777777" w:rsidR="00B84861" w:rsidRPr="00B84861" w:rsidRDefault="00B84861" w:rsidP="00B84861">
            <w:pPr>
              <w:ind w:left="0"/>
              <w:rPr>
                <w:color w:val="000000"/>
                <w:lang w:val="fr-FR" w:eastAsia="zh-CN"/>
              </w:rPr>
            </w:pPr>
            <w:r w:rsidRPr="00B84861">
              <w:rPr>
                <w:color w:val="000000"/>
                <w:lang w:val="fr-FR" w:eastAsia="zh-CN"/>
              </w:rPr>
              <w:t> </w:t>
            </w:r>
          </w:p>
        </w:tc>
        <w:tc>
          <w:tcPr>
            <w:tcW w:w="3390" w:type="dxa"/>
            <w:gridSpan w:val="3"/>
            <w:tcBorders>
              <w:top w:val="single" w:sz="4" w:space="0" w:color="F4B084"/>
              <w:left w:val="nil"/>
              <w:bottom w:val="single" w:sz="8" w:space="0" w:color="FFFFFF"/>
              <w:right w:val="single" w:sz="8" w:space="0" w:color="FFFFFF"/>
            </w:tcBorders>
            <w:shd w:val="clear" w:color="000000" w:fill="D9D9D9"/>
            <w:vAlign w:val="center"/>
            <w:hideMark/>
            <w:tcPrChange w:id="243" w:author="Ayoub Rifai" w:date="2021-03-23T11:43:00Z">
              <w:tcPr>
                <w:tcW w:w="2039" w:type="dxa"/>
                <w:tcBorders>
                  <w:top w:val="single" w:sz="4" w:space="0" w:color="F4B084"/>
                  <w:left w:val="nil"/>
                  <w:bottom w:val="single" w:sz="8" w:space="0" w:color="FFFFFF"/>
                  <w:right w:val="single" w:sz="8" w:space="0" w:color="FFFFFF"/>
                </w:tcBorders>
                <w:shd w:val="clear" w:color="000000" w:fill="D9D9D9"/>
                <w:vAlign w:val="center"/>
                <w:hideMark/>
              </w:tcPr>
            </w:tcPrChange>
          </w:tcPr>
          <w:p w14:paraId="6B3404E4" w14:textId="77777777" w:rsidR="00B84861" w:rsidRPr="00B84861" w:rsidRDefault="00B84861" w:rsidP="00B84861">
            <w:pPr>
              <w:ind w:left="0"/>
              <w:rPr>
                <w:color w:val="000000"/>
                <w:lang w:val="fr-FR" w:eastAsia="zh-CN"/>
              </w:rPr>
            </w:pPr>
            <w:r w:rsidRPr="00B84861">
              <w:rPr>
                <w:color w:val="000000"/>
                <w:lang w:val="fr-FR" w:eastAsia="zh-CN"/>
              </w:rPr>
              <w:t>ATB ADC</w:t>
            </w:r>
          </w:p>
        </w:tc>
      </w:tr>
      <w:tr w:rsidR="00B84861" w:rsidRPr="00B84861" w14:paraId="2B9D61E7" w14:textId="77777777" w:rsidTr="004518AB">
        <w:trPr>
          <w:trHeight w:val="525"/>
          <w:trPrChange w:id="244" w:author="Ayoub Rifai" w:date="2021-03-23T11:43:00Z">
            <w:trPr>
              <w:gridAfter w:val="0"/>
              <w:wAfter w:w="344" w:type="dxa"/>
              <w:trHeight w:val="525"/>
            </w:trPr>
          </w:trPrChange>
        </w:trPr>
        <w:tc>
          <w:tcPr>
            <w:tcW w:w="1909" w:type="dxa"/>
            <w:gridSpan w:val="2"/>
            <w:tcBorders>
              <w:top w:val="single" w:sz="8" w:space="0" w:color="FFFFFF"/>
              <w:left w:val="single" w:sz="8" w:space="0" w:color="FFFFFF"/>
              <w:bottom w:val="single" w:sz="4" w:space="0" w:color="F4B084"/>
              <w:right w:val="single" w:sz="8" w:space="0" w:color="FFFFFF"/>
            </w:tcBorders>
            <w:shd w:val="clear" w:color="000000" w:fill="F8CBAD"/>
            <w:vAlign w:val="center"/>
            <w:hideMark/>
            <w:tcPrChange w:id="245" w:author="Ayoub Rifai" w:date="2021-03-23T11:43:00Z">
              <w:tcPr>
                <w:tcW w:w="2370" w:type="dxa"/>
                <w:gridSpan w:val="2"/>
                <w:tcBorders>
                  <w:top w:val="single" w:sz="8" w:space="0" w:color="FFFFFF"/>
                  <w:left w:val="single" w:sz="8" w:space="0" w:color="FFFFFF"/>
                  <w:bottom w:val="single" w:sz="4" w:space="0" w:color="F4B084"/>
                  <w:right w:val="single" w:sz="8" w:space="0" w:color="FFFFFF"/>
                </w:tcBorders>
                <w:shd w:val="clear" w:color="000000" w:fill="F8CBAD"/>
                <w:vAlign w:val="center"/>
                <w:hideMark/>
              </w:tcPr>
            </w:tcPrChange>
          </w:tcPr>
          <w:p w14:paraId="06643570" w14:textId="77777777" w:rsidR="00B84861" w:rsidRPr="00B84861" w:rsidRDefault="00B84861" w:rsidP="00B84861">
            <w:pPr>
              <w:ind w:left="0"/>
              <w:rPr>
                <w:color w:val="000000"/>
                <w:lang w:val="fr-FR" w:eastAsia="zh-CN"/>
              </w:rPr>
            </w:pPr>
            <w:r w:rsidRPr="00B84861">
              <w:rPr>
                <w:color w:val="000000"/>
                <w:lang w:val="fr-FR" w:eastAsia="zh-CN"/>
              </w:rPr>
              <w:t xml:space="preserve">TX_PR </w:t>
            </w:r>
          </w:p>
        </w:tc>
        <w:tc>
          <w:tcPr>
            <w:tcW w:w="1303"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46"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4D62C4BB" w14:textId="77777777" w:rsidR="00B84861" w:rsidRPr="00B84861" w:rsidRDefault="00B84861" w:rsidP="00B84861">
            <w:pPr>
              <w:ind w:left="0"/>
              <w:rPr>
                <w:color w:val="000000"/>
                <w:lang w:val="fr-FR" w:eastAsia="zh-CN"/>
              </w:rPr>
            </w:pPr>
            <w:r w:rsidRPr="00B84861">
              <w:rPr>
                <w:color w:val="000000"/>
                <w:lang w:val="fr-FR" w:eastAsia="zh-CN"/>
              </w:rPr>
              <w:t>-7dBm</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47"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612218DE" w14:textId="77777777" w:rsidR="00B84861" w:rsidRPr="00665719" w:rsidRDefault="00B84861" w:rsidP="00B84861">
            <w:pPr>
              <w:ind w:left="0"/>
              <w:rPr>
                <w:color w:val="000000"/>
                <w:lang w:eastAsia="zh-CN"/>
              </w:rPr>
            </w:pPr>
            <w:r w:rsidRPr="00665719">
              <w:rPr>
                <w:color w:val="000000"/>
                <w:lang w:eastAsia="zh-CN"/>
              </w:rPr>
              <w:t>VGA (SW ctrl for gain setting)</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48"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7420DBCE" w14:textId="77777777" w:rsidR="00B84861" w:rsidRPr="00665719" w:rsidRDefault="00B84861" w:rsidP="00B84861">
            <w:pPr>
              <w:ind w:left="0"/>
              <w:rPr>
                <w:color w:val="000000"/>
                <w:lang w:eastAsia="zh-CN"/>
              </w:rPr>
            </w:pPr>
            <w:r w:rsidRPr="00665719">
              <w:rPr>
                <w:color w:val="000000"/>
                <w:lang w:eastAsia="zh-CN"/>
              </w:rPr>
              <w:t> </w:t>
            </w:r>
          </w:p>
        </w:tc>
      </w:tr>
      <w:tr w:rsidR="00B84861" w:rsidRPr="00B84861" w14:paraId="65A0ACC9" w14:textId="77777777" w:rsidTr="004518AB">
        <w:trPr>
          <w:trHeight w:val="525"/>
          <w:trPrChange w:id="249" w:author="Ayoub Rifai" w:date="2021-03-23T11:43:00Z">
            <w:trPr>
              <w:gridAfter w:val="0"/>
              <w:wAfter w:w="344" w:type="dxa"/>
              <w:trHeight w:val="525"/>
            </w:trPr>
          </w:trPrChange>
        </w:trPr>
        <w:tc>
          <w:tcPr>
            <w:tcW w:w="1909" w:type="dxa"/>
            <w:gridSpan w:val="2"/>
            <w:tcBorders>
              <w:top w:val="single" w:sz="8" w:space="0" w:color="FFFFFF"/>
              <w:left w:val="single" w:sz="8" w:space="0" w:color="FFFFFF"/>
              <w:bottom w:val="single" w:sz="4" w:space="0" w:color="F4B084"/>
              <w:right w:val="single" w:sz="8" w:space="0" w:color="FFFFFF"/>
            </w:tcBorders>
            <w:shd w:val="clear" w:color="000000" w:fill="FCE4D6"/>
            <w:vAlign w:val="center"/>
            <w:hideMark/>
            <w:tcPrChange w:id="250" w:author="Ayoub Rifai" w:date="2021-03-23T11:43:00Z">
              <w:tcPr>
                <w:tcW w:w="2370" w:type="dxa"/>
                <w:gridSpan w:val="2"/>
                <w:tcBorders>
                  <w:top w:val="single" w:sz="8" w:space="0" w:color="FFFFFF"/>
                  <w:left w:val="single" w:sz="8" w:space="0" w:color="FFFFFF"/>
                  <w:bottom w:val="single" w:sz="4" w:space="0" w:color="F4B084"/>
                  <w:right w:val="single" w:sz="8" w:space="0" w:color="FFFFFF"/>
                </w:tcBorders>
                <w:shd w:val="clear" w:color="000000" w:fill="FCE4D6"/>
                <w:vAlign w:val="center"/>
                <w:hideMark/>
              </w:tcPr>
            </w:tcPrChange>
          </w:tcPr>
          <w:p w14:paraId="4FC19C54" w14:textId="77777777" w:rsidR="00B84861" w:rsidRPr="00B84861" w:rsidRDefault="00B84861" w:rsidP="00B84861">
            <w:pPr>
              <w:ind w:left="0"/>
              <w:rPr>
                <w:color w:val="000000"/>
                <w:lang w:val="fr-FR" w:eastAsia="zh-CN"/>
              </w:rPr>
            </w:pPr>
            <w:r w:rsidRPr="00B84861">
              <w:rPr>
                <w:color w:val="000000"/>
                <w:lang w:val="fr-FR" w:eastAsia="zh-CN"/>
              </w:rPr>
              <w:t>TX_LOx2</w:t>
            </w:r>
          </w:p>
        </w:tc>
        <w:tc>
          <w:tcPr>
            <w:tcW w:w="1303"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51"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5197324F" w14:textId="77777777" w:rsidR="00B84861" w:rsidRPr="00B84861" w:rsidRDefault="00B84861" w:rsidP="00B84861">
            <w:pPr>
              <w:ind w:left="0"/>
              <w:rPr>
                <w:color w:val="000000"/>
                <w:lang w:val="fr-FR" w:eastAsia="zh-CN"/>
              </w:rPr>
            </w:pPr>
            <w:r w:rsidRPr="00B84861">
              <w:rPr>
                <w:color w:val="000000"/>
                <w:lang w:val="fr-FR" w:eastAsia="zh-CN"/>
              </w:rPr>
              <w:t>2.5dBm(+/-1)</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52"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3071DAD7" w14:textId="77777777" w:rsidR="00B84861" w:rsidRPr="00665719" w:rsidRDefault="00B84861" w:rsidP="00B84861">
            <w:pPr>
              <w:ind w:left="0"/>
              <w:rPr>
                <w:color w:val="000000"/>
                <w:lang w:eastAsia="zh-CN"/>
              </w:rPr>
            </w:pPr>
            <w:r w:rsidRPr="00665719">
              <w:rPr>
                <w:color w:val="000000"/>
                <w:lang w:eastAsia="zh-CN"/>
              </w:rPr>
              <w:t>VGA 0dB gain cmmon with PR</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53"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1AE5314A" w14:textId="77777777" w:rsidR="00B84861" w:rsidRPr="00B84861" w:rsidRDefault="00B84861" w:rsidP="00B84861">
            <w:pPr>
              <w:ind w:left="0"/>
              <w:rPr>
                <w:color w:val="000000"/>
                <w:lang w:val="fr-FR" w:eastAsia="zh-CN"/>
              </w:rPr>
            </w:pPr>
            <w:r w:rsidRPr="00B84861">
              <w:rPr>
                <w:color w:val="000000"/>
                <w:lang w:val="fr-FR" w:eastAsia="zh-CN"/>
              </w:rPr>
              <w:t>TX ADC</w:t>
            </w:r>
          </w:p>
        </w:tc>
      </w:tr>
      <w:tr w:rsidR="00B84861" w:rsidRPr="00B84861" w14:paraId="00F6646C" w14:textId="77777777" w:rsidTr="004518AB">
        <w:trPr>
          <w:trHeight w:val="525"/>
          <w:trPrChange w:id="254" w:author="Ayoub Rifai" w:date="2021-03-23T11:43:00Z">
            <w:trPr>
              <w:gridAfter w:val="0"/>
              <w:wAfter w:w="344" w:type="dxa"/>
              <w:trHeight w:val="52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55"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6011911B" w14:textId="77777777" w:rsidR="00B84861" w:rsidRPr="00B84861" w:rsidRDefault="00B84861" w:rsidP="00B84861">
            <w:pPr>
              <w:ind w:left="0"/>
              <w:rPr>
                <w:color w:val="000000"/>
                <w:lang w:val="fr-FR" w:eastAsia="zh-CN"/>
              </w:rPr>
            </w:pPr>
            <w:r w:rsidRPr="00B84861">
              <w:rPr>
                <w:color w:val="000000"/>
                <w:lang w:val="fr-FR" w:eastAsia="zh-CN"/>
              </w:rPr>
              <w:t>TX_PAinput</w:t>
            </w:r>
          </w:p>
        </w:tc>
        <w:tc>
          <w:tcPr>
            <w:tcW w:w="1303"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56"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1CF89CD7" w14:textId="77777777" w:rsidR="00B84861" w:rsidRPr="00B84861" w:rsidRDefault="00B84861" w:rsidP="00B84861">
            <w:pPr>
              <w:ind w:left="0"/>
              <w:rPr>
                <w:color w:val="000000"/>
                <w:lang w:val="fr-FR" w:eastAsia="zh-CN"/>
              </w:rPr>
            </w:pPr>
            <w:r w:rsidRPr="00B84861">
              <w:rPr>
                <w:color w:val="000000"/>
                <w:lang w:val="fr-FR" w:eastAsia="zh-CN"/>
              </w:rPr>
              <w:t>5dBm(+/-1)</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57"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08A5AA64" w14:textId="77777777" w:rsidR="00B84861" w:rsidRPr="00665719" w:rsidRDefault="00B84861" w:rsidP="00B84861">
            <w:pPr>
              <w:ind w:left="0"/>
              <w:rPr>
                <w:color w:val="000000"/>
                <w:lang w:eastAsia="zh-CN"/>
              </w:rPr>
            </w:pPr>
            <w:r w:rsidRPr="00665719">
              <w:rPr>
                <w:color w:val="000000"/>
                <w:lang w:eastAsia="zh-CN"/>
              </w:rPr>
              <w:t>VGA 0dB gain cummon with PR</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58"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56868057" w14:textId="77777777" w:rsidR="00B84861" w:rsidRPr="00B84861" w:rsidRDefault="00B84861" w:rsidP="00B84861">
            <w:pPr>
              <w:ind w:left="0"/>
              <w:rPr>
                <w:color w:val="000000"/>
                <w:lang w:val="fr-FR" w:eastAsia="zh-CN"/>
              </w:rPr>
            </w:pPr>
            <w:r w:rsidRPr="00B84861">
              <w:rPr>
                <w:color w:val="000000"/>
                <w:lang w:val="fr-FR" w:eastAsia="zh-CN"/>
              </w:rPr>
              <w:t>TX ADC</w:t>
            </w:r>
          </w:p>
        </w:tc>
      </w:tr>
      <w:tr w:rsidR="00B84861" w:rsidRPr="00B84861" w14:paraId="0863A183" w14:textId="77777777" w:rsidTr="004518AB">
        <w:trPr>
          <w:trHeight w:val="780"/>
          <w:trPrChange w:id="259" w:author="Ayoub Rifai" w:date="2021-03-23T11:43:00Z">
            <w:trPr>
              <w:gridAfter w:val="0"/>
              <w:wAfter w:w="344" w:type="dxa"/>
              <w:trHeight w:val="780"/>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60"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07773C69" w14:textId="77777777" w:rsidR="00B84861" w:rsidRPr="00665719" w:rsidRDefault="00B84861" w:rsidP="00B84861">
            <w:pPr>
              <w:ind w:left="0"/>
              <w:rPr>
                <w:color w:val="000000"/>
                <w:lang w:eastAsia="zh-CN"/>
              </w:rPr>
            </w:pPr>
            <w:r w:rsidRPr="00665719">
              <w:rPr>
                <w:color w:val="000000"/>
                <w:lang w:eastAsia="zh-CN"/>
              </w:rPr>
              <w:t>Tx_PA high+midle range</w:t>
            </w:r>
          </w:p>
        </w:tc>
        <w:tc>
          <w:tcPr>
            <w:tcW w:w="1303"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61"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04552BF7" w14:textId="77777777" w:rsidR="00B84861" w:rsidRPr="00B84861" w:rsidRDefault="00B84861" w:rsidP="00B84861">
            <w:pPr>
              <w:ind w:left="0"/>
              <w:rPr>
                <w:color w:val="000000"/>
                <w:lang w:val="fr-FR" w:eastAsia="zh-CN"/>
              </w:rPr>
            </w:pPr>
            <w:r w:rsidRPr="00B84861">
              <w:rPr>
                <w:color w:val="000000"/>
                <w:lang w:val="fr-FR" w:eastAsia="zh-CN"/>
              </w:rPr>
              <w:t>5dBm to 13,5dBm</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62"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52845AF7" w14:textId="77777777" w:rsidR="00B84861" w:rsidRPr="00B84861" w:rsidRDefault="00B84861" w:rsidP="00B84861">
            <w:pPr>
              <w:ind w:left="0"/>
              <w:rPr>
                <w:color w:val="000000"/>
                <w:lang w:val="fr-FR" w:eastAsia="zh-CN"/>
              </w:rPr>
            </w:pPr>
            <w:r w:rsidRPr="00B84861">
              <w:rPr>
                <w:color w:val="000000"/>
                <w:lang w:val="fr-FR" w:eastAsia="zh-CN"/>
              </w:rPr>
              <w:t>10-20dB</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63"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3AA288B7" w14:textId="77777777" w:rsidR="00B84861" w:rsidRPr="00B84861" w:rsidRDefault="00B84861" w:rsidP="00B84861">
            <w:pPr>
              <w:ind w:left="0"/>
              <w:rPr>
                <w:color w:val="000000"/>
                <w:lang w:val="fr-FR" w:eastAsia="zh-CN"/>
              </w:rPr>
            </w:pPr>
            <w:r w:rsidRPr="00B84861">
              <w:rPr>
                <w:color w:val="000000"/>
                <w:lang w:val="fr-FR" w:eastAsia="zh-CN"/>
              </w:rPr>
              <w:t> </w:t>
            </w:r>
          </w:p>
        </w:tc>
      </w:tr>
      <w:tr w:rsidR="00B84861" w:rsidRPr="00B84861" w14:paraId="23A2B1B3" w14:textId="77777777" w:rsidTr="004518AB">
        <w:trPr>
          <w:trHeight w:val="525"/>
          <w:trPrChange w:id="264" w:author="Ayoub Rifai" w:date="2021-03-23T11:43:00Z">
            <w:trPr>
              <w:gridAfter w:val="0"/>
              <w:wAfter w:w="344" w:type="dxa"/>
              <w:trHeight w:val="52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65"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7137C793" w14:textId="77777777" w:rsidR="00B84861" w:rsidRPr="00B84861" w:rsidRDefault="00B84861" w:rsidP="00B84861">
            <w:pPr>
              <w:ind w:left="0"/>
              <w:rPr>
                <w:color w:val="000000"/>
                <w:lang w:val="fr-FR" w:eastAsia="zh-CN"/>
              </w:rPr>
            </w:pPr>
            <w:r w:rsidRPr="00B84861">
              <w:rPr>
                <w:color w:val="000000"/>
                <w:lang w:val="fr-FR" w:eastAsia="zh-CN"/>
              </w:rPr>
              <w:t>TX_PA low range</w:t>
            </w:r>
          </w:p>
        </w:tc>
        <w:tc>
          <w:tcPr>
            <w:tcW w:w="1303"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66"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03F039F5" w14:textId="77777777" w:rsidR="00B84861" w:rsidRPr="00B84861" w:rsidRDefault="00B84861" w:rsidP="00B84861">
            <w:pPr>
              <w:ind w:left="0"/>
              <w:rPr>
                <w:color w:val="000000"/>
                <w:lang w:val="fr-FR" w:eastAsia="zh-CN"/>
              </w:rPr>
            </w:pPr>
            <w:r w:rsidRPr="00B84861">
              <w:rPr>
                <w:color w:val="000000"/>
                <w:lang w:val="fr-FR" w:eastAsia="zh-CN"/>
              </w:rPr>
              <w:t>&lt;-10dBm(+/-0.35)</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67"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31EC20AE" w14:textId="77777777" w:rsidR="00B84861" w:rsidRPr="00B84861" w:rsidRDefault="00B84861" w:rsidP="00B84861">
            <w:pPr>
              <w:ind w:left="0"/>
              <w:rPr>
                <w:color w:val="000000"/>
                <w:lang w:val="fr-FR" w:eastAsia="zh-CN"/>
              </w:rPr>
            </w:pPr>
            <w:r w:rsidRPr="00B84861">
              <w:rPr>
                <w:color w:val="000000"/>
                <w:lang w:val="fr-FR" w:eastAsia="zh-CN"/>
              </w:rPr>
              <w:t>TBD</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68"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4AAE8149" w14:textId="77777777" w:rsidR="00B84861" w:rsidRPr="00B84861" w:rsidRDefault="00B84861" w:rsidP="00B84861">
            <w:pPr>
              <w:ind w:left="0"/>
              <w:rPr>
                <w:color w:val="000000"/>
                <w:lang w:val="fr-FR" w:eastAsia="zh-CN"/>
              </w:rPr>
            </w:pPr>
            <w:r w:rsidRPr="00B84861">
              <w:rPr>
                <w:color w:val="000000"/>
                <w:lang w:val="fr-FR" w:eastAsia="zh-CN"/>
              </w:rPr>
              <w:t> </w:t>
            </w:r>
          </w:p>
        </w:tc>
      </w:tr>
      <w:tr w:rsidR="00B84861" w:rsidRPr="00B84861" w14:paraId="71809D44" w14:textId="77777777" w:rsidTr="004518AB">
        <w:trPr>
          <w:trHeight w:val="525"/>
          <w:trPrChange w:id="269" w:author="Ayoub Rifai" w:date="2021-03-23T11:43:00Z">
            <w:trPr>
              <w:gridAfter w:val="0"/>
              <w:wAfter w:w="344" w:type="dxa"/>
              <w:trHeight w:val="52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70"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3387F43F" w14:textId="77777777" w:rsidR="00B84861" w:rsidRPr="00B84861" w:rsidRDefault="00B84861" w:rsidP="00B84861">
            <w:pPr>
              <w:ind w:left="0"/>
              <w:rPr>
                <w:color w:val="000000"/>
                <w:lang w:val="fr-FR" w:eastAsia="zh-CN"/>
              </w:rPr>
            </w:pPr>
            <w:r w:rsidRPr="00B84861">
              <w:rPr>
                <w:color w:val="000000"/>
                <w:lang w:val="fr-FR" w:eastAsia="zh-CN"/>
              </w:rPr>
              <w:t>LO_RX(40G)</w:t>
            </w:r>
          </w:p>
        </w:tc>
        <w:tc>
          <w:tcPr>
            <w:tcW w:w="1303"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71"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01B1F506" w14:textId="77777777" w:rsidR="00B84861" w:rsidRPr="00B84861" w:rsidRDefault="00B84861" w:rsidP="00B84861">
            <w:pPr>
              <w:ind w:left="0"/>
              <w:rPr>
                <w:color w:val="000000"/>
                <w:lang w:val="fr-FR" w:eastAsia="zh-CN"/>
              </w:rPr>
            </w:pPr>
            <w:r w:rsidRPr="00B84861">
              <w:rPr>
                <w:color w:val="000000"/>
                <w:lang w:val="fr-FR" w:eastAsia="zh-CN"/>
              </w:rPr>
              <w:t>[-6, 2](+/-1)</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72"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23119C62" w14:textId="77777777" w:rsidR="00B84861" w:rsidRPr="00665719" w:rsidRDefault="00B84861" w:rsidP="00B84861">
            <w:pPr>
              <w:ind w:left="0"/>
              <w:rPr>
                <w:color w:val="000000"/>
                <w:lang w:eastAsia="zh-CN"/>
              </w:rPr>
            </w:pPr>
            <w:r w:rsidRPr="00665719">
              <w:rPr>
                <w:color w:val="000000"/>
                <w:lang w:eastAsia="zh-CN"/>
              </w:rPr>
              <w:t>Used to get good CM for ADC</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73"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75A90DBA" w14:textId="77777777" w:rsidR="00B84861" w:rsidRPr="00B84861" w:rsidRDefault="00B84861" w:rsidP="00B84861">
            <w:pPr>
              <w:ind w:left="0"/>
              <w:rPr>
                <w:color w:val="000000"/>
                <w:lang w:val="fr-FR" w:eastAsia="zh-CN"/>
              </w:rPr>
            </w:pPr>
            <w:r w:rsidRPr="00B84861">
              <w:rPr>
                <w:color w:val="000000"/>
                <w:lang w:val="fr-FR" w:eastAsia="zh-CN"/>
              </w:rPr>
              <w:t>ATB ADC</w:t>
            </w:r>
          </w:p>
        </w:tc>
      </w:tr>
      <w:tr w:rsidR="00B84861" w:rsidRPr="00B84861" w14:paraId="6E5A0C4E" w14:textId="77777777" w:rsidTr="004518AB">
        <w:trPr>
          <w:trHeight w:val="525"/>
          <w:trPrChange w:id="274" w:author="Ayoub Rifai" w:date="2021-03-23T11:43:00Z">
            <w:trPr>
              <w:gridAfter w:val="0"/>
              <w:wAfter w:w="344" w:type="dxa"/>
              <w:trHeight w:val="525"/>
            </w:trPr>
          </w:trPrChange>
        </w:trPr>
        <w:tc>
          <w:tcPr>
            <w:tcW w:w="1909"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75" w:author="Ayoub Rifai" w:date="2021-03-23T11:43:00Z">
              <w:tcPr>
                <w:tcW w:w="2370"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6E1E2DEA" w14:textId="77777777" w:rsidR="00B84861" w:rsidRPr="00B84861" w:rsidRDefault="00B84861" w:rsidP="00B84861">
            <w:pPr>
              <w:ind w:left="0"/>
              <w:rPr>
                <w:color w:val="000000"/>
                <w:lang w:val="fr-FR" w:eastAsia="zh-CN"/>
              </w:rPr>
            </w:pPr>
            <w:r w:rsidRPr="00B84861">
              <w:rPr>
                <w:color w:val="000000"/>
                <w:lang w:val="fr-FR" w:eastAsia="zh-CN"/>
              </w:rPr>
              <w:t>LO_TX(40G)</w:t>
            </w:r>
          </w:p>
        </w:tc>
        <w:tc>
          <w:tcPr>
            <w:tcW w:w="1303"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76"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16D45FB9" w14:textId="77777777" w:rsidR="00B84861" w:rsidRPr="00B84861" w:rsidRDefault="00B84861" w:rsidP="00B84861">
            <w:pPr>
              <w:ind w:left="0"/>
              <w:rPr>
                <w:color w:val="000000"/>
                <w:lang w:val="fr-FR" w:eastAsia="zh-CN"/>
              </w:rPr>
            </w:pPr>
            <w:r w:rsidRPr="00B84861">
              <w:rPr>
                <w:color w:val="000000"/>
                <w:lang w:val="fr-FR" w:eastAsia="zh-CN"/>
              </w:rPr>
              <w:t>[-6, 2](+/-1)</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77"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6C68FD78" w14:textId="77777777" w:rsidR="00B84861" w:rsidRPr="00665719" w:rsidRDefault="00B84861" w:rsidP="00B84861">
            <w:pPr>
              <w:ind w:left="0"/>
              <w:rPr>
                <w:color w:val="000000"/>
                <w:lang w:eastAsia="zh-CN"/>
              </w:rPr>
            </w:pPr>
            <w:r w:rsidRPr="00665719">
              <w:rPr>
                <w:color w:val="000000"/>
                <w:lang w:eastAsia="zh-CN"/>
              </w:rPr>
              <w:t>Used to get good CM for ADC</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8CBAD"/>
            <w:vAlign w:val="center"/>
            <w:hideMark/>
            <w:tcPrChange w:id="278"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8CBAD"/>
                <w:vAlign w:val="center"/>
                <w:hideMark/>
              </w:tcPr>
            </w:tcPrChange>
          </w:tcPr>
          <w:p w14:paraId="12D0C674" w14:textId="77777777" w:rsidR="00B84861" w:rsidRPr="00B84861" w:rsidRDefault="00B84861" w:rsidP="00B84861">
            <w:pPr>
              <w:ind w:left="0"/>
              <w:rPr>
                <w:color w:val="000000"/>
                <w:lang w:val="fr-FR" w:eastAsia="zh-CN"/>
              </w:rPr>
            </w:pPr>
            <w:r w:rsidRPr="00B84861">
              <w:rPr>
                <w:color w:val="000000"/>
                <w:lang w:val="fr-FR" w:eastAsia="zh-CN"/>
              </w:rPr>
              <w:t>ATB ADC</w:t>
            </w:r>
          </w:p>
        </w:tc>
      </w:tr>
      <w:tr w:rsidR="00B84861" w:rsidRPr="00B84861" w14:paraId="09AC47D6" w14:textId="77777777" w:rsidTr="004518AB">
        <w:trPr>
          <w:trHeight w:val="525"/>
          <w:trPrChange w:id="279" w:author="Ayoub Rifai" w:date="2021-03-23T11:43:00Z">
            <w:trPr>
              <w:gridAfter w:val="0"/>
              <w:wAfter w:w="344" w:type="dxa"/>
              <w:trHeight w:val="525"/>
            </w:trPr>
          </w:trPrChange>
        </w:trPr>
        <w:tc>
          <w:tcPr>
            <w:tcW w:w="1909" w:type="dxa"/>
            <w:gridSpan w:val="2"/>
            <w:tcBorders>
              <w:top w:val="single" w:sz="4" w:space="0" w:color="F4B084"/>
              <w:left w:val="single" w:sz="8" w:space="0" w:color="FFFFFF"/>
              <w:bottom w:val="single" w:sz="4" w:space="0" w:color="F4B084"/>
              <w:right w:val="single" w:sz="8" w:space="0" w:color="FFFFFF"/>
            </w:tcBorders>
            <w:shd w:val="clear" w:color="000000" w:fill="FCE4D6"/>
            <w:vAlign w:val="center"/>
            <w:hideMark/>
            <w:tcPrChange w:id="280" w:author="Ayoub Rifai" w:date="2021-03-23T11:43:00Z">
              <w:tcPr>
                <w:tcW w:w="2370" w:type="dxa"/>
                <w:gridSpan w:val="2"/>
                <w:tcBorders>
                  <w:top w:val="single" w:sz="4" w:space="0" w:color="F4B084"/>
                  <w:left w:val="single" w:sz="8" w:space="0" w:color="FFFFFF"/>
                  <w:bottom w:val="single" w:sz="4" w:space="0" w:color="F4B084"/>
                  <w:right w:val="single" w:sz="8" w:space="0" w:color="FFFFFF"/>
                </w:tcBorders>
                <w:shd w:val="clear" w:color="000000" w:fill="FCE4D6"/>
                <w:vAlign w:val="center"/>
                <w:hideMark/>
              </w:tcPr>
            </w:tcPrChange>
          </w:tcPr>
          <w:p w14:paraId="0F970712" w14:textId="77777777" w:rsidR="00B84861" w:rsidRPr="00B84861" w:rsidRDefault="00B84861" w:rsidP="00B84861">
            <w:pPr>
              <w:ind w:left="0"/>
              <w:rPr>
                <w:color w:val="000000"/>
                <w:lang w:val="fr-FR" w:eastAsia="zh-CN"/>
              </w:rPr>
            </w:pPr>
            <w:r w:rsidRPr="00B84861">
              <w:rPr>
                <w:color w:val="000000"/>
                <w:lang w:val="fr-FR" w:eastAsia="zh-CN"/>
              </w:rPr>
              <w:t>LO_out(40G)</w:t>
            </w:r>
          </w:p>
        </w:tc>
        <w:tc>
          <w:tcPr>
            <w:tcW w:w="1303"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81" w:author="Ayoub Rifai" w:date="2021-03-23T11:43:00Z">
              <w:tcPr>
                <w:tcW w:w="1460"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2FF70566" w14:textId="77777777" w:rsidR="00B84861" w:rsidRPr="00B84861" w:rsidRDefault="00B84861" w:rsidP="00B84861">
            <w:pPr>
              <w:ind w:left="0"/>
              <w:rPr>
                <w:color w:val="000000"/>
                <w:lang w:val="fr-FR" w:eastAsia="zh-CN"/>
              </w:rPr>
            </w:pPr>
            <w:r w:rsidRPr="00B84861">
              <w:rPr>
                <w:color w:val="000000"/>
                <w:lang w:val="fr-FR" w:eastAsia="zh-CN"/>
              </w:rPr>
              <w:t>[0,6] (+/-1)</w:t>
            </w:r>
          </w:p>
        </w:tc>
        <w:tc>
          <w:tcPr>
            <w:tcW w:w="1326"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82" w:author="Ayoub Rifai" w:date="2021-03-23T11:43:00Z">
              <w:tcPr>
                <w:tcW w:w="1667" w:type="dxa"/>
                <w:gridSpan w:val="2"/>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3296D4F3" w14:textId="77777777" w:rsidR="00B84861" w:rsidRPr="00665719" w:rsidRDefault="00B84861" w:rsidP="00B84861">
            <w:pPr>
              <w:ind w:left="0"/>
              <w:rPr>
                <w:color w:val="000000"/>
                <w:lang w:eastAsia="zh-CN"/>
              </w:rPr>
            </w:pPr>
            <w:r w:rsidRPr="00665719">
              <w:rPr>
                <w:color w:val="000000"/>
                <w:lang w:eastAsia="zh-CN"/>
              </w:rPr>
              <w:t>Used to get good CM for ADC</w:t>
            </w:r>
          </w:p>
        </w:tc>
        <w:tc>
          <w:tcPr>
            <w:tcW w:w="3390" w:type="dxa"/>
            <w:gridSpan w:val="3"/>
            <w:tcBorders>
              <w:top w:val="single" w:sz="4" w:space="0" w:color="F4B084"/>
              <w:left w:val="single" w:sz="8" w:space="0" w:color="FFFFFF"/>
              <w:bottom w:val="single" w:sz="8" w:space="0" w:color="FFFFFF"/>
              <w:right w:val="single" w:sz="8" w:space="0" w:color="FFFFFF"/>
            </w:tcBorders>
            <w:shd w:val="clear" w:color="000000" w:fill="FCE4D6"/>
            <w:vAlign w:val="center"/>
            <w:hideMark/>
            <w:tcPrChange w:id="283" w:author="Ayoub Rifai" w:date="2021-03-23T11:43:00Z">
              <w:tcPr>
                <w:tcW w:w="2039" w:type="dxa"/>
                <w:tcBorders>
                  <w:top w:val="single" w:sz="4" w:space="0" w:color="F4B084"/>
                  <w:left w:val="single" w:sz="8" w:space="0" w:color="FFFFFF"/>
                  <w:bottom w:val="single" w:sz="8" w:space="0" w:color="FFFFFF"/>
                  <w:right w:val="single" w:sz="8" w:space="0" w:color="FFFFFF"/>
                </w:tcBorders>
                <w:shd w:val="clear" w:color="000000" w:fill="FCE4D6"/>
                <w:vAlign w:val="center"/>
                <w:hideMark/>
              </w:tcPr>
            </w:tcPrChange>
          </w:tcPr>
          <w:p w14:paraId="5F743F46" w14:textId="77777777" w:rsidR="00B84861" w:rsidRPr="00B84861" w:rsidRDefault="00B84861" w:rsidP="00B84861">
            <w:pPr>
              <w:ind w:left="0"/>
              <w:rPr>
                <w:color w:val="000000"/>
                <w:lang w:val="fr-FR" w:eastAsia="zh-CN"/>
              </w:rPr>
            </w:pPr>
            <w:r w:rsidRPr="00B84861">
              <w:rPr>
                <w:color w:val="000000"/>
                <w:lang w:val="fr-FR" w:eastAsia="zh-CN"/>
              </w:rPr>
              <w:t>ATB ADC</w:t>
            </w:r>
          </w:p>
        </w:tc>
      </w:tr>
    </w:tbl>
    <w:p w14:paraId="7859114F" w14:textId="77777777" w:rsidR="00BD4755" w:rsidRDefault="00BD4755" w:rsidP="00764345">
      <w:pPr>
        <w:pStyle w:val="Caption"/>
        <w:jc w:val="center"/>
      </w:pPr>
    </w:p>
    <w:p w14:paraId="42534D82" w14:textId="6C4D9BA6" w:rsidR="00EA1915" w:rsidRDefault="00764345" w:rsidP="00764345">
      <w:pPr>
        <w:pStyle w:val="Caption"/>
        <w:jc w:val="center"/>
      </w:pPr>
      <w:r>
        <w:t xml:space="preserve">Table </w:t>
      </w:r>
      <w:r>
        <w:fldChar w:fldCharType="begin"/>
      </w:r>
      <w:r>
        <w:instrText xml:space="preserve"> SEQ Table \* ARABIC </w:instrText>
      </w:r>
      <w:r>
        <w:fldChar w:fldCharType="separate"/>
      </w:r>
      <w:r w:rsidR="00AA6F07">
        <w:rPr>
          <w:noProof/>
        </w:rPr>
        <w:t>1</w:t>
      </w:r>
      <w:r>
        <w:fldChar w:fldCharType="end"/>
      </w:r>
      <w:r w:rsidR="00AA6F07">
        <w:t>:</w:t>
      </w:r>
      <w:r>
        <w:t xml:space="preserve"> PPDs in RFE</w:t>
      </w:r>
      <w:bookmarkEnd w:id="220"/>
    </w:p>
    <w:p w14:paraId="10332A4B" w14:textId="77777777" w:rsidR="00764345" w:rsidRPr="00764345" w:rsidRDefault="00764345" w:rsidP="00B75F5C"/>
    <w:p w14:paraId="4598FF87" w14:textId="203214C9" w:rsidR="001753B3" w:rsidRDefault="006D308C">
      <w:pPr>
        <w:pStyle w:val="Body"/>
        <w:rPr>
          <w:color w:val="FF0000"/>
        </w:rPr>
      </w:pPr>
      <w:r>
        <w:t>The</w:t>
      </w:r>
      <w:r w:rsidR="001753B3">
        <w:t xml:space="preserve"> peak detector require</w:t>
      </w:r>
      <w:r w:rsidR="00F7276E">
        <w:t>s</w:t>
      </w:r>
      <w:r w:rsidR="001753B3">
        <w:t xml:space="preserve"> a </w:t>
      </w:r>
      <w:r>
        <w:t>double measurement (with and without signal)</w:t>
      </w:r>
      <w:r w:rsidR="001753B3">
        <w:t xml:space="preserve">. The peak detector </w:t>
      </w:r>
      <w:r w:rsidR="00E044D5">
        <w:t>measure firstly</w:t>
      </w:r>
      <w:r w:rsidR="001753B3">
        <w:t xml:space="preserve"> the reference Vout(no</w:t>
      </w:r>
      <w:r w:rsidR="001C329C">
        <w:t>_</w:t>
      </w:r>
      <w:r w:rsidR="001753B3">
        <w:t>rf)-Vdummy(</w:t>
      </w:r>
      <w:r w:rsidR="001C329C">
        <w:t>t0</w:t>
      </w:r>
      <w:r w:rsidR="001753B3">
        <w:t xml:space="preserve">). The Vdummy allows to keep a reference at a certain time T0. </w:t>
      </w:r>
      <w:r w:rsidR="00E044D5">
        <w:t>It is considered that the we are able to turn off the RF signal in front of the PPD (idea is even to turn off the full RF buffers</w:t>
      </w:r>
      <w:r w:rsidR="00EA30E5">
        <w:t xml:space="preserve"> chain</w:t>
      </w:r>
      <w:r w:rsidR="00E044D5">
        <w:t>)</w:t>
      </w:r>
      <w:r w:rsidR="00EA30E5">
        <w:t>. This measurement can be done potentially at a time different than the power measurement (for example during the calibration time thanks to the dummy) but it is preferred to do the measurement sequentially</w:t>
      </w:r>
      <w:r w:rsidR="00A1185E">
        <w:t xml:space="preserve"> </w:t>
      </w:r>
      <w:r w:rsidR="00162361">
        <w:rPr>
          <w:color w:val="FF0000"/>
        </w:rPr>
        <w:t xml:space="preserve">The attenuation of the RF signal for the power off mode must be at least </w:t>
      </w:r>
      <w:r w:rsidR="00683DB9">
        <w:rPr>
          <w:color w:val="FF0000"/>
        </w:rPr>
        <w:t>25</w:t>
      </w:r>
      <w:r w:rsidR="00162361">
        <w:rPr>
          <w:color w:val="FF0000"/>
        </w:rPr>
        <w:t>dB (tbf)</w:t>
      </w:r>
    </w:p>
    <w:tbl>
      <w:tblPr>
        <w:tblStyle w:val="TableGrid"/>
        <w:tblW w:w="0" w:type="auto"/>
        <w:tblLook w:val="04A0" w:firstRow="1" w:lastRow="0" w:firstColumn="1" w:lastColumn="0" w:noHBand="0" w:noVBand="1"/>
      </w:tblPr>
      <w:tblGrid>
        <w:gridCol w:w="925"/>
        <w:gridCol w:w="1011"/>
        <w:gridCol w:w="1107"/>
        <w:gridCol w:w="1730"/>
        <w:gridCol w:w="2192"/>
        <w:gridCol w:w="925"/>
      </w:tblGrid>
      <w:tr w:rsidR="00683DB9" w14:paraId="36B08D06" w14:textId="5670C8CF" w:rsidTr="00C614D7">
        <w:tc>
          <w:tcPr>
            <w:tcW w:w="936" w:type="dxa"/>
          </w:tcPr>
          <w:p w14:paraId="7F8BCF2C" w14:textId="02C75455" w:rsidR="000910A1" w:rsidRDefault="000910A1">
            <w:pPr>
              <w:pStyle w:val="Body"/>
            </w:pPr>
            <w:r>
              <w:t>Level RF input</w:t>
            </w:r>
          </w:p>
        </w:tc>
        <w:tc>
          <w:tcPr>
            <w:tcW w:w="1024" w:type="dxa"/>
          </w:tcPr>
          <w:p w14:paraId="3197C33F" w14:textId="066D8A19" w:rsidR="000910A1" w:rsidRDefault="000910A1">
            <w:pPr>
              <w:pStyle w:val="Body"/>
            </w:pPr>
            <w:r>
              <w:t>Accuracy expected</w:t>
            </w:r>
          </w:p>
        </w:tc>
        <w:tc>
          <w:tcPr>
            <w:tcW w:w="1013" w:type="dxa"/>
          </w:tcPr>
          <w:p w14:paraId="262A0FE5" w14:textId="55CAE709" w:rsidR="000910A1" w:rsidRDefault="000910A1">
            <w:pPr>
              <w:pStyle w:val="Body"/>
            </w:pPr>
            <w:r>
              <w:t>Error accepte</w:t>
            </w:r>
            <w:r w:rsidR="005F7BED">
              <w:t>d</w:t>
            </w:r>
            <w:r>
              <w:t xml:space="preserve">d due to offset </w:t>
            </w:r>
          </w:p>
        </w:tc>
        <w:tc>
          <w:tcPr>
            <w:tcW w:w="1755" w:type="dxa"/>
          </w:tcPr>
          <w:p w14:paraId="25A1E1D2" w14:textId="03C73E6A" w:rsidR="000910A1" w:rsidRDefault="000910A1">
            <w:pPr>
              <w:pStyle w:val="Body"/>
            </w:pPr>
            <w:r>
              <w:t>sensitivity</w:t>
            </w:r>
          </w:p>
        </w:tc>
        <w:tc>
          <w:tcPr>
            <w:tcW w:w="2225" w:type="dxa"/>
          </w:tcPr>
          <w:p w14:paraId="3FD49D24" w14:textId="1F1A571D" w:rsidR="000910A1" w:rsidRDefault="000910A1">
            <w:pPr>
              <w:pStyle w:val="Body"/>
            </w:pPr>
            <w:r>
              <w:t>Equivalent input signal</w:t>
            </w:r>
          </w:p>
        </w:tc>
        <w:tc>
          <w:tcPr>
            <w:tcW w:w="937" w:type="dxa"/>
          </w:tcPr>
          <w:p w14:paraId="5A9D5627" w14:textId="0E8ECAC0" w:rsidR="000910A1" w:rsidRDefault="00683DB9">
            <w:pPr>
              <w:pStyle w:val="Body"/>
            </w:pPr>
            <w:r>
              <w:t>isolation</w:t>
            </w:r>
          </w:p>
        </w:tc>
      </w:tr>
      <w:tr w:rsidR="00683DB9" w14:paraId="7A7B928A" w14:textId="60FEFB78" w:rsidTr="00C614D7">
        <w:tc>
          <w:tcPr>
            <w:tcW w:w="936" w:type="dxa"/>
          </w:tcPr>
          <w:p w14:paraId="2E1EE7F0" w14:textId="1DB4F3D2" w:rsidR="000910A1" w:rsidRDefault="000910A1">
            <w:pPr>
              <w:pStyle w:val="Body"/>
            </w:pPr>
            <w:r>
              <w:t>0dBm (</w:t>
            </w:r>
            <w:r w:rsidR="00683DB9">
              <w:t>225</w:t>
            </w:r>
            <w:r>
              <w:t>mv</w:t>
            </w:r>
            <w:r w:rsidR="00683DB9">
              <w:t>)</w:t>
            </w:r>
          </w:p>
        </w:tc>
        <w:tc>
          <w:tcPr>
            <w:tcW w:w="1024" w:type="dxa"/>
          </w:tcPr>
          <w:p w14:paraId="72B4A3F9" w14:textId="41FA8367" w:rsidR="000910A1" w:rsidRDefault="000910A1">
            <w:pPr>
              <w:pStyle w:val="Body"/>
            </w:pPr>
            <w:r>
              <w:t>+/-1dB</w:t>
            </w:r>
          </w:p>
        </w:tc>
        <w:tc>
          <w:tcPr>
            <w:tcW w:w="1013" w:type="dxa"/>
          </w:tcPr>
          <w:p w14:paraId="170373BB" w14:textId="2631BAB9" w:rsidR="000910A1" w:rsidRDefault="000910A1">
            <w:pPr>
              <w:pStyle w:val="Body"/>
            </w:pPr>
            <w:r>
              <w:t>+/-0.1dB (1%)</w:t>
            </w:r>
          </w:p>
        </w:tc>
        <w:tc>
          <w:tcPr>
            <w:tcW w:w="1755" w:type="dxa"/>
          </w:tcPr>
          <w:p w14:paraId="7918DE7D" w14:textId="13025478" w:rsidR="000910A1" w:rsidRDefault="000910A1">
            <w:pPr>
              <w:pStyle w:val="Body"/>
            </w:pPr>
            <w:r>
              <w:t>20mv/dB=&gt;max 2mv</w:t>
            </w:r>
          </w:p>
        </w:tc>
        <w:tc>
          <w:tcPr>
            <w:tcW w:w="2225" w:type="dxa"/>
          </w:tcPr>
          <w:p w14:paraId="31021A9D" w14:textId="2E0DF3BB" w:rsidR="000910A1" w:rsidRDefault="00683DB9">
            <w:pPr>
              <w:pStyle w:val="Body"/>
            </w:pPr>
            <w:r>
              <w:t>2mvout=&gt;20mvpkin=&gt;-20dBm</w:t>
            </w:r>
          </w:p>
        </w:tc>
        <w:tc>
          <w:tcPr>
            <w:tcW w:w="937" w:type="dxa"/>
          </w:tcPr>
          <w:p w14:paraId="38C3C1B7" w14:textId="1860F610" w:rsidR="000910A1" w:rsidRDefault="00683DB9">
            <w:pPr>
              <w:pStyle w:val="Body"/>
            </w:pPr>
            <w:r>
              <w:t>Min 21dB typ</w:t>
            </w:r>
          </w:p>
        </w:tc>
      </w:tr>
      <w:tr w:rsidR="00683DB9" w14:paraId="2D80DA97" w14:textId="48EB6AAA" w:rsidTr="00C614D7">
        <w:tc>
          <w:tcPr>
            <w:tcW w:w="936" w:type="dxa"/>
          </w:tcPr>
          <w:p w14:paraId="71B1AE84" w14:textId="04619C98" w:rsidR="000910A1" w:rsidRDefault="00683DB9">
            <w:pPr>
              <w:pStyle w:val="Body"/>
            </w:pPr>
            <w:r>
              <w:t>-10</w:t>
            </w:r>
          </w:p>
        </w:tc>
        <w:tc>
          <w:tcPr>
            <w:tcW w:w="1024" w:type="dxa"/>
          </w:tcPr>
          <w:p w14:paraId="4880FDDB" w14:textId="03E1F848" w:rsidR="000910A1" w:rsidRDefault="00683DB9">
            <w:pPr>
              <w:pStyle w:val="Body"/>
            </w:pPr>
            <w:r>
              <w:t>+/-0.5dB</w:t>
            </w:r>
          </w:p>
        </w:tc>
        <w:tc>
          <w:tcPr>
            <w:tcW w:w="1013" w:type="dxa"/>
          </w:tcPr>
          <w:p w14:paraId="179796CC" w14:textId="517794C4" w:rsidR="000910A1" w:rsidRDefault="00683DB9">
            <w:pPr>
              <w:pStyle w:val="Body"/>
            </w:pPr>
            <w:r>
              <w:t>+/-0.05dB (1%)</w:t>
            </w:r>
          </w:p>
        </w:tc>
        <w:tc>
          <w:tcPr>
            <w:tcW w:w="1755" w:type="dxa"/>
          </w:tcPr>
          <w:p w14:paraId="3E46D0DE" w14:textId="57A94CA5" w:rsidR="000910A1" w:rsidRDefault="00683DB9">
            <w:pPr>
              <w:pStyle w:val="Body"/>
            </w:pPr>
            <w:r>
              <w:t>5mv/dB=&gt;0.25mv</w:t>
            </w:r>
          </w:p>
        </w:tc>
        <w:tc>
          <w:tcPr>
            <w:tcW w:w="2225" w:type="dxa"/>
          </w:tcPr>
          <w:p w14:paraId="0A67C5CA" w14:textId="3E6220C2" w:rsidR="000910A1" w:rsidRDefault="00683DB9">
            <w:pPr>
              <w:pStyle w:val="Body"/>
            </w:pPr>
            <w:r>
              <w:t>0.25mv=&gt;5mv</w:t>
            </w:r>
          </w:p>
        </w:tc>
        <w:tc>
          <w:tcPr>
            <w:tcW w:w="937" w:type="dxa"/>
          </w:tcPr>
          <w:p w14:paraId="4A1B9B8B" w14:textId="1D563F96" w:rsidR="000910A1" w:rsidRDefault="00683DB9">
            <w:pPr>
              <w:pStyle w:val="Body"/>
            </w:pPr>
            <w:r>
              <w:t>Min typ 23dB</w:t>
            </w:r>
          </w:p>
        </w:tc>
      </w:tr>
    </w:tbl>
    <w:p w14:paraId="3CDEDD70" w14:textId="77777777" w:rsidR="00056A92" w:rsidRDefault="00056A92">
      <w:pPr>
        <w:pStyle w:val="Body"/>
      </w:pPr>
    </w:p>
    <w:p w14:paraId="68D595E8" w14:textId="4D135867" w:rsidR="00EA30E5" w:rsidRDefault="00EA30E5">
      <w:pPr>
        <w:pStyle w:val="Body"/>
      </w:pPr>
      <w:r w:rsidRPr="00EA30E5">
        <w:rPr>
          <w:noProof/>
        </w:rPr>
        <w:drawing>
          <wp:anchor distT="0" distB="0" distL="114300" distR="114300" simplePos="0" relativeHeight="251678208" behindDoc="0" locked="0" layoutInCell="1" allowOverlap="1" wp14:anchorId="2B3B0DAD" wp14:editId="3721520C">
            <wp:simplePos x="0" y="0"/>
            <wp:positionH relativeFrom="column">
              <wp:posOffset>-211667</wp:posOffset>
            </wp:positionH>
            <wp:positionV relativeFrom="paragraph">
              <wp:posOffset>198966</wp:posOffset>
            </wp:positionV>
            <wp:extent cx="5016500" cy="132080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9802" b="33394"/>
                    <a:stretch/>
                  </pic:blipFill>
                  <pic:spPr bwMode="auto">
                    <a:xfrm>
                      <a:off x="0" y="0"/>
                      <a:ext cx="5016500" cy="1320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AD6DD87" w14:textId="03FA2CF7" w:rsidR="00E044D5" w:rsidRDefault="00EA30E5" w:rsidP="00EA30E5">
      <w:pPr>
        <w:pStyle w:val="Caption"/>
        <w:jc w:val="center"/>
      </w:pPr>
      <w:bookmarkStart w:id="284" w:name="_Toc42511827"/>
      <w:r>
        <w:t xml:space="preserve">Figure </w:t>
      </w:r>
      <w:r>
        <w:fldChar w:fldCharType="begin"/>
      </w:r>
      <w:r>
        <w:instrText xml:space="preserve"> SEQ Figure \* ARABIC </w:instrText>
      </w:r>
      <w:r>
        <w:fldChar w:fldCharType="separate"/>
      </w:r>
      <w:r w:rsidR="00E026AC">
        <w:rPr>
          <w:noProof/>
        </w:rPr>
        <w:t>4</w:t>
      </w:r>
      <w:r>
        <w:fldChar w:fldCharType="end"/>
      </w:r>
      <w:r w:rsidR="00AA6F07">
        <w:t>:</w:t>
      </w:r>
      <w:r>
        <w:t xml:space="preserve"> 2 steps measurement</w:t>
      </w:r>
      <w:bookmarkEnd w:id="284"/>
    </w:p>
    <w:p w14:paraId="3B8AF3E2" w14:textId="259B3108" w:rsidR="001753B3" w:rsidRDefault="00EA30E5">
      <w:pPr>
        <w:pStyle w:val="Body"/>
      </w:pPr>
      <w:r>
        <w:t>Due to the unlinear response of the PPD, it requires</w:t>
      </w:r>
      <w:r w:rsidR="001753B3">
        <w:t xml:space="preserve"> a postprocessing (software) operation Voutpk(after postprocessing)=Vinpk=F(Vout(rf)-Vdummy(t</w:t>
      </w:r>
      <w:r w:rsidR="00C00C94">
        <w:t>1</w:t>
      </w:r>
      <w:r w:rsidR="001753B3">
        <w:t>) – (Vout(no</w:t>
      </w:r>
      <w:r w:rsidR="001C329C">
        <w:t>_</w:t>
      </w:r>
      <w:r w:rsidR="001753B3">
        <w:t>rf)-Vdummy(t</w:t>
      </w:r>
      <w:r w:rsidR="00C00C94">
        <w:t>0</w:t>
      </w:r>
      <w:r w:rsidR="001753B3">
        <w:t>)). Notice F is a function of the temperature.</w:t>
      </w:r>
    </w:p>
    <w:p w14:paraId="21803EC9" w14:textId="70195F7A" w:rsidR="006D308C" w:rsidRDefault="006D308C" w:rsidP="001F1C32">
      <w:pPr>
        <w:pStyle w:val="Body"/>
      </w:pPr>
    </w:p>
    <w:p w14:paraId="4FF56216" w14:textId="77777777" w:rsidR="006D308C" w:rsidRDefault="006D308C" w:rsidP="009E73A4">
      <w:pPr>
        <w:jc w:val="center"/>
      </w:pPr>
      <w:r w:rsidRPr="00EB7892">
        <w:rPr>
          <w:noProof/>
        </w:rPr>
        <w:drawing>
          <wp:inline distT="0" distB="0" distL="0" distR="0" wp14:anchorId="64C2BD97" wp14:editId="14555A66">
            <wp:extent cx="5016500" cy="2703830"/>
            <wp:effectExtent l="0" t="0" r="0" b="1270"/>
            <wp:docPr id="71" name="Picture 33">
              <a:extLst xmlns:a="http://schemas.openxmlformats.org/drawingml/2006/main">
                <a:ext uri="{FF2B5EF4-FFF2-40B4-BE49-F238E27FC236}">
                  <a16:creationId xmlns:a16="http://schemas.microsoft.com/office/drawing/2014/main" id="{6D9A32F9-7E49-403D-AC25-AD404DA65C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6D9A32F9-7E49-403D-AC25-AD404DA65C28}"/>
                        </a:ext>
                      </a:extLst>
                    </pic:cNvPr>
                    <pic:cNvPicPr>
                      <a:picLocks noChangeAspect="1"/>
                    </pic:cNvPicPr>
                  </pic:nvPicPr>
                  <pic:blipFill>
                    <a:blip r:embed="rId26"/>
                    <a:stretch>
                      <a:fillRect/>
                    </a:stretch>
                  </pic:blipFill>
                  <pic:spPr>
                    <a:xfrm>
                      <a:off x="0" y="0"/>
                      <a:ext cx="5016500" cy="2703830"/>
                    </a:xfrm>
                    <a:prstGeom prst="rect">
                      <a:avLst/>
                    </a:prstGeom>
                  </pic:spPr>
                </pic:pic>
              </a:graphicData>
            </a:graphic>
          </wp:inline>
        </w:drawing>
      </w:r>
    </w:p>
    <w:p w14:paraId="13C0C142" w14:textId="3621F638" w:rsidR="006D308C" w:rsidRDefault="006D308C" w:rsidP="006D308C">
      <w:pPr>
        <w:pStyle w:val="Caption"/>
        <w:jc w:val="center"/>
      </w:pPr>
      <w:bookmarkStart w:id="285" w:name="_Toc42511828"/>
      <w:r>
        <w:t xml:space="preserve">Figure </w:t>
      </w:r>
      <w:r>
        <w:fldChar w:fldCharType="begin"/>
      </w:r>
      <w:r>
        <w:instrText xml:space="preserve"> SEQ Figure \* ARABIC </w:instrText>
      </w:r>
      <w:r>
        <w:fldChar w:fldCharType="separate"/>
      </w:r>
      <w:r w:rsidR="00E026AC">
        <w:rPr>
          <w:noProof/>
        </w:rPr>
        <w:t>5</w:t>
      </w:r>
      <w:r>
        <w:rPr>
          <w:noProof/>
        </w:rPr>
        <w:fldChar w:fldCharType="end"/>
      </w:r>
      <w:r w:rsidR="00AA6F07">
        <w:rPr>
          <w:noProof/>
        </w:rPr>
        <w:t>:</w:t>
      </w:r>
      <w:r>
        <w:t xml:space="preserve"> Output voltage of the PPD after 2 steps measurement</w:t>
      </w:r>
      <w:bookmarkEnd w:id="285"/>
      <w:r w:rsidR="00286CA5">
        <w:t xml:space="preserve"> </w:t>
      </w:r>
      <w:r>
        <w:t xml:space="preserve"> </w:t>
      </w:r>
    </w:p>
    <w:p w14:paraId="38A55B9D" w14:textId="3AB87AAA" w:rsidR="009E73A4" w:rsidRDefault="009E73A4" w:rsidP="009E73A4"/>
    <w:p w14:paraId="5246A36C" w14:textId="5AD6515D" w:rsidR="009E73A4" w:rsidRDefault="009E73A4" w:rsidP="009E73A4">
      <w:pPr>
        <w:jc w:val="center"/>
      </w:pPr>
      <w:r w:rsidRPr="002D3D37">
        <w:rPr>
          <w:noProof/>
        </w:rPr>
        <w:drawing>
          <wp:inline distT="0" distB="0" distL="0" distR="0" wp14:anchorId="23BB882D" wp14:editId="25DE07C0">
            <wp:extent cx="2468245" cy="191135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51000" b="17602"/>
                    <a:stretch/>
                  </pic:blipFill>
                  <pic:spPr bwMode="auto">
                    <a:xfrm>
                      <a:off x="0" y="0"/>
                      <a:ext cx="2468245" cy="1911350"/>
                    </a:xfrm>
                    <a:prstGeom prst="rect">
                      <a:avLst/>
                    </a:prstGeom>
                    <a:ln>
                      <a:noFill/>
                    </a:ln>
                    <a:extLst>
                      <a:ext uri="{53640926-AAD7-44D8-BBD7-CCE9431645EC}">
                        <a14:shadowObscured xmlns:a14="http://schemas.microsoft.com/office/drawing/2010/main"/>
                      </a:ext>
                    </a:extLst>
                  </pic:spPr>
                </pic:pic>
              </a:graphicData>
            </a:graphic>
          </wp:inline>
        </w:drawing>
      </w:r>
    </w:p>
    <w:p w14:paraId="507F61F4" w14:textId="1FFD41EB" w:rsidR="009E73A4" w:rsidRDefault="009E73A4" w:rsidP="009E73A4">
      <w:pPr>
        <w:pStyle w:val="Caption"/>
        <w:jc w:val="center"/>
      </w:pPr>
    </w:p>
    <w:p w14:paraId="41DDBD36" w14:textId="3067DC01" w:rsidR="009E73A4" w:rsidRDefault="009E73A4" w:rsidP="009E73A4">
      <w:pPr>
        <w:pStyle w:val="Caption"/>
        <w:jc w:val="center"/>
      </w:pPr>
      <w:bookmarkStart w:id="286" w:name="_Toc42511829"/>
      <w:r>
        <w:t xml:space="preserve">Figure </w:t>
      </w:r>
      <w:r>
        <w:fldChar w:fldCharType="begin"/>
      </w:r>
      <w:r>
        <w:instrText xml:space="preserve"> SEQ Figure \* ARABIC </w:instrText>
      </w:r>
      <w:r>
        <w:fldChar w:fldCharType="separate"/>
      </w:r>
      <w:r w:rsidR="00E026AC">
        <w:rPr>
          <w:noProof/>
        </w:rPr>
        <w:t>6</w:t>
      </w:r>
      <w:r>
        <w:rPr>
          <w:noProof/>
        </w:rPr>
        <w:fldChar w:fldCharType="end"/>
      </w:r>
      <w:r w:rsidR="00AA6F07">
        <w:rPr>
          <w:noProof/>
        </w:rPr>
        <w:t>:</w:t>
      </w:r>
      <w:r>
        <w:t xml:space="preserve"> Overview of power detector processing</w:t>
      </w:r>
      <w:bookmarkEnd w:id="286"/>
    </w:p>
    <w:p w14:paraId="6AFC55DE" w14:textId="77777777" w:rsidR="009E73A4" w:rsidRPr="009E73A4" w:rsidRDefault="009E73A4" w:rsidP="009E73A4">
      <w:pPr>
        <w:jc w:val="center"/>
      </w:pPr>
    </w:p>
    <w:p w14:paraId="795DE0AE" w14:textId="2F05F045" w:rsidR="00EA30E5" w:rsidRDefault="00EA30E5">
      <w:pPr>
        <w:pStyle w:val="Body"/>
      </w:pPr>
      <w:r>
        <w:t>The reference</w:t>
      </w:r>
      <w:r w:rsidR="00B84861">
        <w:t xml:space="preserve"> function </w:t>
      </w:r>
      <m:oMath>
        <m:sSub>
          <m:sSubPr>
            <m:ctrlPr>
              <w:rPr>
                <w:rFonts w:ascii="Cambria Math" w:hAnsi="Cambria Math"/>
                <w:i/>
              </w:rPr>
            </m:ctrlPr>
          </m:sSubPr>
          <m:e>
            <m:r>
              <w:rPr>
                <w:rFonts w:ascii="Cambria Math" w:hAnsi="Cambria Math"/>
              </w:rPr>
              <m:t>V</m:t>
            </m:r>
          </m:e>
          <m:sub>
            <m:r>
              <w:rPr>
                <w:rFonts w:ascii="Cambria Math" w:hAnsi="Cambria Math"/>
              </w:rPr>
              <m:t>pp</m:t>
            </m:r>
            <m:sSub>
              <m:sSubPr>
                <m:ctrlPr>
                  <w:rPr>
                    <w:rFonts w:ascii="Cambria Math" w:hAnsi="Cambria Math"/>
                    <w:i/>
                  </w:rPr>
                </m:ctrlPr>
              </m:sSubPr>
              <m:e>
                <m:r>
                  <w:rPr>
                    <w:rFonts w:ascii="Cambria Math" w:hAnsi="Cambria Math"/>
                  </w:rPr>
                  <m:t>d</m:t>
                </m:r>
              </m:e>
              <m:sub>
                <m:r>
                  <w:rPr>
                    <w:rFonts w:ascii="Cambria Math" w:hAnsi="Cambria Math"/>
                  </w:rPr>
                  <m:t>in</m:t>
                </m:r>
              </m:sub>
            </m:sSub>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Sub>
              <m:sSubPr>
                <m:ctrlPr>
                  <w:rPr>
                    <w:rFonts w:ascii="Cambria Math" w:hAnsi="Cambria Math"/>
                    <w:i/>
                  </w:rPr>
                </m:ctrlPr>
              </m:sSubPr>
              <m:e>
                <m:r>
                  <w:rPr>
                    <w:rFonts w:ascii="Cambria Math" w:hAnsi="Cambria Math"/>
                  </w:rPr>
                  <m:t>d</m:t>
                </m:r>
              </m:e>
              <m:sub>
                <m:r>
                  <w:rPr>
                    <w:rFonts w:ascii="Cambria Math" w:hAnsi="Cambria Math"/>
                  </w:rPr>
                  <m:t>out</m:t>
                </m:r>
              </m:sub>
            </m:sSub>
          </m:sub>
        </m:sSub>
        <m:r>
          <w:rPr>
            <w:rFonts w:ascii="Cambria Math" w:hAnsi="Cambria Math"/>
          </w:rPr>
          <m:t>)</m:t>
        </m:r>
      </m:oMath>
      <w:r>
        <w:t xml:space="preserve"> will be available during the design</w:t>
      </w:r>
      <w:r w:rsidR="00B84861">
        <w:t xml:space="preserve"> in the </w:t>
      </w:r>
      <w:r w:rsidR="00B84861" w:rsidRPr="00665719">
        <w:rPr>
          <w:highlight w:val="yellow"/>
        </w:rPr>
        <w:t>user guide</w:t>
      </w:r>
      <w:r>
        <w:t>.</w:t>
      </w:r>
    </w:p>
    <w:p w14:paraId="6B430539" w14:textId="77777777" w:rsidR="00EA30E5" w:rsidRDefault="00EA30E5">
      <w:pPr>
        <w:pStyle w:val="Body"/>
      </w:pPr>
      <w:r>
        <w:t>Sources of errors for the PPD :</w:t>
      </w:r>
    </w:p>
    <w:p w14:paraId="5CBAFDF7" w14:textId="3164BF0E" w:rsidR="001753B3" w:rsidRDefault="00EA30E5">
      <w:pPr>
        <w:pStyle w:val="Body"/>
        <w:numPr>
          <w:ilvl w:val="0"/>
          <w:numId w:val="48"/>
        </w:numPr>
      </w:pPr>
      <w:r>
        <w:t>Variation of the PPD analog</w:t>
      </w:r>
    </w:p>
    <w:p w14:paraId="01025854" w14:textId="414D9930" w:rsidR="00EA30E5" w:rsidRDefault="00EA30E5">
      <w:pPr>
        <w:pStyle w:val="Body"/>
        <w:numPr>
          <w:ilvl w:val="0"/>
          <w:numId w:val="48"/>
        </w:numPr>
      </w:pPr>
      <w:r>
        <w:t>Error due to the Gain variation (in VGA and in ADC)</w:t>
      </w:r>
      <w:r w:rsidR="00A1185E">
        <w:t xml:space="preserve">. </w:t>
      </w:r>
      <w:r w:rsidR="00842529">
        <w:rPr>
          <w:color w:val="FF0000"/>
        </w:rPr>
        <w:t xml:space="preserve"> Error looks to be </w:t>
      </w:r>
      <w:r w:rsidR="00135BEB">
        <w:rPr>
          <w:color w:val="FF0000"/>
        </w:rPr>
        <w:t>neglectable</w:t>
      </w:r>
      <w:r w:rsidR="00842529">
        <w:rPr>
          <w:color w:val="FF0000"/>
        </w:rPr>
        <w:t>, no calibration planned</w:t>
      </w:r>
    </w:p>
    <w:p w14:paraId="1041C343" w14:textId="0D4AED29" w:rsidR="00EA30E5" w:rsidRDefault="00EA30E5">
      <w:pPr>
        <w:pStyle w:val="Body"/>
        <w:numPr>
          <w:ilvl w:val="0"/>
          <w:numId w:val="48"/>
        </w:numPr>
      </w:pPr>
      <w:r>
        <w:t>Error due to reference curve (due to the temperature offset between temp sensor and PPD)</w:t>
      </w:r>
    </w:p>
    <w:p w14:paraId="0E78EB14" w14:textId="7057141D" w:rsidR="00A1185E" w:rsidRDefault="00A1185E">
      <w:pPr>
        <w:pStyle w:val="Body"/>
        <w:numPr>
          <w:ilvl w:val="0"/>
          <w:numId w:val="48"/>
        </w:numPr>
      </w:pPr>
      <w:r>
        <w:t>Noise (attenuated by analog filtering and sliding averaing in the ATB block)</w:t>
      </w:r>
      <w:r w:rsidR="00842529">
        <w:t xml:space="preserve"> =&gt; analog filtering removed snce contribution is neglectible</w:t>
      </w:r>
    </w:p>
    <w:p w14:paraId="36930B37" w14:textId="083A2F13" w:rsidR="00A1185E" w:rsidRDefault="00A1185E">
      <w:pPr>
        <w:pStyle w:val="Body"/>
        <w:numPr>
          <w:ilvl w:val="0"/>
          <w:numId w:val="48"/>
        </w:numPr>
      </w:pPr>
      <w:r>
        <w:t>ADC error (INL,DNL) can be small with VGA</w:t>
      </w:r>
    </w:p>
    <w:p w14:paraId="595FDE19" w14:textId="58FA93C3" w:rsidR="00A1185E" w:rsidRDefault="00B84861">
      <w:pPr>
        <w:pStyle w:val="Body"/>
      </w:pPr>
      <w:r>
        <w:t xml:space="preserve">A </w:t>
      </w:r>
      <w:r w:rsidRPr="00665719">
        <w:rPr>
          <w:highlight w:val="yellow"/>
        </w:rPr>
        <w:t>feasibility document</w:t>
      </w:r>
      <w:r>
        <w:t xml:space="preserve"> express the errors contributors effect on the overall accuracy. This help to design the needed gain for each ppd to achieve the required accuracy.</w:t>
      </w:r>
    </w:p>
    <w:p w14:paraId="09FF34EA" w14:textId="20038B11" w:rsidR="001753B3" w:rsidRDefault="00A1185E">
      <w:pPr>
        <w:pStyle w:val="Body"/>
      </w:pPr>
      <w:r>
        <w:t>Settling</w:t>
      </w:r>
      <w:r w:rsidR="001753B3">
        <w:t xml:space="preserve"> time of the signal </w:t>
      </w:r>
      <w:r>
        <w:t>to</w:t>
      </w:r>
      <w:r w:rsidR="001753B3">
        <w:t xml:space="preserve"> ATB input must be fast enough to be able to measure several peak detector in serie</w:t>
      </w:r>
      <w:r w:rsidR="00C13135">
        <w:t>s</w:t>
      </w:r>
      <w:r w:rsidR="001753B3">
        <w:t xml:space="preserve"> while optimizing the total processing time.</w:t>
      </w:r>
      <w:r>
        <w:t xml:space="preserve"> </w:t>
      </w:r>
      <w:r w:rsidR="00C13135">
        <w:t>If needed, a</w:t>
      </w:r>
      <w:r>
        <w:t xml:space="preserve"> sliding averaging in the ATB is required to reduce the noise impact</w:t>
      </w:r>
      <w:r w:rsidR="00225DBE">
        <w:t xml:space="preserve"> (integrated in the ATB ADC digital)</w:t>
      </w:r>
      <w:r w:rsidR="00C13135">
        <w:t>.</w:t>
      </w:r>
    </w:p>
    <w:p w14:paraId="1FF99E5F" w14:textId="0E098769" w:rsidR="001753B3" w:rsidRDefault="001753B3">
      <w:pPr>
        <w:pStyle w:val="Body"/>
      </w:pPr>
    </w:p>
    <w:p w14:paraId="463D5577" w14:textId="5E6434BA" w:rsidR="001753B3" w:rsidRDefault="001753B3">
      <w:pPr>
        <w:pStyle w:val="Heading3"/>
      </w:pPr>
      <w:bookmarkStart w:id="287" w:name="_Toc49245162"/>
      <w:r>
        <w:t>Calibration mode</w:t>
      </w:r>
      <w:bookmarkEnd w:id="287"/>
    </w:p>
    <w:p w14:paraId="00E479AD" w14:textId="28068320" w:rsidR="00225DBE" w:rsidRDefault="00C13135">
      <w:pPr>
        <w:pStyle w:val="Body"/>
      </w:pPr>
      <w:r>
        <w:t xml:space="preserve">Given the high accuracy of the VGA, no calibration in needed (see </w:t>
      </w:r>
      <w:r w:rsidRPr="00665719">
        <w:rPr>
          <w:highlight w:val="yellow"/>
        </w:rPr>
        <w:t>feasibility document</w:t>
      </w:r>
      <w:r>
        <w:t>)</w:t>
      </w:r>
    </w:p>
    <w:p w14:paraId="5DB5CA83" w14:textId="47CD8FD2" w:rsidR="00225DBE" w:rsidRPr="005A5979" w:rsidRDefault="00225DBE" w:rsidP="00842529">
      <w:pPr>
        <w:pStyle w:val="Heading2"/>
      </w:pPr>
      <w:r>
        <w:t>Integration guide</w:t>
      </w:r>
    </w:p>
    <w:p w14:paraId="1404A643" w14:textId="29F9AC3A" w:rsidR="00225DBE" w:rsidRDefault="00225DBE" w:rsidP="00225DBE">
      <w:pPr>
        <w:pStyle w:val="Heading3"/>
      </w:pPr>
      <w:bookmarkStart w:id="288" w:name="_Toc31217916"/>
      <w:bookmarkStart w:id="289" w:name="_Toc49245163"/>
      <w:bookmarkStart w:id="290" w:name="_Hlk50749324"/>
      <w:bookmarkStart w:id="291" w:name="_Hlk50748955"/>
      <w:r>
        <w:t>List of blocks</w:t>
      </w:r>
    </w:p>
    <w:p w14:paraId="79D4AB11" w14:textId="2AE03050" w:rsidR="00225DBE" w:rsidRDefault="00225DBE" w:rsidP="00225DBE">
      <w:pPr>
        <w:pStyle w:val="Body"/>
      </w:pPr>
      <w:r>
        <w:t>The final version will include 3 blocks : PPD core rf/if and VGA</w:t>
      </w:r>
    </w:p>
    <w:p w14:paraId="7F97E6E1" w14:textId="408D8EAA" w:rsidR="00225DBE" w:rsidRDefault="00225DBE" w:rsidP="00225DBE">
      <w:pPr>
        <w:pStyle w:val="Body"/>
      </w:pPr>
      <w:r>
        <w:t>At that time PPD core is called : BIST_PPD_top</w:t>
      </w:r>
    </w:p>
    <w:p w14:paraId="2AD90DEB" w14:textId="10CC56F0" w:rsidR="00225DBE" w:rsidRDefault="00225DBE" w:rsidP="00225DBE">
      <w:pPr>
        <w:pStyle w:val="Body"/>
      </w:pPr>
      <w:r w:rsidRPr="00225DBE">
        <w:rPr>
          <w:noProof/>
        </w:rPr>
        <w:drawing>
          <wp:anchor distT="0" distB="0" distL="114300" distR="114300" simplePos="0" relativeHeight="251716096" behindDoc="0" locked="0" layoutInCell="1" allowOverlap="1" wp14:anchorId="427C6C35" wp14:editId="6B81B564">
            <wp:simplePos x="0" y="0"/>
            <wp:positionH relativeFrom="column">
              <wp:posOffset>81251</wp:posOffset>
            </wp:positionH>
            <wp:positionV relativeFrom="paragraph">
              <wp:posOffset>337166</wp:posOffset>
            </wp:positionV>
            <wp:extent cx="5016500" cy="282194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16500" cy="2821940"/>
                    </a:xfrm>
                    <a:prstGeom prst="rect">
                      <a:avLst/>
                    </a:prstGeom>
                  </pic:spPr>
                </pic:pic>
              </a:graphicData>
            </a:graphic>
          </wp:anchor>
        </w:drawing>
      </w:r>
      <w:r>
        <w:t>VGA : BIST_PPD_vga</w:t>
      </w:r>
    </w:p>
    <w:p w14:paraId="0A2FE751" w14:textId="6AC9D5C1" w:rsidR="00286CA5" w:rsidRDefault="00286CA5" w:rsidP="00225DBE">
      <w:pPr>
        <w:pStyle w:val="Body"/>
      </w:pPr>
    </w:p>
    <w:p w14:paraId="5C1A4A51" w14:textId="4800FE50" w:rsidR="00286CA5" w:rsidRDefault="00286CA5" w:rsidP="00225DBE">
      <w:pPr>
        <w:pStyle w:val="Body"/>
      </w:pPr>
      <w:r>
        <w:t>With a normal PPD connection the outputs are connected in single ended mode to the ATB ADC (common mode not supported). So it consists of 4 measurements Vpk.Vref w and wo RF.</w:t>
      </w:r>
    </w:p>
    <w:p w14:paraId="692916AE" w14:textId="07A2D55D" w:rsidR="00286CA5" w:rsidRDefault="00286CA5" w:rsidP="00225DBE">
      <w:pPr>
        <w:pStyle w:val="Body"/>
      </w:pPr>
      <w:r>
        <w:t xml:space="preserve">When the VGA is put, the connection is differential and 2 </w:t>
      </w:r>
      <w:r w:rsidR="00C13135">
        <w:t>measurements</w:t>
      </w:r>
      <w:r>
        <w:t xml:space="preserve"> </w:t>
      </w:r>
      <w:r w:rsidR="00C13135">
        <w:t>are</w:t>
      </w:r>
      <w:r>
        <w:t xml:space="preserve"> needed, vpk-vref (wo rF) and vpk-vref (w RF)</w:t>
      </w:r>
    </w:p>
    <w:p w14:paraId="3D0F7608" w14:textId="50FDBA80" w:rsidR="00225DBE" w:rsidRDefault="00225DBE" w:rsidP="00225DBE">
      <w:pPr>
        <w:pStyle w:val="Heading3"/>
      </w:pPr>
      <w:r>
        <w:t>Integration constraints :</w:t>
      </w:r>
    </w:p>
    <w:p w14:paraId="30E897CB" w14:textId="0CE00563" w:rsidR="00225DBE" w:rsidRDefault="00225DBE" w:rsidP="00225DBE">
      <w:pPr>
        <w:pStyle w:val="Body"/>
        <w:numPr>
          <w:ilvl w:val="0"/>
          <w:numId w:val="52"/>
        </w:numPr>
      </w:pPr>
      <w:r>
        <w:t xml:space="preserve">Distance between RF lines and PPD should be short. IT is planned to put the RF part independent to place it close to the </w:t>
      </w:r>
      <w:r w:rsidR="00C13135">
        <w:t>R</w:t>
      </w:r>
      <w:r>
        <w:t>F lines</w:t>
      </w:r>
    </w:p>
    <w:p w14:paraId="38446D24" w14:textId="51AD42D9" w:rsidR="00C13135" w:rsidRDefault="00C00774" w:rsidP="00225DBE">
      <w:pPr>
        <w:pStyle w:val="Body"/>
        <w:numPr>
          <w:ilvl w:val="0"/>
          <w:numId w:val="52"/>
        </w:numPr>
      </w:pPr>
      <w:r>
        <w:t xml:space="preserve">When </w:t>
      </w:r>
      <w:r w:rsidR="00C13135">
        <w:t xml:space="preserve">PPD </w:t>
      </w:r>
      <w:r>
        <w:t xml:space="preserve">is used for monitoring power (and not voltage), it </w:t>
      </w:r>
      <w:r w:rsidR="00C13135">
        <w:t xml:space="preserve">should be put </w:t>
      </w:r>
      <w:r>
        <w:t>placed such as the RF impedance load is not varying to insure a stable conversion PdBm to voltage.</w:t>
      </w:r>
    </w:p>
    <w:p w14:paraId="288BA4BC" w14:textId="5D76D806" w:rsidR="00225DBE" w:rsidRPr="00665719" w:rsidRDefault="00225DBE" w:rsidP="00225DBE">
      <w:pPr>
        <w:pStyle w:val="Body"/>
        <w:numPr>
          <w:ilvl w:val="0"/>
          <w:numId w:val="52"/>
        </w:numPr>
        <w:rPr>
          <w:highlight w:val="cyan"/>
        </w:rPr>
      </w:pPr>
      <w:r w:rsidRPr="00665719">
        <w:rPr>
          <w:highlight w:val="cyan"/>
        </w:rPr>
        <w:t>Distance between RF and IF lines  (ppd_core_rf and ppd_core_if) should be &lt; tbd um</w:t>
      </w:r>
    </w:p>
    <w:p w14:paraId="334A38D8" w14:textId="394114EB" w:rsidR="00225DBE" w:rsidRPr="00665719" w:rsidRDefault="00225DBE" w:rsidP="00225DBE">
      <w:pPr>
        <w:pStyle w:val="Body"/>
        <w:numPr>
          <w:ilvl w:val="0"/>
          <w:numId w:val="52"/>
        </w:numPr>
        <w:rPr>
          <w:highlight w:val="cyan"/>
        </w:rPr>
      </w:pPr>
      <w:r w:rsidRPr="00665719">
        <w:rPr>
          <w:highlight w:val="cyan"/>
        </w:rPr>
        <w:t xml:space="preserve">Supplies and ground strategy : </w:t>
      </w:r>
      <w:r w:rsidR="00286CA5" w:rsidRPr="00665719">
        <w:rPr>
          <w:highlight w:val="cyan"/>
        </w:rPr>
        <w:t>RF supply/ground tbc to local supply/gnd of RF block to be measured</w:t>
      </w:r>
    </w:p>
    <w:p w14:paraId="775AB8CF" w14:textId="680E1175" w:rsidR="00225DBE" w:rsidRPr="00665719" w:rsidRDefault="00225DBE" w:rsidP="00225DBE">
      <w:pPr>
        <w:pStyle w:val="Body"/>
        <w:numPr>
          <w:ilvl w:val="0"/>
          <w:numId w:val="52"/>
        </w:numPr>
        <w:rPr>
          <w:highlight w:val="cyan"/>
        </w:rPr>
      </w:pPr>
      <w:r w:rsidRPr="00665719">
        <w:rPr>
          <w:highlight w:val="cyan"/>
        </w:rPr>
        <w:t>Distance between ppd core and vga</w:t>
      </w:r>
      <w:r w:rsidR="00E12840">
        <w:rPr>
          <w:highlight w:val="cyan"/>
        </w:rPr>
        <w:t xml:space="preserve"> </w:t>
      </w:r>
      <w:r w:rsidR="00E12840" w:rsidRPr="00665719">
        <w:rPr>
          <w:highlight w:val="yellow"/>
        </w:rPr>
        <w:t xml:space="preserve">to discuss </w:t>
      </w:r>
      <w:r w:rsidR="009611D0" w:rsidRPr="00665719">
        <w:rPr>
          <w:highlight w:val="yellow"/>
        </w:rPr>
        <w:t>with franco</w:t>
      </w:r>
    </w:p>
    <w:p w14:paraId="50477151" w14:textId="47FA90D7" w:rsidR="00225DBE" w:rsidRPr="00225DBE" w:rsidRDefault="00225DBE">
      <w:pPr>
        <w:pStyle w:val="Body"/>
        <w:numPr>
          <w:ilvl w:val="0"/>
          <w:numId w:val="52"/>
        </w:numPr>
      </w:pPr>
      <w:r w:rsidRPr="00665719">
        <w:rPr>
          <w:highlight w:val="cyan"/>
        </w:rPr>
        <w:t xml:space="preserve">Distance between ppd core </w:t>
      </w:r>
      <w:r w:rsidR="009611D0">
        <w:rPr>
          <w:highlight w:val="cyan"/>
        </w:rPr>
        <w:t>and</w:t>
      </w:r>
      <w:r w:rsidRPr="00665719">
        <w:rPr>
          <w:highlight w:val="cyan"/>
        </w:rPr>
        <w:t xml:space="preserve"> tb switches</w:t>
      </w:r>
      <w:r w:rsidR="009611D0" w:rsidRPr="009611D0">
        <w:rPr>
          <w:highlight w:val="yellow"/>
        </w:rPr>
        <w:t xml:space="preserve"> </w:t>
      </w:r>
      <w:r w:rsidR="009611D0" w:rsidRPr="00374FE3">
        <w:rPr>
          <w:highlight w:val="yellow"/>
        </w:rPr>
        <w:t>to discuss with franco</w:t>
      </w:r>
    </w:p>
    <w:p w14:paraId="41DD9ACB" w14:textId="2F51A0D8" w:rsidR="00225DBE" w:rsidRPr="00225DBE" w:rsidRDefault="00225DBE" w:rsidP="00842529">
      <w:pPr>
        <w:pStyle w:val="Body"/>
      </w:pPr>
    </w:p>
    <w:p w14:paraId="594EF448" w14:textId="6EE363BE" w:rsidR="001753B3" w:rsidRDefault="001753B3" w:rsidP="00842529">
      <w:pPr>
        <w:pStyle w:val="Heading3"/>
      </w:pPr>
      <w:r>
        <w:t>Interface with external</w:t>
      </w:r>
      <w:bookmarkEnd w:id="288"/>
      <w:bookmarkEnd w:id="289"/>
      <w:r w:rsidR="004D1307">
        <w:t xml:space="preserve"> (PPD)</w:t>
      </w:r>
    </w:p>
    <w:p w14:paraId="44FE601F" w14:textId="1A1F24C0" w:rsidR="001753B3" w:rsidRDefault="001753B3">
      <w:pPr>
        <w:pStyle w:val="Body"/>
      </w:pPr>
    </w:p>
    <w:tbl>
      <w:tblPr>
        <w:tblStyle w:val="TableGrid"/>
        <w:tblW w:w="0" w:type="auto"/>
        <w:tblLook w:val="04A0" w:firstRow="1" w:lastRow="0" w:firstColumn="1" w:lastColumn="0" w:noHBand="0" w:noVBand="1"/>
      </w:tblPr>
      <w:tblGrid>
        <w:gridCol w:w="3608"/>
        <w:gridCol w:w="1257"/>
        <w:gridCol w:w="1758"/>
        <w:gridCol w:w="1267"/>
      </w:tblGrid>
      <w:tr w:rsidR="004D1307" w14:paraId="26DC71D8" w14:textId="77777777" w:rsidTr="009A5FFF">
        <w:tc>
          <w:tcPr>
            <w:tcW w:w="3608" w:type="dxa"/>
          </w:tcPr>
          <w:p w14:paraId="6DBA69AA" w14:textId="77777777" w:rsidR="001753B3" w:rsidRDefault="001753B3">
            <w:pPr>
              <w:pStyle w:val="Body"/>
            </w:pPr>
            <w:r>
              <w:t>pin</w:t>
            </w:r>
          </w:p>
        </w:tc>
        <w:tc>
          <w:tcPr>
            <w:tcW w:w="1257" w:type="dxa"/>
          </w:tcPr>
          <w:p w14:paraId="237487E2" w14:textId="77777777" w:rsidR="001753B3" w:rsidRDefault="001753B3">
            <w:pPr>
              <w:pStyle w:val="Body"/>
            </w:pPr>
            <w:r>
              <w:t>type</w:t>
            </w:r>
          </w:p>
        </w:tc>
        <w:tc>
          <w:tcPr>
            <w:tcW w:w="1758" w:type="dxa"/>
          </w:tcPr>
          <w:p w14:paraId="488DBCF2" w14:textId="77777777" w:rsidR="001753B3" w:rsidRDefault="001753B3">
            <w:pPr>
              <w:pStyle w:val="Body"/>
            </w:pPr>
            <w:r>
              <w:t>description</w:t>
            </w:r>
          </w:p>
        </w:tc>
        <w:tc>
          <w:tcPr>
            <w:tcW w:w="1267" w:type="dxa"/>
          </w:tcPr>
          <w:p w14:paraId="00967393" w14:textId="77777777" w:rsidR="001753B3" w:rsidRDefault="001753B3">
            <w:pPr>
              <w:pStyle w:val="Body"/>
            </w:pPr>
            <w:r>
              <w:t>From/to</w:t>
            </w:r>
          </w:p>
        </w:tc>
      </w:tr>
      <w:tr w:rsidR="004D1307" w14:paraId="393B6AC3" w14:textId="77777777" w:rsidTr="009A5FFF">
        <w:tc>
          <w:tcPr>
            <w:tcW w:w="3608" w:type="dxa"/>
          </w:tcPr>
          <w:p w14:paraId="32FC894F" w14:textId="188FA780" w:rsidR="00A1185E" w:rsidRDefault="009A5FFF">
            <w:pPr>
              <w:pStyle w:val="Body"/>
            </w:pPr>
            <w:r>
              <w:t>v</w:t>
            </w:r>
            <w:r w:rsidR="00A1185E">
              <w:t>dda_</w:t>
            </w:r>
            <w:r w:rsidR="004D1307">
              <w:t>ppd_</w:t>
            </w:r>
            <w:r w:rsidR="00A1185E">
              <w:t>1v</w:t>
            </w:r>
            <w:r w:rsidR="004D1307">
              <w:t>4</w:t>
            </w:r>
            <w:r w:rsidR="00A1185E">
              <w:t>5</w:t>
            </w:r>
          </w:p>
        </w:tc>
        <w:tc>
          <w:tcPr>
            <w:tcW w:w="1257" w:type="dxa"/>
          </w:tcPr>
          <w:p w14:paraId="1D2C7CBC" w14:textId="52C45BF2" w:rsidR="00A1185E" w:rsidRDefault="00A1185E">
            <w:pPr>
              <w:pStyle w:val="Body"/>
            </w:pPr>
            <w:r>
              <w:t>supply</w:t>
            </w:r>
          </w:p>
        </w:tc>
        <w:tc>
          <w:tcPr>
            <w:tcW w:w="1758" w:type="dxa"/>
          </w:tcPr>
          <w:p w14:paraId="4EB9F464" w14:textId="12EB5A52" w:rsidR="00A1185E" w:rsidRDefault="00A1185E">
            <w:pPr>
              <w:pStyle w:val="Body"/>
            </w:pPr>
            <w:r>
              <w:t>1v</w:t>
            </w:r>
            <w:r w:rsidR="004D1307">
              <w:t>4</w:t>
            </w:r>
            <w:r>
              <w:t>5 supply for buffers</w:t>
            </w:r>
            <w:r w:rsidR="004D1307">
              <w:t xml:space="preserve"> and VGA</w:t>
            </w:r>
          </w:p>
        </w:tc>
        <w:tc>
          <w:tcPr>
            <w:tcW w:w="1267" w:type="dxa"/>
          </w:tcPr>
          <w:p w14:paraId="4EE16DBA" w14:textId="089611C4" w:rsidR="00A1185E" w:rsidRDefault="005D77FD">
            <w:pPr>
              <w:pStyle w:val="Body"/>
            </w:pPr>
            <w:r>
              <w:t xml:space="preserve">From local </w:t>
            </w:r>
            <w:r w:rsidR="00A1185E">
              <w:t>IP</w:t>
            </w:r>
          </w:p>
        </w:tc>
      </w:tr>
      <w:tr w:rsidR="004D1307" w14:paraId="776A61AE" w14:textId="77777777" w:rsidTr="009A5FFF">
        <w:tc>
          <w:tcPr>
            <w:tcW w:w="3608" w:type="dxa"/>
          </w:tcPr>
          <w:p w14:paraId="19346ED2" w14:textId="5A19893A" w:rsidR="00A1185E" w:rsidRDefault="009A5FFF">
            <w:pPr>
              <w:pStyle w:val="Body"/>
            </w:pPr>
            <w:r>
              <w:t>v</w:t>
            </w:r>
            <w:r w:rsidR="00A1185E">
              <w:t>dda_</w:t>
            </w:r>
            <w:r w:rsidR="004D1307">
              <w:t>ppd_</w:t>
            </w:r>
            <w:r w:rsidR="00A1185E">
              <w:t>0v9</w:t>
            </w:r>
          </w:p>
        </w:tc>
        <w:tc>
          <w:tcPr>
            <w:tcW w:w="1257" w:type="dxa"/>
          </w:tcPr>
          <w:p w14:paraId="0B8C3E51" w14:textId="1F815017" w:rsidR="00A1185E" w:rsidRDefault="00A1185E">
            <w:pPr>
              <w:pStyle w:val="Body"/>
            </w:pPr>
            <w:r>
              <w:t>supply</w:t>
            </w:r>
          </w:p>
        </w:tc>
        <w:tc>
          <w:tcPr>
            <w:tcW w:w="1758" w:type="dxa"/>
          </w:tcPr>
          <w:p w14:paraId="1E3F5C9B" w14:textId="20B26AF6" w:rsidR="00A1185E" w:rsidRDefault="00A1185E">
            <w:pPr>
              <w:pStyle w:val="Body"/>
            </w:pPr>
            <w:r>
              <w:t xml:space="preserve">Supply for PPD core </w:t>
            </w:r>
          </w:p>
        </w:tc>
        <w:tc>
          <w:tcPr>
            <w:tcW w:w="1267" w:type="dxa"/>
          </w:tcPr>
          <w:p w14:paraId="7FD05C1B" w14:textId="5EB9496C" w:rsidR="00A1185E" w:rsidRDefault="005D77FD">
            <w:pPr>
              <w:pStyle w:val="Body"/>
            </w:pPr>
            <w:r>
              <w:t>From local IP</w:t>
            </w:r>
          </w:p>
        </w:tc>
      </w:tr>
      <w:tr w:rsidR="004D1307" w14:paraId="231D5151" w14:textId="77777777" w:rsidTr="009A5FFF">
        <w:tc>
          <w:tcPr>
            <w:tcW w:w="3608" w:type="dxa"/>
          </w:tcPr>
          <w:p w14:paraId="40FAC8AB" w14:textId="77BE20A0" w:rsidR="00A1185E" w:rsidRDefault="009A5FFF">
            <w:pPr>
              <w:pStyle w:val="Body"/>
            </w:pPr>
            <w:r>
              <w:t>v</w:t>
            </w:r>
            <w:r w:rsidR="00A1185E">
              <w:t>dda_</w:t>
            </w:r>
            <w:r w:rsidR="004D1307">
              <w:t>ppd_</w:t>
            </w:r>
            <w:r w:rsidR="00A1185E">
              <w:t>1v8</w:t>
            </w:r>
          </w:p>
        </w:tc>
        <w:tc>
          <w:tcPr>
            <w:tcW w:w="1257" w:type="dxa"/>
          </w:tcPr>
          <w:p w14:paraId="6FF1149F" w14:textId="5208325F" w:rsidR="00A1185E" w:rsidRDefault="00A1185E">
            <w:pPr>
              <w:pStyle w:val="Body"/>
            </w:pPr>
            <w:r>
              <w:t>supply</w:t>
            </w:r>
          </w:p>
        </w:tc>
        <w:tc>
          <w:tcPr>
            <w:tcW w:w="1758" w:type="dxa"/>
          </w:tcPr>
          <w:p w14:paraId="0EB10310" w14:textId="395AAC78" w:rsidR="00A1185E" w:rsidRDefault="00A1185E">
            <w:pPr>
              <w:pStyle w:val="Body"/>
            </w:pPr>
            <w:r>
              <w:t>Supply for ATB</w:t>
            </w:r>
          </w:p>
        </w:tc>
        <w:tc>
          <w:tcPr>
            <w:tcW w:w="1267" w:type="dxa"/>
          </w:tcPr>
          <w:p w14:paraId="37CF347C" w14:textId="0542932C" w:rsidR="00A1185E" w:rsidRDefault="005D77FD">
            <w:pPr>
              <w:pStyle w:val="Body"/>
            </w:pPr>
            <w:r>
              <w:t>From local IP</w:t>
            </w:r>
          </w:p>
        </w:tc>
      </w:tr>
      <w:tr w:rsidR="004D1307" w14:paraId="38625680" w14:textId="77777777" w:rsidTr="009A5FFF">
        <w:tc>
          <w:tcPr>
            <w:tcW w:w="3608" w:type="dxa"/>
          </w:tcPr>
          <w:p w14:paraId="6E5582AD" w14:textId="53F6A258" w:rsidR="00A1185E" w:rsidRDefault="004D1307">
            <w:pPr>
              <w:pStyle w:val="Body"/>
            </w:pPr>
            <w:r>
              <w:t>vssa_ppd_1v45</w:t>
            </w:r>
          </w:p>
        </w:tc>
        <w:tc>
          <w:tcPr>
            <w:tcW w:w="1257" w:type="dxa"/>
          </w:tcPr>
          <w:p w14:paraId="61831178" w14:textId="712094D5" w:rsidR="00A1185E" w:rsidRDefault="00A1185E">
            <w:pPr>
              <w:pStyle w:val="Body"/>
            </w:pPr>
            <w:r>
              <w:t>ground</w:t>
            </w:r>
          </w:p>
        </w:tc>
        <w:tc>
          <w:tcPr>
            <w:tcW w:w="1758" w:type="dxa"/>
          </w:tcPr>
          <w:p w14:paraId="7C4214B6" w14:textId="40589984" w:rsidR="00A1185E" w:rsidRDefault="004D1307">
            <w:pPr>
              <w:pStyle w:val="Body"/>
            </w:pPr>
            <w:r>
              <w:t>1.45V ground</w:t>
            </w:r>
          </w:p>
        </w:tc>
        <w:tc>
          <w:tcPr>
            <w:tcW w:w="1267" w:type="dxa"/>
          </w:tcPr>
          <w:p w14:paraId="0E218E72" w14:textId="13BA031C" w:rsidR="00A1185E" w:rsidRDefault="004D1307">
            <w:pPr>
              <w:pStyle w:val="Body"/>
            </w:pPr>
            <w:r>
              <w:t>From local IP</w:t>
            </w:r>
          </w:p>
        </w:tc>
      </w:tr>
      <w:tr w:rsidR="004D1307" w14:paraId="25E5BF72" w14:textId="77777777" w:rsidTr="009A5FFF">
        <w:tc>
          <w:tcPr>
            <w:tcW w:w="3608" w:type="dxa"/>
          </w:tcPr>
          <w:p w14:paraId="426369B2" w14:textId="79E09F0B" w:rsidR="004D1307" w:rsidDel="004D1307" w:rsidRDefault="004D1307" w:rsidP="004D1307">
            <w:pPr>
              <w:pStyle w:val="Body"/>
            </w:pPr>
            <w:r>
              <w:t>vssa_ppd_0v9</w:t>
            </w:r>
          </w:p>
        </w:tc>
        <w:tc>
          <w:tcPr>
            <w:tcW w:w="1257" w:type="dxa"/>
          </w:tcPr>
          <w:p w14:paraId="7ADAB251" w14:textId="2B8690C7" w:rsidR="004D1307" w:rsidRDefault="004D1307" w:rsidP="004D1307">
            <w:pPr>
              <w:pStyle w:val="Body"/>
            </w:pPr>
            <w:r>
              <w:t>ground</w:t>
            </w:r>
          </w:p>
        </w:tc>
        <w:tc>
          <w:tcPr>
            <w:tcW w:w="1758" w:type="dxa"/>
          </w:tcPr>
          <w:p w14:paraId="32F7D9C5" w14:textId="21326EAE" w:rsidR="004D1307" w:rsidRDefault="004D1307" w:rsidP="004D1307">
            <w:pPr>
              <w:pStyle w:val="Body"/>
            </w:pPr>
            <w:r>
              <w:t>0.9V ground</w:t>
            </w:r>
          </w:p>
        </w:tc>
        <w:tc>
          <w:tcPr>
            <w:tcW w:w="1267" w:type="dxa"/>
          </w:tcPr>
          <w:p w14:paraId="696A1648" w14:textId="29126696" w:rsidR="004D1307" w:rsidRDefault="004D1307" w:rsidP="004D1307">
            <w:pPr>
              <w:pStyle w:val="Body"/>
            </w:pPr>
            <w:r>
              <w:t>From local IP</w:t>
            </w:r>
          </w:p>
        </w:tc>
      </w:tr>
      <w:tr w:rsidR="004D1307" w14:paraId="3C51612B" w14:textId="77777777" w:rsidTr="009A5FFF">
        <w:tc>
          <w:tcPr>
            <w:tcW w:w="3608" w:type="dxa"/>
          </w:tcPr>
          <w:p w14:paraId="63E73418" w14:textId="42CDDFFA" w:rsidR="004D1307" w:rsidDel="004D1307" w:rsidRDefault="004D1307" w:rsidP="004D1307">
            <w:pPr>
              <w:pStyle w:val="Body"/>
            </w:pPr>
            <w:r>
              <w:t>vssa_ppd_1v8</w:t>
            </w:r>
          </w:p>
        </w:tc>
        <w:tc>
          <w:tcPr>
            <w:tcW w:w="1257" w:type="dxa"/>
          </w:tcPr>
          <w:p w14:paraId="37C65B47" w14:textId="30399E9B" w:rsidR="004D1307" w:rsidRDefault="004D1307" w:rsidP="004D1307">
            <w:pPr>
              <w:pStyle w:val="Body"/>
            </w:pPr>
            <w:r>
              <w:t>ground</w:t>
            </w:r>
          </w:p>
        </w:tc>
        <w:tc>
          <w:tcPr>
            <w:tcW w:w="1758" w:type="dxa"/>
          </w:tcPr>
          <w:p w14:paraId="4FA89579" w14:textId="75C7A684" w:rsidR="004D1307" w:rsidRDefault="004D1307" w:rsidP="004D1307">
            <w:pPr>
              <w:pStyle w:val="Body"/>
            </w:pPr>
            <w:r>
              <w:t>1.8V ground</w:t>
            </w:r>
          </w:p>
        </w:tc>
        <w:tc>
          <w:tcPr>
            <w:tcW w:w="1267" w:type="dxa"/>
          </w:tcPr>
          <w:p w14:paraId="117B2544" w14:textId="7B64449F" w:rsidR="004D1307" w:rsidRDefault="004D1307" w:rsidP="004D1307">
            <w:pPr>
              <w:pStyle w:val="Body"/>
            </w:pPr>
            <w:r>
              <w:t>From local IP</w:t>
            </w:r>
          </w:p>
        </w:tc>
      </w:tr>
      <w:tr w:rsidR="004D1307" w14:paraId="08FF364B" w14:textId="77777777" w:rsidTr="009A5FFF">
        <w:tc>
          <w:tcPr>
            <w:tcW w:w="3608" w:type="dxa"/>
          </w:tcPr>
          <w:p w14:paraId="72084216" w14:textId="31C18522" w:rsidR="004D1307" w:rsidRDefault="009A5FFF" w:rsidP="004D1307">
            <w:pPr>
              <w:pStyle w:val="Body"/>
            </w:pPr>
            <w:r>
              <w:t>p</w:t>
            </w:r>
            <w:r w:rsidR="004D1307">
              <w:t>pd_In_p</w:t>
            </w:r>
          </w:p>
        </w:tc>
        <w:tc>
          <w:tcPr>
            <w:tcW w:w="1257" w:type="dxa"/>
          </w:tcPr>
          <w:p w14:paraId="41DC2A6F" w14:textId="77777777" w:rsidR="004D1307" w:rsidRDefault="004D1307" w:rsidP="004D1307">
            <w:pPr>
              <w:pStyle w:val="Body"/>
            </w:pPr>
            <w:r>
              <w:t>RF</w:t>
            </w:r>
          </w:p>
        </w:tc>
        <w:tc>
          <w:tcPr>
            <w:tcW w:w="1758" w:type="dxa"/>
          </w:tcPr>
          <w:p w14:paraId="3654BDDD" w14:textId="77777777" w:rsidR="004D1307" w:rsidRDefault="004D1307" w:rsidP="004D1307">
            <w:pPr>
              <w:pStyle w:val="Body"/>
            </w:pPr>
            <w:r>
              <w:t>RF positive input</w:t>
            </w:r>
          </w:p>
        </w:tc>
        <w:tc>
          <w:tcPr>
            <w:tcW w:w="1267" w:type="dxa"/>
          </w:tcPr>
          <w:p w14:paraId="6C04A372" w14:textId="4D6727C2" w:rsidR="004D1307" w:rsidRDefault="004D1307" w:rsidP="004D1307">
            <w:pPr>
              <w:pStyle w:val="Body"/>
            </w:pPr>
            <w:r>
              <w:t>From local IP</w:t>
            </w:r>
          </w:p>
        </w:tc>
      </w:tr>
      <w:tr w:rsidR="004D1307" w14:paraId="1EF4E088" w14:textId="77777777" w:rsidTr="009A5FFF">
        <w:tc>
          <w:tcPr>
            <w:tcW w:w="3608" w:type="dxa"/>
          </w:tcPr>
          <w:p w14:paraId="41D281AF" w14:textId="37BEEC80" w:rsidR="004D1307" w:rsidRDefault="009A5FFF" w:rsidP="004D1307">
            <w:pPr>
              <w:pStyle w:val="Body"/>
            </w:pPr>
            <w:r>
              <w:t>p</w:t>
            </w:r>
            <w:r w:rsidR="004D1307">
              <w:t>pd_In_</w:t>
            </w:r>
            <w:r>
              <w:t>n</w:t>
            </w:r>
          </w:p>
        </w:tc>
        <w:tc>
          <w:tcPr>
            <w:tcW w:w="1257" w:type="dxa"/>
          </w:tcPr>
          <w:p w14:paraId="43C5F762" w14:textId="77777777" w:rsidR="004D1307" w:rsidRDefault="004D1307" w:rsidP="004D1307">
            <w:pPr>
              <w:pStyle w:val="Body"/>
            </w:pPr>
            <w:r>
              <w:t>RF</w:t>
            </w:r>
          </w:p>
        </w:tc>
        <w:tc>
          <w:tcPr>
            <w:tcW w:w="1758" w:type="dxa"/>
          </w:tcPr>
          <w:p w14:paraId="1CB03828" w14:textId="77777777" w:rsidR="004D1307" w:rsidRDefault="004D1307" w:rsidP="004D1307">
            <w:pPr>
              <w:pStyle w:val="Body"/>
            </w:pPr>
            <w:r>
              <w:t>RF negative input</w:t>
            </w:r>
          </w:p>
        </w:tc>
        <w:tc>
          <w:tcPr>
            <w:tcW w:w="1267" w:type="dxa"/>
          </w:tcPr>
          <w:p w14:paraId="2F6709EF" w14:textId="096D264E" w:rsidR="004D1307" w:rsidRDefault="004D1307" w:rsidP="004D1307">
            <w:pPr>
              <w:pStyle w:val="Body"/>
            </w:pPr>
            <w:r>
              <w:t>From local IP</w:t>
            </w:r>
          </w:p>
        </w:tc>
      </w:tr>
      <w:tr w:rsidR="004D1307" w14:paraId="54F9E249" w14:textId="77777777" w:rsidTr="009A5FFF">
        <w:tc>
          <w:tcPr>
            <w:tcW w:w="3608" w:type="dxa"/>
          </w:tcPr>
          <w:p w14:paraId="3356788E" w14:textId="033E38B9" w:rsidR="004D1307" w:rsidRDefault="009A5FFF" w:rsidP="004D1307">
            <w:pPr>
              <w:pStyle w:val="Body"/>
            </w:pPr>
            <w:r>
              <w:t>p</w:t>
            </w:r>
            <w:r w:rsidR="004D1307">
              <w:t>pd_Vpk</w:t>
            </w:r>
          </w:p>
        </w:tc>
        <w:tc>
          <w:tcPr>
            <w:tcW w:w="1257" w:type="dxa"/>
          </w:tcPr>
          <w:p w14:paraId="175BAD70" w14:textId="77777777" w:rsidR="004D1307" w:rsidRDefault="004D1307" w:rsidP="004D1307">
            <w:pPr>
              <w:pStyle w:val="Body"/>
            </w:pPr>
            <w:r>
              <w:t>DC-out</w:t>
            </w:r>
          </w:p>
        </w:tc>
        <w:tc>
          <w:tcPr>
            <w:tcW w:w="1758" w:type="dxa"/>
          </w:tcPr>
          <w:p w14:paraId="331970F6" w14:textId="3B162A80" w:rsidR="004D1307" w:rsidRDefault="004D1307" w:rsidP="004D1307">
            <w:pPr>
              <w:pStyle w:val="Body"/>
            </w:pPr>
            <w:r>
              <w:t>Pk voltage</w:t>
            </w:r>
          </w:p>
        </w:tc>
        <w:tc>
          <w:tcPr>
            <w:tcW w:w="1267" w:type="dxa"/>
          </w:tcPr>
          <w:p w14:paraId="720F6DF2" w14:textId="12D9860A" w:rsidR="004D1307" w:rsidRDefault="004D1307" w:rsidP="004D1307">
            <w:pPr>
              <w:pStyle w:val="Body"/>
            </w:pPr>
            <w:r>
              <w:t xml:space="preserve">To </w:t>
            </w:r>
            <w:r w:rsidR="00FE5097">
              <w:t>VGA/</w:t>
            </w:r>
            <w:r>
              <w:t>ADC</w:t>
            </w:r>
          </w:p>
        </w:tc>
      </w:tr>
      <w:tr w:rsidR="004D1307" w14:paraId="7303BA52" w14:textId="77777777" w:rsidTr="009A5FFF">
        <w:tc>
          <w:tcPr>
            <w:tcW w:w="3608" w:type="dxa"/>
          </w:tcPr>
          <w:p w14:paraId="116AF0A6" w14:textId="5C6947C8" w:rsidR="004D1307" w:rsidRDefault="009A5FFF" w:rsidP="004D1307">
            <w:pPr>
              <w:pStyle w:val="Body"/>
            </w:pPr>
            <w:r>
              <w:t>p</w:t>
            </w:r>
            <w:r w:rsidR="004D1307">
              <w:t>pd_vref</w:t>
            </w:r>
          </w:p>
        </w:tc>
        <w:tc>
          <w:tcPr>
            <w:tcW w:w="1257" w:type="dxa"/>
          </w:tcPr>
          <w:p w14:paraId="4E9ED9E2" w14:textId="77777777" w:rsidR="004D1307" w:rsidRDefault="004D1307" w:rsidP="004D1307">
            <w:pPr>
              <w:pStyle w:val="Body"/>
            </w:pPr>
            <w:r>
              <w:t>DC-out</w:t>
            </w:r>
          </w:p>
        </w:tc>
        <w:tc>
          <w:tcPr>
            <w:tcW w:w="1758" w:type="dxa"/>
          </w:tcPr>
          <w:p w14:paraId="3F199B2D" w14:textId="4DF3A5A9" w:rsidR="004D1307" w:rsidRDefault="004D1307" w:rsidP="004D1307">
            <w:pPr>
              <w:pStyle w:val="Body"/>
            </w:pPr>
            <w:r>
              <w:t>Ref voltage</w:t>
            </w:r>
          </w:p>
        </w:tc>
        <w:tc>
          <w:tcPr>
            <w:tcW w:w="1267" w:type="dxa"/>
          </w:tcPr>
          <w:p w14:paraId="5462F2A6" w14:textId="6EDC06D7" w:rsidR="004D1307" w:rsidRDefault="004D1307" w:rsidP="004D1307">
            <w:pPr>
              <w:pStyle w:val="Body"/>
            </w:pPr>
            <w:r>
              <w:t xml:space="preserve">To </w:t>
            </w:r>
            <w:r w:rsidR="00FE5097">
              <w:t>VGA/</w:t>
            </w:r>
            <w:r>
              <w:t>ADC</w:t>
            </w:r>
          </w:p>
        </w:tc>
      </w:tr>
      <w:tr w:rsidR="004D1307" w14:paraId="38390685" w14:textId="77777777" w:rsidTr="009A5FFF">
        <w:tc>
          <w:tcPr>
            <w:tcW w:w="3608" w:type="dxa"/>
          </w:tcPr>
          <w:p w14:paraId="00514C86" w14:textId="7BDD7FF4" w:rsidR="004D1307" w:rsidRDefault="009A5FFF" w:rsidP="004D1307">
            <w:pPr>
              <w:pStyle w:val="Body"/>
            </w:pPr>
            <w:r>
              <w:t>d</w:t>
            </w:r>
            <w:r w:rsidR="004D1307">
              <w:t>_ppd_en</w:t>
            </w:r>
            <w:r>
              <w:t>_ls0v9</w:t>
            </w:r>
          </w:p>
        </w:tc>
        <w:tc>
          <w:tcPr>
            <w:tcW w:w="1257" w:type="dxa"/>
          </w:tcPr>
          <w:p w14:paraId="49F15DDC" w14:textId="77777777" w:rsidR="004D1307" w:rsidRDefault="004D1307" w:rsidP="004D1307">
            <w:pPr>
              <w:pStyle w:val="Body"/>
            </w:pPr>
            <w:r>
              <w:t>Dig_in</w:t>
            </w:r>
          </w:p>
        </w:tc>
        <w:tc>
          <w:tcPr>
            <w:tcW w:w="1758" w:type="dxa"/>
          </w:tcPr>
          <w:p w14:paraId="4BAAAF11" w14:textId="7B82AB73" w:rsidR="004D1307" w:rsidRPr="00D06DAF" w:rsidRDefault="004D1307" w:rsidP="004D1307">
            <w:pPr>
              <w:pStyle w:val="Body"/>
            </w:pPr>
            <w:r w:rsidRPr="00D06DAF">
              <w:t xml:space="preserve"> </w:t>
            </w:r>
            <w:r>
              <w:t>Enable ppd core</w:t>
            </w:r>
          </w:p>
        </w:tc>
        <w:tc>
          <w:tcPr>
            <w:tcW w:w="1267" w:type="dxa"/>
          </w:tcPr>
          <w:p w14:paraId="6E0B07D9" w14:textId="77777777" w:rsidR="004D1307" w:rsidRDefault="004D1307" w:rsidP="004D1307">
            <w:pPr>
              <w:pStyle w:val="Body"/>
            </w:pPr>
            <w:r>
              <w:t>dig</w:t>
            </w:r>
          </w:p>
        </w:tc>
      </w:tr>
      <w:tr w:rsidR="004D1307" w14:paraId="2760E1EB" w14:textId="77777777" w:rsidTr="009A5FFF">
        <w:tc>
          <w:tcPr>
            <w:tcW w:w="3608" w:type="dxa"/>
          </w:tcPr>
          <w:p w14:paraId="17F07282" w14:textId="10AB73F6" w:rsidR="004D1307" w:rsidRPr="001F1C32" w:rsidRDefault="009A5FFF" w:rsidP="004D1307">
            <w:pPr>
              <w:pStyle w:val="Body"/>
              <w:rPr>
                <w:lang w:val="nl-NL"/>
              </w:rPr>
            </w:pPr>
            <w:r w:rsidRPr="001F1C32">
              <w:rPr>
                <w:lang w:val="nl-NL"/>
              </w:rPr>
              <w:t>d</w:t>
            </w:r>
            <w:r w:rsidR="004D1307" w:rsidRPr="001F1C32">
              <w:rPr>
                <w:lang w:val="nl-NL"/>
              </w:rPr>
              <w:t>_ppd_buf_en</w:t>
            </w:r>
            <w:r w:rsidRPr="001F1C32">
              <w:rPr>
                <w:lang w:val="nl-NL"/>
              </w:rPr>
              <w:t>_l</w:t>
            </w:r>
            <w:r>
              <w:rPr>
                <w:lang w:val="nl-NL"/>
              </w:rPr>
              <w:t>s1v45</w:t>
            </w:r>
          </w:p>
        </w:tc>
        <w:tc>
          <w:tcPr>
            <w:tcW w:w="1257" w:type="dxa"/>
          </w:tcPr>
          <w:p w14:paraId="7E6596D3" w14:textId="4A499976" w:rsidR="004D1307" w:rsidRDefault="004D1307" w:rsidP="004D1307">
            <w:pPr>
              <w:pStyle w:val="Body"/>
            </w:pPr>
            <w:r>
              <w:t>Dig_in</w:t>
            </w:r>
          </w:p>
        </w:tc>
        <w:tc>
          <w:tcPr>
            <w:tcW w:w="1758" w:type="dxa"/>
          </w:tcPr>
          <w:p w14:paraId="1A58264C" w14:textId="70DDC46A" w:rsidR="004D1307" w:rsidRPr="00D06DAF" w:rsidRDefault="004D1307" w:rsidP="004D1307">
            <w:pPr>
              <w:pStyle w:val="Body"/>
            </w:pPr>
            <w:r>
              <w:t>Enable buffer</w:t>
            </w:r>
          </w:p>
        </w:tc>
        <w:tc>
          <w:tcPr>
            <w:tcW w:w="1267" w:type="dxa"/>
          </w:tcPr>
          <w:p w14:paraId="42C1FF03" w14:textId="4BE30140" w:rsidR="004D1307" w:rsidRDefault="004D1307" w:rsidP="004D1307">
            <w:pPr>
              <w:pStyle w:val="Body"/>
            </w:pPr>
            <w:r>
              <w:t>dig</w:t>
            </w:r>
          </w:p>
        </w:tc>
      </w:tr>
      <w:tr w:rsidR="004D1307" w14:paraId="414CFED2" w14:textId="77777777" w:rsidTr="009A5FFF">
        <w:tc>
          <w:tcPr>
            <w:tcW w:w="3608" w:type="dxa"/>
          </w:tcPr>
          <w:p w14:paraId="1AC9FB7C" w14:textId="5EF845B3" w:rsidR="004D1307" w:rsidRDefault="004D1307" w:rsidP="004D1307">
            <w:pPr>
              <w:pStyle w:val="Body"/>
            </w:pPr>
          </w:p>
        </w:tc>
        <w:tc>
          <w:tcPr>
            <w:tcW w:w="1257" w:type="dxa"/>
          </w:tcPr>
          <w:p w14:paraId="51C18276" w14:textId="7596C5A8" w:rsidR="004D1307" w:rsidRDefault="004D1307" w:rsidP="004D1307">
            <w:pPr>
              <w:pStyle w:val="Body"/>
            </w:pPr>
          </w:p>
        </w:tc>
        <w:tc>
          <w:tcPr>
            <w:tcW w:w="1758" w:type="dxa"/>
          </w:tcPr>
          <w:p w14:paraId="07B6CE79" w14:textId="3429B1DF" w:rsidR="004D1307" w:rsidRPr="00D06DAF" w:rsidRDefault="004D1307" w:rsidP="004D1307">
            <w:pPr>
              <w:pStyle w:val="Body"/>
            </w:pPr>
          </w:p>
        </w:tc>
        <w:tc>
          <w:tcPr>
            <w:tcW w:w="1267" w:type="dxa"/>
          </w:tcPr>
          <w:p w14:paraId="0B1BB720" w14:textId="3E998AF5" w:rsidR="004D1307" w:rsidRDefault="004D1307" w:rsidP="004D1307">
            <w:pPr>
              <w:pStyle w:val="Body"/>
            </w:pPr>
          </w:p>
        </w:tc>
      </w:tr>
      <w:tr w:rsidR="004D1307" w14:paraId="29BCA974" w14:textId="77777777" w:rsidTr="009A5FFF">
        <w:tc>
          <w:tcPr>
            <w:tcW w:w="3608" w:type="dxa"/>
          </w:tcPr>
          <w:p w14:paraId="206270D4" w14:textId="0555A0E6" w:rsidR="004D1307" w:rsidRDefault="009A5FFF" w:rsidP="004D1307">
            <w:pPr>
              <w:pStyle w:val="Body"/>
            </w:pPr>
            <w:r>
              <w:t>d</w:t>
            </w:r>
            <w:r w:rsidR="004D1307">
              <w:t>_ppd_Atb_ctrl</w:t>
            </w:r>
            <w:r>
              <w:t>_ls1v8</w:t>
            </w:r>
            <w:r w:rsidR="004D1307">
              <w:t>&lt;3:0&gt;</w:t>
            </w:r>
          </w:p>
        </w:tc>
        <w:tc>
          <w:tcPr>
            <w:tcW w:w="1257" w:type="dxa"/>
          </w:tcPr>
          <w:p w14:paraId="7B8F4170" w14:textId="074DBBD8" w:rsidR="004D1307" w:rsidRDefault="004D1307" w:rsidP="004D1307">
            <w:pPr>
              <w:pStyle w:val="Body"/>
            </w:pPr>
            <w:r>
              <w:t>Dig_in</w:t>
            </w:r>
          </w:p>
        </w:tc>
        <w:tc>
          <w:tcPr>
            <w:tcW w:w="1758" w:type="dxa"/>
          </w:tcPr>
          <w:p w14:paraId="41CE7061" w14:textId="4FF496B9" w:rsidR="004D1307" w:rsidRDefault="004D1307" w:rsidP="004D1307">
            <w:pPr>
              <w:pStyle w:val="Body"/>
            </w:pPr>
            <w:r>
              <w:t>Control atb output</w:t>
            </w:r>
          </w:p>
        </w:tc>
        <w:tc>
          <w:tcPr>
            <w:tcW w:w="1267" w:type="dxa"/>
          </w:tcPr>
          <w:p w14:paraId="27BA1B79" w14:textId="249E734A" w:rsidR="004D1307" w:rsidRDefault="004D1307" w:rsidP="004D1307">
            <w:pPr>
              <w:pStyle w:val="Body"/>
            </w:pPr>
            <w:r>
              <w:t>dig</w:t>
            </w:r>
          </w:p>
        </w:tc>
      </w:tr>
      <w:tr w:rsidR="004D1307" w14:paraId="72E60BFF" w14:textId="77777777" w:rsidTr="009A5FFF">
        <w:tc>
          <w:tcPr>
            <w:tcW w:w="3608" w:type="dxa"/>
          </w:tcPr>
          <w:p w14:paraId="7EBBEB5D" w14:textId="3045DA33" w:rsidR="004D1307" w:rsidRDefault="004D1307" w:rsidP="004D1307">
            <w:pPr>
              <w:pStyle w:val="Body"/>
            </w:pPr>
            <w:r>
              <w:t>Ibias_ppd_20u_bg_in</w:t>
            </w:r>
          </w:p>
        </w:tc>
        <w:tc>
          <w:tcPr>
            <w:tcW w:w="1257" w:type="dxa"/>
          </w:tcPr>
          <w:p w14:paraId="0A4140D4" w14:textId="77777777" w:rsidR="004D1307" w:rsidRDefault="004D1307" w:rsidP="004D1307">
            <w:pPr>
              <w:pStyle w:val="Body"/>
            </w:pPr>
            <w:r>
              <w:t>DC-in</w:t>
            </w:r>
          </w:p>
        </w:tc>
        <w:tc>
          <w:tcPr>
            <w:tcW w:w="1758" w:type="dxa"/>
          </w:tcPr>
          <w:p w14:paraId="0460CA2E" w14:textId="77777777" w:rsidR="004D1307" w:rsidRPr="00D06DAF" w:rsidRDefault="004D1307" w:rsidP="004D1307">
            <w:pPr>
              <w:pStyle w:val="Body"/>
            </w:pPr>
            <w:r>
              <w:t xml:space="preserve">Bias current </w:t>
            </w:r>
          </w:p>
        </w:tc>
        <w:tc>
          <w:tcPr>
            <w:tcW w:w="1267" w:type="dxa"/>
          </w:tcPr>
          <w:p w14:paraId="1038ECED" w14:textId="77777777" w:rsidR="004D1307" w:rsidRDefault="004D1307" w:rsidP="004D1307">
            <w:pPr>
              <w:pStyle w:val="Body"/>
            </w:pPr>
            <w:r>
              <w:t>to be provided locally</w:t>
            </w:r>
          </w:p>
        </w:tc>
      </w:tr>
      <w:tr w:rsidR="004D1307" w14:paraId="4277B09D" w14:textId="77777777" w:rsidTr="009A5FFF">
        <w:tc>
          <w:tcPr>
            <w:tcW w:w="3608" w:type="dxa"/>
          </w:tcPr>
          <w:p w14:paraId="5F351CE0" w14:textId="2374B5C4" w:rsidR="004D1307" w:rsidRPr="004D1307" w:rsidRDefault="004D1307" w:rsidP="004D1307">
            <w:pPr>
              <w:pStyle w:val="Body"/>
            </w:pPr>
            <w:r w:rsidRPr="004D1307">
              <w:t>Ibias_ppdtovga_</w:t>
            </w:r>
            <w:r w:rsidR="009A5FFF">
              <w:t>25</w:t>
            </w:r>
            <w:r w:rsidRPr="004D1307">
              <w:t>u_bg_o</w:t>
            </w:r>
            <w:r w:rsidRPr="001F1C32">
              <w:t>ut</w:t>
            </w:r>
          </w:p>
        </w:tc>
        <w:tc>
          <w:tcPr>
            <w:tcW w:w="1257" w:type="dxa"/>
          </w:tcPr>
          <w:p w14:paraId="13A1A06F" w14:textId="4F6DF519" w:rsidR="004D1307" w:rsidRDefault="004D1307" w:rsidP="004D1307">
            <w:pPr>
              <w:pStyle w:val="Body"/>
            </w:pPr>
            <w:r>
              <w:t>DC-out</w:t>
            </w:r>
          </w:p>
        </w:tc>
        <w:tc>
          <w:tcPr>
            <w:tcW w:w="1758" w:type="dxa"/>
          </w:tcPr>
          <w:p w14:paraId="3A947ABF" w14:textId="56A96C24" w:rsidR="004D1307" w:rsidRDefault="004D1307" w:rsidP="004D1307">
            <w:pPr>
              <w:pStyle w:val="Body"/>
            </w:pPr>
            <w:r>
              <w:t>Bias current</w:t>
            </w:r>
          </w:p>
        </w:tc>
        <w:tc>
          <w:tcPr>
            <w:tcW w:w="1267" w:type="dxa"/>
          </w:tcPr>
          <w:p w14:paraId="6D35C29B" w14:textId="321F57E2" w:rsidR="004D1307" w:rsidRDefault="004D1307" w:rsidP="004D1307">
            <w:pPr>
              <w:pStyle w:val="Body"/>
            </w:pPr>
            <w:r>
              <w:t>To vga</w:t>
            </w:r>
          </w:p>
        </w:tc>
      </w:tr>
      <w:tr w:rsidR="009A5FFF" w14:paraId="4E705FD6" w14:textId="77777777" w:rsidTr="009A5FFF">
        <w:tc>
          <w:tcPr>
            <w:tcW w:w="3608" w:type="dxa"/>
          </w:tcPr>
          <w:p w14:paraId="0C6B3173" w14:textId="7B57A7DC" w:rsidR="009A5FFF" w:rsidRPr="004D1307" w:rsidRDefault="009A5FFF" w:rsidP="004D1307">
            <w:pPr>
              <w:pStyle w:val="Body"/>
            </w:pPr>
            <w:r>
              <w:t>Atb_p</w:t>
            </w:r>
          </w:p>
        </w:tc>
        <w:tc>
          <w:tcPr>
            <w:tcW w:w="1257" w:type="dxa"/>
          </w:tcPr>
          <w:p w14:paraId="0754B5F7" w14:textId="7E7D1BBF" w:rsidR="009A5FFF" w:rsidRDefault="009A5FFF" w:rsidP="004D1307">
            <w:pPr>
              <w:pStyle w:val="Body"/>
            </w:pPr>
            <w:r>
              <w:t>DC-out</w:t>
            </w:r>
          </w:p>
        </w:tc>
        <w:tc>
          <w:tcPr>
            <w:tcW w:w="1758" w:type="dxa"/>
          </w:tcPr>
          <w:p w14:paraId="57D56626" w14:textId="7F82F75D" w:rsidR="009A5FFF" w:rsidRDefault="009A5FFF" w:rsidP="004D1307">
            <w:pPr>
              <w:pStyle w:val="Body"/>
            </w:pPr>
            <w:r>
              <w:t>Atb positive outoput</w:t>
            </w:r>
          </w:p>
        </w:tc>
        <w:tc>
          <w:tcPr>
            <w:tcW w:w="1267" w:type="dxa"/>
          </w:tcPr>
          <w:p w14:paraId="4777E404" w14:textId="77777777" w:rsidR="009A5FFF" w:rsidRDefault="009A5FFF" w:rsidP="004D1307">
            <w:pPr>
              <w:pStyle w:val="Body"/>
            </w:pPr>
            <w:r>
              <w:t>To aTB1 or aTB2</w:t>
            </w:r>
          </w:p>
          <w:p w14:paraId="30BC9A18" w14:textId="15D92BF4" w:rsidR="009A5FFF" w:rsidRDefault="009A5FFF" w:rsidP="004D1307">
            <w:pPr>
              <w:pStyle w:val="Body"/>
            </w:pPr>
          </w:p>
        </w:tc>
      </w:tr>
      <w:tr w:rsidR="009A5FFF" w14:paraId="25E009EC" w14:textId="77777777" w:rsidTr="009A5FFF">
        <w:tc>
          <w:tcPr>
            <w:tcW w:w="3608" w:type="dxa"/>
          </w:tcPr>
          <w:p w14:paraId="735262A7" w14:textId="083A31D5" w:rsidR="009A5FFF" w:rsidRDefault="009A5FFF" w:rsidP="009A5FFF">
            <w:pPr>
              <w:pStyle w:val="Body"/>
            </w:pPr>
            <w:r>
              <w:t>Atb_n</w:t>
            </w:r>
          </w:p>
        </w:tc>
        <w:tc>
          <w:tcPr>
            <w:tcW w:w="1257" w:type="dxa"/>
          </w:tcPr>
          <w:p w14:paraId="3A9F9808" w14:textId="1CF14495" w:rsidR="009A5FFF" w:rsidRDefault="009A5FFF" w:rsidP="009A5FFF">
            <w:pPr>
              <w:pStyle w:val="Body"/>
            </w:pPr>
            <w:r>
              <w:t>DC-out</w:t>
            </w:r>
          </w:p>
        </w:tc>
        <w:tc>
          <w:tcPr>
            <w:tcW w:w="1758" w:type="dxa"/>
          </w:tcPr>
          <w:p w14:paraId="17982C06" w14:textId="36FA7D9A" w:rsidR="009A5FFF" w:rsidRDefault="009A5FFF" w:rsidP="009A5FFF">
            <w:pPr>
              <w:pStyle w:val="Body"/>
            </w:pPr>
            <w:r>
              <w:t>Atb negative outoput</w:t>
            </w:r>
          </w:p>
        </w:tc>
        <w:tc>
          <w:tcPr>
            <w:tcW w:w="1267" w:type="dxa"/>
          </w:tcPr>
          <w:p w14:paraId="3FEE6AF2" w14:textId="77777777" w:rsidR="009A5FFF" w:rsidRDefault="009A5FFF" w:rsidP="009A5FFF">
            <w:pPr>
              <w:pStyle w:val="Body"/>
            </w:pPr>
            <w:r>
              <w:t>To aTB1 or aTB2</w:t>
            </w:r>
          </w:p>
          <w:p w14:paraId="43DD8FBC" w14:textId="77777777" w:rsidR="009A5FFF" w:rsidRDefault="009A5FFF" w:rsidP="009A5FFF">
            <w:pPr>
              <w:pStyle w:val="Body"/>
            </w:pPr>
          </w:p>
        </w:tc>
      </w:tr>
      <w:tr w:rsidR="009A5FFF" w14:paraId="3D2CA099" w14:textId="77777777" w:rsidTr="009A5FFF">
        <w:tc>
          <w:tcPr>
            <w:tcW w:w="3608" w:type="dxa"/>
          </w:tcPr>
          <w:p w14:paraId="27C9BEBC" w14:textId="3BD5B1BA" w:rsidR="009A5FFF" w:rsidRDefault="009A5FFF" w:rsidP="009A5FFF">
            <w:pPr>
              <w:pStyle w:val="Body"/>
            </w:pPr>
          </w:p>
        </w:tc>
        <w:tc>
          <w:tcPr>
            <w:tcW w:w="1257" w:type="dxa"/>
          </w:tcPr>
          <w:p w14:paraId="01A6F057" w14:textId="10100870" w:rsidR="009A5FFF" w:rsidRDefault="009A5FFF" w:rsidP="009A5FFF">
            <w:pPr>
              <w:pStyle w:val="Body"/>
            </w:pPr>
          </w:p>
        </w:tc>
        <w:tc>
          <w:tcPr>
            <w:tcW w:w="1758" w:type="dxa"/>
          </w:tcPr>
          <w:p w14:paraId="7C5EFC5D" w14:textId="52205853" w:rsidR="009A5FFF" w:rsidRDefault="009A5FFF" w:rsidP="009A5FFF">
            <w:pPr>
              <w:pStyle w:val="Body"/>
            </w:pPr>
          </w:p>
        </w:tc>
        <w:tc>
          <w:tcPr>
            <w:tcW w:w="1267" w:type="dxa"/>
          </w:tcPr>
          <w:p w14:paraId="630475EB" w14:textId="77777777" w:rsidR="009A5FFF" w:rsidRDefault="009A5FFF" w:rsidP="009A5FFF">
            <w:pPr>
              <w:pStyle w:val="Body"/>
            </w:pPr>
          </w:p>
        </w:tc>
      </w:tr>
    </w:tbl>
    <w:p w14:paraId="7E6735E9" w14:textId="0CAB2FF1" w:rsidR="001753B3" w:rsidRDefault="001753B3" w:rsidP="00B75F5C">
      <w:pPr>
        <w:pStyle w:val="Caption"/>
        <w:jc w:val="center"/>
      </w:pPr>
      <w:bookmarkStart w:id="292" w:name="_Toc42511863"/>
      <w:r>
        <w:t xml:space="preserve">Table </w:t>
      </w:r>
      <w:r>
        <w:fldChar w:fldCharType="begin"/>
      </w:r>
      <w:r>
        <w:instrText xml:space="preserve"> SEQ Table \* ARABIC </w:instrText>
      </w:r>
      <w:r>
        <w:fldChar w:fldCharType="separate"/>
      </w:r>
      <w:r w:rsidR="00AA6F07">
        <w:rPr>
          <w:noProof/>
        </w:rPr>
        <w:t>2</w:t>
      </w:r>
      <w:r>
        <w:rPr>
          <w:noProof/>
        </w:rPr>
        <w:fldChar w:fldCharType="end"/>
      </w:r>
      <w:r w:rsidR="00AA6F07">
        <w:rPr>
          <w:noProof/>
        </w:rPr>
        <w:t>:</w:t>
      </w:r>
      <w:r>
        <w:t xml:space="preserve"> interface with external for the power detector</w:t>
      </w:r>
      <w:bookmarkEnd w:id="292"/>
    </w:p>
    <w:p w14:paraId="1E5ADB7D" w14:textId="7F01E1CF" w:rsidR="004D1307" w:rsidRDefault="004D1307" w:rsidP="004D1307"/>
    <w:p w14:paraId="6EAEBF8C" w14:textId="22170D45" w:rsidR="004D1307" w:rsidRDefault="004D1307" w:rsidP="00842529">
      <w:pPr>
        <w:pStyle w:val="Heading3"/>
      </w:pPr>
      <w:r>
        <w:t>Interface with external (VGA)</w:t>
      </w:r>
    </w:p>
    <w:p w14:paraId="40F76195" w14:textId="77777777" w:rsidR="004D1307" w:rsidRDefault="004D1307" w:rsidP="004D1307">
      <w:pPr>
        <w:pStyle w:val="Body"/>
      </w:pPr>
    </w:p>
    <w:tbl>
      <w:tblPr>
        <w:tblStyle w:val="TableGrid"/>
        <w:tblW w:w="0" w:type="auto"/>
        <w:tblLook w:val="04A0" w:firstRow="1" w:lastRow="0" w:firstColumn="1" w:lastColumn="0" w:noHBand="0" w:noVBand="1"/>
      </w:tblPr>
      <w:tblGrid>
        <w:gridCol w:w="2619"/>
        <w:gridCol w:w="1570"/>
        <w:gridCol w:w="1942"/>
        <w:gridCol w:w="1759"/>
      </w:tblGrid>
      <w:tr w:rsidR="004D1307" w14:paraId="5EE694F0" w14:textId="77777777" w:rsidTr="001F1C32">
        <w:tc>
          <w:tcPr>
            <w:tcW w:w="2619" w:type="dxa"/>
          </w:tcPr>
          <w:p w14:paraId="6D67778E" w14:textId="77777777" w:rsidR="004D1307" w:rsidRDefault="004D1307" w:rsidP="00681741">
            <w:pPr>
              <w:pStyle w:val="Body"/>
            </w:pPr>
            <w:r>
              <w:t>pin</w:t>
            </w:r>
          </w:p>
        </w:tc>
        <w:tc>
          <w:tcPr>
            <w:tcW w:w="1570" w:type="dxa"/>
          </w:tcPr>
          <w:p w14:paraId="3562680A" w14:textId="77777777" w:rsidR="004D1307" w:rsidRDefault="004D1307" w:rsidP="00681741">
            <w:pPr>
              <w:pStyle w:val="Body"/>
            </w:pPr>
            <w:r>
              <w:t>type</w:t>
            </w:r>
          </w:p>
        </w:tc>
        <w:tc>
          <w:tcPr>
            <w:tcW w:w="1942" w:type="dxa"/>
          </w:tcPr>
          <w:p w14:paraId="1B3E1F60" w14:textId="77777777" w:rsidR="004D1307" w:rsidRDefault="004D1307" w:rsidP="00681741">
            <w:pPr>
              <w:pStyle w:val="Body"/>
            </w:pPr>
            <w:r>
              <w:t>description</w:t>
            </w:r>
          </w:p>
        </w:tc>
        <w:tc>
          <w:tcPr>
            <w:tcW w:w="1759" w:type="dxa"/>
          </w:tcPr>
          <w:p w14:paraId="39467440" w14:textId="77777777" w:rsidR="004D1307" w:rsidRDefault="004D1307" w:rsidP="00681741">
            <w:pPr>
              <w:pStyle w:val="Body"/>
            </w:pPr>
            <w:r>
              <w:t>From/to</w:t>
            </w:r>
          </w:p>
        </w:tc>
      </w:tr>
      <w:tr w:rsidR="004D1307" w14:paraId="2A26597D" w14:textId="77777777" w:rsidTr="001F1C32">
        <w:tc>
          <w:tcPr>
            <w:tcW w:w="2619" w:type="dxa"/>
          </w:tcPr>
          <w:p w14:paraId="4EECA549" w14:textId="287DAD24" w:rsidR="004D1307" w:rsidRDefault="009A5FFF" w:rsidP="00681741">
            <w:pPr>
              <w:pStyle w:val="Body"/>
            </w:pPr>
            <w:r>
              <w:t>v</w:t>
            </w:r>
            <w:r w:rsidR="004D1307">
              <w:t>dda_ppd_1v45</w:t>
            </w:r>
          </w:p>
        </w:tc>
        <w:tc>
          <w:tcPr>
            <w:tcW w:w="1570" w:type="dxa"/>
          </w:tcPr>
          <w:p w14:paraId="678DC326" w14:textId="77777777" w:rsidR="004D1307" w:rsidRDefault="004D1307" w:rsidP="00681741">
            <w:pPr>
              <w:pStyle w:val="Body"/>
            </w:pPr>
            <w:r>
              <w:t>supply</w:t>
            </w:r>
          </w:p>
        </w:tc>
        <w:tc>
          <w:tcPr>
            <w:tcW w:w="1942" w:type="dxa"/>
          </w:tcPr>
          <w:p w14:paraId="44847CA5" w14:textId="77777777" w:rsidR="004D1307" w:rsidRDefault="004D1307" w:rsidP="00681741">
            <w:pPr>
              <w:pStyle w:val="Body"/>
            </w:pPr>
            <w:r>
              <w:t>1v45 supply for buffers and VGA</w:t>
            </w:r>
          </w:p>
        </w:tc>
        <w:tc>
          <w:tcPr>
            <w:tcW w:w="1759" w:type="dxa"/>
          </w:tcPr>
          <w:p w14:paraId="29AE98BD" w14:textId="77777777" w:rsidR="004D1307" w:rsidRDefault="004D1307" w:rsidP="00681741">
            <w:pPr>
              <w:pStyle w:val="Body"/>
            </w:pPr>
            <w:r>
              <w:t>From local IP</w:t>
            </w:r>
          </w:p>
        </w:tc>
      </w:tr>
      <w:tr w:rsidR="004D1307" w14:paraId="18ED7B5F" w14:textId="77777777" w:rsidTr="001F1C32">
        <w:tc>
          <w:tcPr>
            <w:tcW w:w="2619" w:type="dxa"/>
          </w:tcPr>
          <w:p w14:paraId="7316EBEE" w14:textId="4AAFB7F5" w:rsidR="004D1307" w:rsidRDefault="009A5FFF" w:rsidP="00681741">
            <w:pPr>
              <w:pStyle w:val="Body"/>
            </w:pPr>
            <w:r>
              <w:t>v</w:t>
            </w:r>
            <w:r w:rsidR="004D1307">
              <w:t>dda_ppd_1v8</w:t>
            </w:r>
          </w:p>
        </w:tc>
        <w:tc>
          <w:tcPr>
            <w:tcW w:w="1570" w:type="dxa"/>
          </w:tcPr>
          <w:p w14:paraId="5165F069" w14:textId="77777777" w:rsidR="004D1307" w:rsidRDefault="004D1307" w:rsidP="00681741">
            <w:pPr>
              <w:pStyle w:val="Body"/>
            </w:pPr>
            <w:r>
              <w:t>supply</w:t>
            </w:r>
          </w:p>
        </w:tc>
        <w:tc>
          <w:tcPr>
            <w:tcW w:w="1942" w:type="dxa"/>
          </w:tcPr>
          <w:p w14:paraId="4EC4DC29" w14:textId="77777777" w:rsidR="004D1307" w:rsidRDefault="004D1307" w:rsidP="00681741">
            <w:pPr>
              <w:pStyle w:val="Body"/>
            </w:pPr>
            <w:r>
              <w:t>Supply for ATB</w:t>
            </w:r>
          </w:p>
        </w:tc>
        <w:tc>
          <w:tcPr>
            <w:tcW w:w="1759" w:type="dxa"/>
          </w:tcPr>
          <w:p w14:paraId="713EFFF0" w14:textId="77777777" w:rsidR="004D1307" w:rsidRDefault="004D1307" w:rsidP="00681741">
            <w:pPr>
              <w:pStyle w:val="Body"/>
            </w:pPr>
            <w:r>
              <w:t>From local IP</w:t>
            </w:r>
          </w:p>
        </w:tc>
      </w:tr>
      <w:tr w:rsidR="004D1307" w14:paraId="33EDF7D6" w14:textId="77777777" w:rsidTr="001F1C32">
        <w:tc>
          <w:tcPr>
            <w:tcW w:w="2619" w:type="dxa"/>
          </w:tcPr>
          <w:p w14:paraId="69A2B59D" w14:textId="77777777" w:rsidR="004D1307" w:rsidRDefault="004D1307" w:rsidP="00681741">
            <w:pPr>
              <w:pStyle w:val="Body"/>
            </w:pPr>
            <w:r>
              <w:t>vssa_ppd_1v45</w:t>
            </w:r>
          </w:p>
        </w:tc>
        <w:tc>
          <w:tcPr>
            <w:tcW w:w="1570" w:type="dxa"/>
          </w:tcPr>
          <w:p w14:paraId="221E3A87" w14:textId="77777777" w:rsidR="004D1307" w:rsidRDefault="004D1307" w:rsidP="00681741">
            <w:pPr>
              <w:pStyle w:val="Body"/>
            </w:pPr>
            <w:r>
              <w:t>ground</w:t>
            </w:r>
          </w:p>
        </w:tc>
        <w:tc>
          <w:tcPr>
            <w:tcW w:w="1942" w:type="dxa"/>
          </w:tcPr>
          <w:p w14:paraId="7CB8157F" w14:textId="77777777" w:rsidR="004D1307" w:rsidRDefault="004D1307" w:rsidP="00681741">
            <w:pPr>
              <w:pStyle w:val="Body"/>
            </w:pPr>
            <w:r>
              <w:t>1.45V ground</w:t>
            </w:r>
          </w:p>
        </w:tc>
        <w:tc>
          <w:tcPr>
            <w:tcW w:w="1759" w:type="dxa"/>
          </w:tcPr>
          <w:p w14:paraId="3D1D9BC7" w14:textId="77777777" w:rsidR="004D1307" w:rsidRDefault="004D1307" w:rsidP="00681741">
            <w:pPr>
              <w:pStyle w:val="Body"/>
            </w:pPr>
            <w:r>
              <w:t>From local IP</w:t>
            </w:r>
          </w:p>
        </w:tc>
      </w:tr>
      <w:tr w:rsidR="004D1307" w14:paraId="3F6FBDCF" w14:textId="77777777" w:rsidTr="001F1C32">
        <w:tc>
          <w:tcPr>
            <w:tcW w:w="2619" w:type="dxa"/>
          </w:tcPr>
          <w:p w14:paraId="033527C6" w14:textId="77777777" w:rsidR="004D1307" w:rsidDel="004D1307" w:rsidRDefault="004D1307" w:rsidP="00681741">
            <w:pPr>
              <w:pStyle w:val="Body"/>
            </w:pPr>
            <w:r>
              <w:t>vssa_ppd_1v8</w:t>
            </w:r>
          </w:p>
        </w:tc>
        <w:tc>
          <w:tcPr>
            <w:tcW w:w="1570" w:type="dxa"/>
          </w:tcPr>
          <w:p w14:paraId="29438C94" w14:textId="77777777" w:rsidR="004D1307" w:rsidRDefault="004D1307" w:rsidP="00681741">
            <w:pPr>
              <w:pStyle w:val="Body"/>
            </w:pPr>
            <w:r>
              <w:t>ground</w:t>
            </w:r>
          </w:p>
        </w:tc>
        <w:tc>
          <w:tcPr>
            <w:tcW w:w="1942" w:type="dxa"/>
          </w:tcPr>
          <w:p w14:paraId="1F74E5B5" w14:textId="77777777" w:rsidR="004D1307" w:rsidRDefault="004D1307" w:rsidP="00681741">
            <w:pPr>
              <w:pStyle w:val="Body"/>
            </w:pPr>
            <w:r>
              <w:t>1.8V ground</w:t>
            </w:r>
          </w:p>
        </w:tc>
        <w:tc>
          <w:tcPr>
            <w:tcW w:w="1759" w:type="dxa"/>
          </w:tcPr>
          <w:p w14:paraId="629D165C" w14:textId="77777777" w:rsidR="004D1307" w:rsidRDefault="004D1307" w:rsidP="00681741">
            <w:pPr>
              <w:pStyle w:val="Body"/>
            </w:pPr>
            <w:r>
              <w:t>From local IP</w:t>
            </w:r>
          </w:p>
        </w:tc>
      </w:tr>
      <w:tr w:rsidR="004D1307" w14:paraId="70DD0762" w14:textId="77777777" w:rsidTr="001F1C32">
        <w:tc>
          <w:tcPr>
            <w:tcW w:w="2619" w:type="dxa"/>
          </w:tcPr>
          <w:p w14:paraId="3CD187BD" w14:textId="22B4E783" w:rsidR="004D1307" w:rsidRDefault="004D1307" w:rsidP="00681741">
            <w:pPr>
              <w:pStyle w:val="Body"/>
            </w:pPr>
            <w:r>
              <w:t>vga_In_p</w:t>
            </w:r>
          </w:p>
        </w:tc>
        <w:tc>
          <w:tcPr>
            <w:tcW w:w="1570" w:type="dxa"/>
          </w:tcPr>
          <w:p w14:paraId="4D5139D2" w14:textId="740A3509" w:rsidR="004D1307" w:rsidRDefault="004D1307" w:rsidP="00681741">
            <w:pPr>
              <w:pStyle w:val="Body"/>
            </w:pPr>
            <w:r>
              <w:t>DC-in</w:t>
            </w:r>
          </w:p>
        </w:tc>
        <w:tc>
          <w:tcPr>
            <w:tcW w:w="1942" w:type="dxa"/>
          </w:tcPr>
          <w:p w14:paraId="4024172A" w14:textId="77777777" w:rsidR="004D1307" w:rsidRDefault="004D1307" w:rsidP="00681741">
            <w:pPr>
              <w:pStyle w:val="Body"/>
            </w:pPr>
            <w:r>
              <w:t>RF positive input</w:t>
            </w:r>
          </w:p>
        </w:tc>
        <w:tc>
          <w:tcPr>
            <w:tcW w:w="1759" w:type="dxa"/>
          </w:tcPr>
          <w:p w14:paraId="439972FC" w14:textId="77777777" w:rsidR="004D1307" w:rsidRDefault="004D1307" w:rsidP="00681741">
            <w:pPr>
              <w:pStyle w:val="Body"/>
            </w:pPr>
            <w:r>
              <w:t>From local IP</w:t>
            </w:r>
          </w:p>
        </w:tc>
      </w:tr>
      <w:tr w:rsidR="004D1307" w14:paraId="5A4B2023" w14:textId="77777777" w:rsidTr="001F1C32">
        <w:tc>
          <w:tcPr>
            <w:tcW w:w="2619" w:type="dxa"/>
          </w:tcPr>
          <w:p w14:paraId="6A7132A2" w14:textId="4AEDA286" w:rsidR="004D1307" w:rsidRDefault="004D1307" w:rsidP="00681741">
            <w:pPr>
              <w:pStyle w:val="Body"/>
            </w:pPr>
            <w:r>
              <w:t>vga_In_</w:t>
            </w:r>
            <w:r w:rsidR="009A5FFF">
              <w:t>n</w:t>
            </w:r>
          </w:p>
        </w:tc>
        <w:tc>
          <w:tcPr>
            <w:tcW w:w="1570" w:type="dxa"/>
          </w:tcPr>
          <w:p w14:paraId="13B070C2" w14:textId="653DC846" w:rsidR="004D1307" w:rsidRDefault="004D1307" w:rsidP="00681741">
            <w:pPr>
              <w:pStyle w:val="Body"/>
            </w:pPr>
            <w:r>
              <w:t>DC-in</w:t>
            </w:r>
          </w:p>
        </w:tc>
        <w:tc>
          <w:tcPr>
            <w:tcW w:w="1942" w:type="dxa"/>
          </w:tcPr>
          <w:p w14:paraId="72E27846" w14:textId="77777777" w:rsidR="004D1307" w:rsidRDefault="004D1307" w:rsidP="00681741">
            <w:pPr>
              <w:pStyle w:val="Body"/>
            </w:pPr>
            <w:r>
              <w:t>RF negative input</w:t>
            </w:r>
          </w:p>
        </w:tc>
        <w:tc>
          <w:tcPr>
            <w:tcW w:w="1759" w:type="dxa"/>
          </w:tcPr>
          <w:p w14:paraId="752CFF4D" w14:textId="77777777" w:rsidR="004D1307" w:rsidRDefault="004D1307" w:rsidP="00681741">
            <w:pPr>
              <w:pStyle w:val="Body"/>
            </w:pPr>
            <w:r>
              <w:t>From local IP</w:t>
            </w:r>
          </w:p>
        </w:tc>
      </w:tr>
      <w:tr w:rsidR="004D1307" w14:paraId="1CD73151" w14:textId="77777777" w:rsidTr="001F1C32">
        <w:tc>
          <w:tcPr>
            <w:tcW w:w="2619" w:type="dxa"/>
          </w:tcPr>
          <w:p w14:paraId="0F1CBF9A" w14:textId="41AE0BF7" w:rsidR="004D1307" w:rsidRDefault="009A5FFF" w:rsidP="00681741">
            <w:pPr>
              <w:pStyle w:val="Body"/>
            </w:pPr>
            <w:r>
              <w:t>v</w:t>
            </w:r>
            <w:r w:rsidR="004D1307">
              <w:t>ga_outp</w:t>
            </w:r>
          </w:p>
        </w:tc>
        <w:tc>
          <w:tcPr>
            <w:tcW w:w="1570" w:type="dxa"/>
          </w:tcPr>
          <w:p w14:paraId="5CEF251A" w14:textId="77777777" w:rsidR="004D1307" w:rsidRDefault="004D1307" w:rsidP="00681741">
            <w:pPr>
              <w:pStyle w:val="Body"/>
            </w:pPr>
            <w:r>
              <w:t>DC-out</w:t>
            </w:r>
          </w:p>
        </w:tc>
        <w:tc>
          <w:tcPr>
            <w:tcW w:w="1942" w:type="dxa"/>
          </w:tcPr>
          <w:p w14:paraId="5D6F2C16" w14:textId="77777777" w:rsidR="004D1307" w:rsidRDefault="004D1307" w:rsidP="00681741">
            <w:pPr>
              <w:pStyle w:val="Body"/>
            </w:pPr>
            <w:r>
              <w:t>Pk voltage</w:t>
            </w:r>
          </w:p>
        </w:tc>
        <w:tc>
          <w:tcPr>
            <w:tcW w:w="1759" w:type="dxa"/>
          </w:tcPr>
          <w:p w14:paraId="0CFB3970" w14:textId="77777777" w:rsidR="004D1307" w:rsidRDefault="004D1307" w:rsidP="00681741">
            <w:pPr>
              <w:pStyle w:val="Body"/>
            </w:pPr>
            <w:r>
              <w:t>To ADC</w:t>
            </w:r>
          </w:p>
        </w:tc>
      </w:tr>
      <w:tr w:rsidR="004D1307" w14:paraId="3E07D6B3" w14:textId="77777777" w:rsidTr="001F1C32">
        <w:tc>
          <w:tcPr>
            <w:tcW w:w="2619" w:type="dxa"/>
          </w:tcPr>
          <w:p w14:paraId="068BA9AD" w14:textId="26806DF9" w:rsidR="004D1307" w:rsidRDefault="009A5FFF" w:rsidP="00681741">
            <w:pPr>
              <w:pStyle w:val="Body"/>
            </w:pPr>
            <w:r>
              <w:t>v</w:t>
            </w:r>
            <w:r w:rsidR="004D1307">
              <w:t>ga_outn</w:t>
            </w:r>
          </w:p>
        </w:tc>
        <w:tc>
          <w:tcPr>
            <w:tcW w:w="1570" w:type="dxa"/>
          </w:tcPr>
          <w:p w14:paraId="36F8FCA2" w14:textId="77777777" w:rsidR="004D1307" w:rsidRDefault="004D1307" w:rsidP="00681741">
            <w:pPr>
              <w:pStyle w:val="Body"/>
            </w:pPr>
            <w:r>
              <w:t>DC-out</w:t>
            </w:r>
          </w:p>
        </w:tc>
        <w:tc>
          <w:tcPr>
            <w:tcW w:w="1942" w:type="dxa"/>
          </w:tcPr>
          <w:p w14:paraId="0900A1D4" w14:textId="77777777" w:rsidR="004D1307" w:rsidRDefault="004D1307" w:rsidP="00681741">
            <w:pPr>
              <w:pStyle w:val="Body"/>
            </w:pPr>
            <w:r>
              <w:t>Ref voltage</w:t>
            </w:r>
          </w:p>
        </w:tc>
        <w:tc>
          <w:tcPr>
            <w:tcW w:w="1759" w:type="dxa"/>
          </w:tcPr>
          <w:p w14:paraId="784D06B9" w14:textId="77777777" w:rsidR="004D1307" w:rsidRDefault="004D1307" w:rsidP="00681741">
            <w:pPr>
              <w:pStyle w:val="Body"/>
            </w:pPr>
            <w:r>
              <w:t>To ADC</w:t>
            </w:r>
          </w:p>
        </w:tc>
      </w:tr>
      <w:tr w:rsidR="004D1307" w:rsidRPr="004D1307" w14:paraId="593EA2C6" w14:textId="77777777" w:rsidTr="001F1C32">
        <w:tc>
          <w:tcPr>
            <w:tcW w:w="2619" w:type="dxa"/>
          </w:tcPr>
          <w:p w14:paraId="55179A8E" w14:textId="6489BB76" w:rsidR="004D1307" w:rsidRPr="001F1C32" w:rsidRDefault="004D1307" w:rsidP="00681741">
            <w:pPr>
              <w:pStyle w:val="Body"/>
              <w:rPr>
                <w:lang w:val="nl-NL"/>
              </w:rPr>
            </w:pPr>
            <w:r w:rsidRPr="001F1C32">
              <w:rPr>
                <w:lang w:val="nl-NL"/>
              </w:rPr>
              <w:t>Ibias_ppdtovga_</w:t>
            </w:r>
            <w:r w:rsidR="009A5FFF">
              <w:rPr>
                <w:lang w:val="nl-NL"/>
              </w:rPr>
              <w:t>25</w:t>
            </w:r>
            <w:r w:rsidRPr="001F1C32">
              <w:rPr>
                <w:lang w:val="nl-NL"/>
              </w:rPr>
              <w:t>u_bg_in</w:t>
            </w:r>
          </w:p>
        </w:tc>
        <w:tc>
          <w:tcPr>
            <w:tcW w:w="1570" w:type="dxa"/>
          </w:tcPr>
          <w:p w14:paraId="05912A5B" w14:textId="74FC7929" w:rsidR="004D1307" w:rsidRPr="001F1C32" w:rsidRDefault="004D1307" w:rsidP="00681741">
            <w:pPr>
              <w:pStyle w:val="Body"/>
              <w:rPr>
                <w:lang w:val="nl-NL"/>
              </w:rPr>
            </w:pPr>
            <w:r>
              <w:rPr>
                <w:lang w:val="nl-NL"/>
              </w:rPr>
              <w:t>DC-in</w:t>
            </w:r>
          </w:p>
        </w:tc>
        <w:tc>
          <w:tcPr>
            <w:tcW w:w="1942" w:type="dxa"/>
          </w:tcPr>
          <w:p w14:paraId="2D12A6B2" w14:textId="68BD42B0" w:rsidR="004D1307" w:rsidRPr="001F1C32" w:rsidRDefault="00225DBE" w:rsidP="00681741">
            <w:pPr>
              <w:pStyle w:val="Body"/>
              <w:rPr>
                <w:lang w:val="nl-NL"/>
              </w:rPr>
            </w:pPr>
            <w:r>
              <w:rPr>
                <w:lang w:val="nl-NL"/>
              </w:rPr>
              <w:t>25</w:t>
            </w:r>
            <w:r w:rsidR="004D1307">
              <w:rPr>
                <w:lang w:val="nl-NL"/>
              </w:rPr>
              <w:t>uA current from PPD</w:t>
            </w:r>
          </w:p>
        </w:tc>
        <w:tc>
          <w:tcPr>
            <w:tcW w:w="1759" w:type="dxa"/>
          </w:tcPr>
          <w:p w14:paraId="3F91D900" w14:textId="3684AA1F" w:rsidR="004D1307" w:rsidRPr="001F1C32" w:rsidRDefault="004D1307" w:rsidP="00681741">
            <w:pPr>
              <w:pStyle w:val="Body"/>
              <w:rPr>
                <w:lang w:val="nl-NL"/>
              </w:rPr>
            </w:pPr>
            <w:r>
              <w:rPr>
                <w:lang w:val="nl-NL"/>
              </w:rPr>
              <w:t>From PPD</w:t>
            </w:r>
            <w:r w:rsidR="00225DBE">
              <w:rPr>
                <w:lang w:val="nl-NL"/>
              </w:rPr>
              <w:t>_core</w:t>
            </w:r>
          </w:p>
        </w:tc>
      </w:tr>
      <w:tr w:rsidR="004D1307" w14:paraId="699E81FB" w14:textId="77777777" w:rsidTr="001F1C32">
        <w:tc>
          <w:tcPr>
            <w:tcW w:w="2619" w:type="dxa"/>
          </w:tcPr>
          <w:p w14:paraId="52F77499" w14:textId="63D5AB0F" w:rsidR="004D1307" w:rsidRDefault="004D1307" w:rsidP="00681741">
            <w:pPr>
              <w:pStyle w:val="Body"/>
            </w:pPr>
            <w:r>
              <w:t>d_vga_en</w:t>
            </w:r>
            <w:r w:rsidR="009A5FFF">
              <w:t>_ls1v45</w:t>
            </w:r>
          </w:p>
        </w:tc>
        <w:tc>
          <w:tcPr>
            <w:tcW w:w="1570" w:type="dxa"/>
          </w:tcPr>
          <w:p w14:paraId="7A40F648" w14:textId="77777777" w:rsidR="004D1307" w:rsidRDefault="004D1307" w:rsidP="00681741">
            <w:pPr>
              <w:pStyle w:val="Body"/>
            </w:pPr>
            <w:r>
              <w:t>Dig_in</w:t>
            </w:r>
          </w:p>
        </w:tc>
        <w:tc>
          <w:tcPr>
            <w:tcW w:w="1942" w:type="dxa"/>
          </w:tcPr>
          <w:p w14:paraId="29352D28" w14:textId="77777777" w:rsidR="004D1307" w:rsidRPr="00D06DAF" w:rsidRDefault="004D1307" w:rsidP="00681741">
            <w:pPr>
              <w:pStyle w:val="Body"/>
            </w:pPr>
            <w:r>
              <w:t>Enable vga</w:t>
            </w:r>
          </w:p>
        </w:tc>
        <w:tc>
          <w:tcPr>
            <w:tcW w:w="1759" w:type="dxa"/>
          </w:tcPr>
          <w:p w14:paraId="78121AE4" w14:textId="77777777" w:rsidR="004D1307" w:rsidRDefault="004D1307" w:rsidP="00681741">
            <w:pPr>
              <w:pStyle w:val="Body"/>
            </w:pPr>
            <w:r>
              <w:t>dig</w:t>
            </w:r>
          </w:p>
        </w:tc>
      </w:tr>
      <w:tr w:rsidR="004D1307" w14:paraId="5ABBC709" w14:textId="77777777" w:rsidTr="001F1C32">
        <w:tc>
          <w:tcPr>
            <w:tcW w:w="2619" w:type="dxa"/>
          </w:tcPr>
          <w:p w14:paraId="00ED5C6B" w14:textId="1F9D4842" w:rsidR="004D1307" w:rsidRPr="001F1C32" w:rsidRDefault="009A5FFF" w:rsidP="00681741">
            <w:pPr>
              <w:pStyle w:val="Body"/>
              <w:rPr>
                <w:lang w:val="fr-FR"/>
              </w:rPr>
            </w:pPr>
            <w:r w:rsidRPr="001F1C32">
              <w:rPr>
                <w:lang w:val="fr-FR"/>
              </w:rPr>
              <w:t>d</w:t>
            </w:r>
            <w:r w:rsidR="004D1307" w:rsidRPr="001F1C32">
              <w:rPr>
                <w:lang w:val="fr-FR"/>
              </w:rPr>
              <w:t>_vga_</w:t>
            </w:r>
            <w:r w:rsidRPr="001F1C32">
              <w:rPr>
                <w:lang w:val="fr-FR"/>
              </w:rPr>
              <w:t>a</w:t>
            </w:r>
            <w:r w:rsidR="004D1307" w:rsidRPr="001F1C32">
              <w:rPr>
                <w:lang w:val="fr-FR"/>
              </w:rPr>
              <w:t>tb_ctrl</w:t>
            </w:r>
            <w:r w:rsidRPr="001F1C32">
              <w:rPr>
                <w:lang w:val="fr-FR"/>
              </w:rPr>
              <w:t>_ls1v8</w:t>
            </w:r>
            <w:r w:rsidR="004D1307" w:rsidRPr="001F1C32">
              <w:rPr>
                <w:lang w:val="fr-FR"/>
              </w:rPr>
              <w:t>&lt;3:0&gt;</w:t>
            </w:r>
          </w:p>
        </w:tc>
        <w:tc>
          <w:tcPr>
            <w:tcW w:w="1570" w:type="dxa"/>
          </w:tcPr>
          <w:p w14:paraId="2CFF2D5E" w14:textId="77777777" w:rsidR="004D1307" w:rsidRDefault="004D1307" w:rsidP="00681741">
            <w:pPr>
              <w:pStyle w:val="Body"/>
            </w:pPr>
            <w:r>
              <w:t>Dig_in</w:t>
            </w:r>
          </w:p>
        </w:tc>
        <w:tc>
          <w:tcPr>
            <w:tcW w:w="1942" w:type="dxa"/>
          </w:tcPr>
          <w:p w14:paraId="547C4757" w14:textId="77777777" w:rsidR="004D1307" w:rsidRDefault="004D1307" w:rsidP="00681741">
            <w:pPr>
              <w:pStyle w:val="Body"/>
            </w:pPr>
            <w:r>
              <w:t>Control atb output</w:t>
            </w:r>
          </w:p>
        </w:tc>
        <w:tc>
          <w:tcPr>
            <w:tcW w:w="1759" w:type="dxa"/>
          </w:tcPr>
          <w:p w14:paraId="3EC9B1EE" w14:textId="77777777" w:rsidR="004D1307" w:rsidRDefault="004D1307" w:rsidP="00681741">
            <w:pPr>
              <w:pStyle w:val="Body"/>
            </w:pPr>
            <w:r>
              <w:t>dig</w:t>
            </w:r>
          </w:p>
        </w:tc>
      </w:tr>
      <w:tr w:rsidR="004D1307" w14:paraId="31959894" w14:textId="77777777" w:rsidTr="001F1C32">
        <w:tc>
          <w:tcPr>
            <w:tcW w:w="2619" w:type="dxa"/>
          </w:tcPr>
          <w:p w14:paraId="5D1F339A" w14:textId="087A3586" w:rsidR="004D1307" w:rsidRDefault="009A5FFF" w:rsidP="00681741">
            <w:pPr>
              <w:pStyle w:val="Body"/>
            </w:pPr>
            <w:r>
              <w:t>d</w:t>
            </w:r>
            <w:r w:rsidR="004D1307">
              <w:t>_</w:t>
            </w:r>
            <w:r>
              <w:t>v</w:t>
            </w:r>
            <w:r w:rsidR="004D1307">
              <w:t>ga_gain</w:t>
            </w:r>
            <w:r>
              <w:t>_ls1v45</w:t>
            </w:r>
            <w:r w:rsidR="004D1307">
              <w:t>&lt;2:0&gt;</w:t>
            </w:r>
          </w:p>
        </w:tc>
        <w:tc>
          <w:tcPr>
            <w:tcW w:w="1570" w:type="dxa"/>
          </w:tcPr>
          <w:p w14:paraId="110B9143" w14:textId="77777777" w:rsidR="004D1307" w:rsidRDefault="004D1307" w:rsidP="00681741">
            <w:pPr>
              <w:pStyle w:val="Body"/>
            </w:pPr>
            <w:r>
              <w:t>Dig_in</w:t>
            </w:r>
          </w:p>
        </w:tc>
        <w:tc>
          <w:tcPr>
            <w:tcW w:w="1942" w:type="dxa"/>
          </w:tcPr>
          <w:p w14:paraId="03D0638D" w14:textId="77777777" w:rsidR="004D1307" w:rsidRDefault="004D1307" w:rsidP="00681741">
            <w:pPr>
              <w:pStyle w:val="Body"/>
            </w:pPr>
            <w:r>
              <w:t>Gain vga</w:t>
            </w:r>
          </w:p>
        </w:tc>
        <w:tc>
          <w:tcPr>
            <w:tcW w:w="1759" w:type="dxa"/>
          </w:tcPr>
          <w:p w14:paraId="6C87D224" w14:textId="77777777" w:rsidR="004D1307" w:rsidRDefault="004D1307" w:rsidP="00681741">
            <w:pPr>
              <w:pStyle w:val="Body"/>
            </w:pPr>
            <w:r>
              <w:t>dig</w:t>
            </w:r>
          </w:p>
        </w:tc>
      </w:tr>
      <w:tr w:rsidR="009A5FFF" w14:paraId="02B30834" w14:textId="77777777" w:rsidTr="009A5FFF">
        <w:tc>
          <w:tcPr>
            <w:tcW w:w="2619" w:type="dxa"/>
          </w:tcPr>
          <w:p w14:paraId="1972B277" w14:textId="699DB89C" w:rsidR="009A5FFF" w:rsidRDefault="009A5FFF" w:rsidP="009A5FFF">
            <w:pPr>
              <w:pStyle w:val="Body"/>
            </w:pPr>
            <w:r>
              <w:t>Atb_p</w:t>
            </w:r>
          </w:p>
        </w:tc>
        <w:tc>
          <w:tcPr>
            <w:tcW w:w="1570" w:type="dxa"/>
          </w:tcPr>
          <w:p w14:paraId="60353B2C" w14:textId="62C023E4" w:rsidR="009A5FFF" w:rsidRDefault="009A5FFF" w:rsidP="009A5FFF">
            <w:pPr>
              <w:pStyle w:val="Body"/>
            </w:pPr>
            <w:r>
              <w:t>DC-out</w:t>
            </w:r>
          </w:p>
        </w:tc>
        <w:tc>
          <w:tcPr>
            <w:tcW w:w="1942" w:type="dxa"/>
          </w:tcPr>
          <w:p w14:paraId="752BECCF" w14:textId="002DDF43" w:rsidR="009A5FFF" w:rsidRDefault="009A5FFF" w:rsidP="009A5FFF">
            <w:pPr>
              <w:pStyle w:val="Body"/>
            </w:pPr>
            <w:r>
              <w:t>Atb positive outoput</w:t>
            </w:r>
          </w:p>
        </w:tc>
        <w:tc>
          <w:tcPr>
            <w:tcW w:w="1759" w:type="dxa"/>
          </w:tcPr>
          <w:p w14:paraId="7ADAC35C" w14:textId="77777777" w:rsidR="009A5FFF" w:rsidRDefault="009A5FFF" w:rsidP="009A5FFF">
            <w:pPr>
              <w:pStyle w:val="Body"/>
            </w:pPr>
            <w:r>
              <w:t>To aTB1 or aTB2</w:t>
            </w:r>
          </w:p>
          <w:p w14:paraId="3128BBA2" w14:textId="77777777" w:rsidR="009A5FFF" w:rsidRDefault="009A5FFF" w:rsidP="009A5FFF">
            <w:pPr>
              <w:pStyle w:val="Body"/>
            </w:pPr>
          </w:p>
        </w:tc>
      </w:tr>
      <w:tr w:rsidR="009A5FFF" w14:paraId="7961B5E2" w14:textId="77777777" w:rsidTr="009A5FFF">
        <w:tc>
          <w:tcPr>
            <w:tcW w:w="2619" w:type="dxa"/>
          </w:tcPr>
          <w:p w14:paraId="7558FC3D" w14:textId="348BA90C" w:rsidR="009A5FFF" w:rsidRDefault="009A5FFF" w:rsidP="009A5FFF">
            <w:pPr>
              <w:pStyle w:val="Body"/>
            </w:pPr>
            <w:r>
              <w:t>Atb_n</w:t>
            </w:r>
          </w:p>
        </w:tc>
        <w:tc>
          <w:tcPr>
            <w:tcW w:w="1570" w:type="dxa"/>
          </w:tcPr>
          <w:p w14:paraId="71D1B8C0" w14:textId="6CE0F445" w:rsidR="009A5FFF" w:rsidRDefault="009A5FFF" w:rsidP="009A5FFF">
            <w:pPr>
              <w:pStyle w:val="Body"/>
            </w:pPr>
            <w:r>
              <w:t>DC-out</w:t>
            </w:r>
          </w:p>
        </w:tc>
        <w:tc>
          <w:tcPr>
            <w:tcW w:w="1942" w:type="dxa"/>
          </w:tcPr>
          <w:p w14:paraId="15A9A30D" w14:textId="0D07DCC7" w:rsidR="009A5FFF" w:rsidRDefault="009A5FFF" w:rsidP="009A5FFF">
            <w:pPr>
              <w:pStyle w:val="Body"/>
            </w:pPr>
            <w:r>
              <w:t>Atb negative outoput</w:t>
            </w:r>
          </w:p>
        </w:tc>
        <w:tc>
          <w:tcPr>
            <w:tcW w:w="1759" w:type="dxa"/>
          </w:tcPr>
          <w:p w14:paraId="01AD6C61" w14:textId="77777777" w:rsidR="009A5FFF" w:rsidRDefault="009A5FFF" w:rsidP="009A5FFF">
            <w:pPr>
              <w:pStyle w:val="Body"/>
            </w:pPr>
            <w:r>
              <w:t>To aTB1 or aTB2</w:t>
            </w:r>
          </w:p>
          <w:p w14:paraId="27E0E298" w14:textId="77777777" w:rsidR="009A5FFF" w:rsidRDefault="009A5FFF" w:rsidP="009A5FFF"/>
        </w:tc>
      </w:tr>
    </w:tbl>
    <w:p w14:paraId="41CA7B34" w14:textId="0A41A52C" w:rsidR="004D1307" w:rsidRDefault="004D1307" w:rsidP="004D1307">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rPr>
          <w:noProof/>
        </w:rPr>
        <w:t>:</w:t>
      </w:r>
      <w:r>
        <w:t xml:space="preserve"> interface with external for the vga</w:t>
      </w:r>
    </w:p>
    <w:bookmarkEnd w:id="290"/>
    <w:p w14:paraId="0640CA7F" w14:textId="77777777" w:rsidR="004D1307" w:rsidRDefault="004D1307" w:rsidP="004D1307"/>
    <w:p w14:paraId="6E6899D5" w14:textId="77777777" w:rsidR="004D1307" w:rsidRPr="004D1307" w:rsidRDefault="004D1307" w:rsidP="001F1C32"/>
    <w:p w14:paraId="67C570DF" w14:textId="77777777" w:rsidR="001753B3" w:rsidRDefault="001753B3" w:rsidP="00842529">
      <w:pPr>
        <w:pStyle w:val="Heading3"/>
      </w:pPr>
      <w:bookmarkStart w:id="293" w:name="_Toc31217918"/>
      <w:bookmarkStart w:id="294" w:name="_Toc49245164"/>
      <w:bookmarkEnd w:id="291"/>
      <w:r>
        <w:t>Supplies</w:t>
      </w:r>
      <w:bookmarkEnd w:id="293"/>
      <w:bookmarkEnd w:id="294"/>
    </w:p>
    <w:p w14:paraId="1C88057D" w14:textId="1BEEF6C7" w:rsidR="001753B3" w:rsidRDefault="00A1185E">
      <w:pPr>
        <w:pStyle w:val="Body"/>
      </w:pPr>
      <w:r w:rsidRPr="00C95239">
        <w:t>1.</w:t>
      </w:r>
      <w:r w:rsidR="00452F24" w:rsidRPr="00C95239">
        <w:t>4</w:t>
      </w:r>
      <w:r w:rsidR="004D1307">
        <w:t>5</w:t>
      </w:r>
      <w:r w:rsidRPr="00C95239">
        <w:t xml:space="preserve">V </w:t>
      </w:r>
      <w:r w:rsidR="004D1307">
        <w:t xml:space="preserve">(buffer/core) , </w:t>
      </w:r>
      <w:r w:rsidRPr="00C95239">
        <w:t>0.9V</w:t>
      </w:r>
      <w:r w:rsidR="004D1307">
        <w:t>(ppd core diode), 1.8V(Atb)</w:t>
      </w:r>
      <w:r w:rsidR="00225DBE">
        <w:t>.</w:t>
      </w:r>
    </w:p>
    <w:p w14:paraId="397E0197" w14:textId="7978FD0C" w:rsidR="00225DBE" w:rsidRPr="00C95239" w:rsidRDefault="00225DBE">
      <w:pPr>
        <w:pStyle w:val="Body"/>
      </w:pPr>
      <w:r>
        <w:t xml:space="preserve">Grounds : </w:t>
      </w:r>
      <w:r w:rsidR="00286CA5">
        <w:t>vssa_ppd_1v8,vssa_ppd_1v45_vssa_ppd_0v9</w:t>
      </w:r>
    </w:p>
    <w:p w14:paraId="7FFAE0DE" w14:textId="270F707D" w:rsidR="001753B3" w:rsidRDefault="001753B3" w:rsidP="00842529">
      <w:pPr>
        <w:pStyle w:val="Heading3"/>
      </w:pPr>
      <w:bookmarkStart w:id="295" w:name="_Toc31217919"/>
      <w:bookmarkStart w:id="296" w:name="_Toc49245165"/>
      <w:r>
        <w:t>DFT</w:t>
      </w:r>
      <w:bookmarkEnd w:id="295"/>
      <w:bookmarkEnd w:id="296"/>
    </w:p>
    <w:p w14:paraId="165B3451" w14:textId="7279A5B0" w:rsidR="00E9044D" w:rsidRDefault="00E9044D">
      <w:pPr>
        <w:pStyle w:val="Body"/>
      </w:pPr>
      <w:r w:rsidRPr="00C95239">
        <w:t>The diodes current and voltages should be measured in DC in test mode.</w:t>
      </w:r>
    </w:p>
    <w:p w14:paraId="0AD7BF0A" w14:textId="3977D226" w:rsidR="007F3006" w:rsidRPr="00C95239" w:rsidRDefault="007F3006">
      <w:pPr>
        <w:pStyle w:val="Body"/>
      </w:pPr>
      <w:r>
        <w:t>It should be possible to observe internal PPD and VGA nodes at: LDO voltage, copy of detector current ref, Bias voltage</w:t>
      </w:r>
      <w:r w:rsidR="0021035D">
        <w:t>s</w:t>
      </w:r>
      <w:r>
        <w:t>, Nbias and Pbias of amplifiers</w:t>
      </w:r>
    </w:p>
    <w:p w14:paraId="5691AE97" w14:textId="13D0923A" w:rsidR="001753B3" w:rsidRDefault="001753B3">
      <w:pPr>
        <w:pStyle w:val="Heading2"/>
      </w:pPr>
      <w:bookmarkStart w:id="297" w:name="_Toc31217920"/>
      <w:bookmarkStart w:id="298" w:name="_Toc49245166"/>
      <w:r>
        <w:t>Electrical specifications</w:t>
      </w:r>
      <w:bookmarkEnd w:id="297"/>
      <w:bookmarkEnd w:id="298"/>
      <w:r>
        <w:t xml:space="preserve"> </w:t>
      </w:r>
    </w:p>
    <w:p w14:paraId="4DFA3BAF" w14:textId="77777777" w:rsidR="00A1185E" w:rsidRPr="00A1185E" w:rsidRDefault="00A1185E">
      <w:pPr>
        <w:pStyle w:val="Body"/>
      </w:pPr>
    </w:p>
    <w:tbl>
      <w:tblPr>
        <w:tblStyle w:val="TableGrid"/>
        <w:tblW w:w="5000" w:type="pct"/>
        <w:tblLook w:val="04A0" w:firstRow="1" w:lastRow="0" w:firstColumn="1" w:lastColumn="0" w:noHBand="0" w:noVBand="1"/>
      </w:tblPr>
      <w:tblGrid>
        <w:gridCol w:w="1350"/>
        <w:gridCol w:w="906"/>
        <w:gridCol w:w="760"/>
        <w:gridCol w:w="1145"/>
        <w:gridCol w:w="1328"/>
        <w:gridCol w:w="806"/>
        <w:gridCol w:w="1595"/>
      </w:tblGrid>
      <w:tr w:rsidR="00CC17C5" w14:paraId="6132BC99" w14:textId="77777777" w:rsidTr="00665719">
        <w:tc>
          <w:tcPr>
            <w:tcW w:w="856" w:type="pct"/>
          </w:tcPr>
          <w:p w14:paraId="2DE3C022" w14:textId="77777777" w:rsidR="001753B3" w:rsidRDefault="001753B3">
            <w:pPr>
              <w:pStyle w:val="Body"/>
            </w:pPr>
          </w:p>
        </w:tc>
        <w:tc>
          <w:tcPr>
            <w:tcW w:w="511" w:type="pct"/>
          </w:tcPr>
          <w:p w14:paraId="154E93B3" w14:textId="77777777" w:rsidR="001753B3" w:rsidRDefault="001753B3">
            <w:pPr>
              <w:pStyle w:val="Body"/>
            </w:pPr>
            <w:r>
              <w:t>min</w:t>
            </w:r>
          </w:p>
        </w:tc>
        <w:tc>
          <w:tcPr>
            <w:tcW w:w="544" w:type="pct"/>
          </w:tcPr>
          <w:p w14:paraId="0284E81D" w14:textId="77777777" w:rsidR="001753B3" w:rsidRDefault="001753B3">
            <w:pPr>
              <w:pStyle w:val="Body"/>
            </w:pPr>
            <w:r>
              <w:t>typ</w:t>
            </w:r>
          </w:p>
        </w:tc>
        <w:tc>
          <w:tcPr>
            <w:tcW w:w="726" w:type="pct"/>
          </w:tcPr>
          <w:p w14:paraId="3FC948D9" w14:textId="77777777" w:rsidR="001753B3" w:rsidRDefault="001753B3">
            <w:pPr>
              <w:pStyle w:val="Body"/>
            </w:pPr>
            <w:r>
              <w:t>max</w:t>
            </w:r>
          </w:p>
        </w:tc>
        <w:tc>
          <w:tcPr>
            <w:tcW w:w="842" w:type="pct"/>
          </w:tcPr>
          <w:p w14:paraId="27FC7C09" w14:textId="77777777" w:rsidR="001753B3" w:rsidRDefault="001753B3">
            <w:pPr>
              <w:pStyle w:val="Body"/>
            </w:pPr>
          </w:p>
        </w:tc>
        <w:tc>
          <w:tcPr>
            <w:tcW w:w="511" w:type="pct"/>
          </w:tcPr>
          <w:p w14:paraId="1C2F2F87" w14:textId="77777777" w:rsidR="001753B3" w:rsidRDefault="001753B3">
            <w:pPr>
              <w:pStyle w:val="Body"/>
            </w:pPr>
            <w:r>
              <w:t>Linked Doors RS</w:t>
            </w:r>
          </w:p>
        </w:tc>
        <w:tc>
          <w:tcPr>
            <w:tcW w:w="1011" w:type="pct"/>
          </w:tcPr>
          <w:p w14:paraId="593F01BE" w14:textId="77777777" w:rsidR="001753B3" w:rsidRDefault="001753B3">
            <w:pPr>
              <w:pStyle w:val="Body"/>
            </w:pPr>
            <w:r>
              <w:t>comment</w:t>
            </w:r>
          </w:p>
        </w:tc>
      </w:tr>
      <w:tr w:rsidR="001753B3" w14:paraId="541C1BCE" w14:textId="77777777" w:rsidTr="00C608C4">
        <w:tc>
          <w:tcPr>
            <w:tcW w:w="5000" w:type="pct"/>
            <w:gridSpan w:val="7"/>
          </w:tcPr>
          <w:p w14:paraId="727A2CF8" w14:textId="77777777" w:rsidR="001753B3" w:rsidRDefault="001753B3">
            <w:pPr>
              <w:pStyle w:val="Body"/>
            </w:pPr>
            <w:r>
              <w:t>Specification for the RF part</w:t>
            </w:r>
          </w:p>
        </w:tc>
      </w:tr>
      <w:tr w:rsidR="004D1307" w14:paraId="181DAB1C" w14:textId="77777777" w:rsidTr="00665719">
        <w:tc>
          <w:tcPr>
            <w:tcW w:w="856" w:type="pct"/>
          </w:tcPr>
          <w:p w14:paraId="3E2E57B7" w14:textId="01BC7EDB" w:rsidR="004D1307" w:rsidRDefault="004D1307">
            <w:pPr>
              <w:pStyle w:val="Body"/>
            </w:pPr>
            <w:r>
              <w:t>Supply for aTB switch</w:t>
            </w:r>
          </w:p>
        </w:tc>
        <w:tc>
          <w:tcPr>
            <w:tcW w:w="511" w:type="pct"/>
          </w:tcPr>
          <w:p w14:paraId="12E7E239" w14:textId="4FCFAB6A" w:rsidR="004D1307" w:rsidRDefault="004D1307">
            <w:pPr>
              <w:pStyle w:val="Body"/>
            </w:pPr>
            <w:r>
              <w:t>-7%</w:t>
            </w:r>
          </w:p>
        </w:tc>
        <w:tc>
          <w:tcPr>
            <w:tcW w:w="544" w:type="pct"/>
          </w:tcPr>
          <w:p w14:paraId="64DE56E8" w14:textId="52B91037" w:rsidR="004D1307" w:rsidRDefault="004D1307">
            <w:pPr>
              <w:pStyle w:val="Body"/>
            </w:pPr>
            <w:r>
              <w:t>1.8V</w:t>
            </w:r>
          </w:p>
        </w:tc>
        <w:tc>
          <w:tcPr>
            <w:tcW w:w="726" w:type="pct"/>
          </w:tcPr>
          <w:p w14:paraId="40B8F6F2" w14:textId="6CEFE8D5" w:rsidR="004D1307" w:rsidRDefault="004D1307">
            <w:pPr>
              <w:pStyle w:val="Body"/>
            </w:pPr>
            <w:r>
              <w:t>7%</w:t>
            </w:r>
          </w:p>
        </w:tc>
        <w:tc>
          <w:tcPr>
            <w:tcW w:w="842" w:type="pct"/>
          </w:tcPr>
          <w:p w14:paraId="12E674A3" w14:textId="77777777" w:rsidR="004D1307" w:rsidRDefault="004D1307">
            <w:pPr>
              <w:pStyle w:val="Body"/>
            </w:pPr>
          </w:p>
        </w:tc>
        <w:tc>
          <w:tcPr>
            <w:tcW w:w="511" w:type="pct"/>
          </w:tcPr>
          <w:p w14:paraId="2E155913" w14:textId="77777777" w:rsidR="004D1307" w:rsidRDefault="004D1307">
            <w:pPr>
              <w:pStyle w:val="Body"/>
            </w:pPr>
          </w:p>
        </w:tc>
        <w:tc>
          <w:tcPr>
            <w:tcW w:w="1011" w:type="pct"/>
            <w:vMerge w:val="restart"/>
          </w:tcPr>
          <w:p w14:paraId="0406E8CD" w14:textId="709CBB31" w:rsidR="004D1307" w:rsidRDefault="004D1307">
            <w:pPr>
              <w:pStyle w:val="Body"/>
            </w:pPr>
            <w:r>
              <w:t>+/-5% full performance, +/-7% full fonctionality</w:t>
            </w:r>
          </w:p>
        </w:tc>
      </w:tr>
      <w:tr w:rsidR="004D1307" w14:paraId="3F86C851" w14:textId="77777777" w:rsidTr="00665719">
        <w:tc>
          <w:tcPr>
            <w:tcW w:w="856" w:type="pct"/>
          </w:tcPr>
          <w:p w14:paraId="4872D7FE" w14:textId="5B803B6E" w:rsidR="004D1307" w:rsidRDefault="004D1307">
            <w:pPr>
              <w:pStyle w:val="Body"/>
            </w:pPr>
            <w:r>
              <w:t>Input LDO supply</w:t>
            </w:r>
          </w:p>
        </w:tc>
        <w:tc>
          <w:tcPr>
            <w:tcW w:w="511" w:type="pct"/>
          </w:tcPr>
          <w:p w14:paraId="78D5112C" w14:textId="6101EF38" w:rsidR="004D1307" w:rsidRDefault="004D1307">
            <w:pPr>
              <w:pStyle w:val="Body"/>
            </w:pPr>
            <w:r>
              <w:t>1.45V-7%</w:t>
            </w:r>
          </w:p>
        </w:tc>
        <w:tc>
          <w:tcPr>
            <w:tcW w:w="544" w:type="pct"/>
          </w:tcPr>
          <w:p w14:paraId="2100C663" w14:textId="5B0A377A" w:rsidR="004D1307" w:rsidRDefault="004D1307">
            <w:pPr>
              <w:pStyle w:val="Body"/>
            </w:pPr>
            <w:r>
              <w:t>1.45V</w:t>
            </w:r>
          </w:p>
        </w:tc>
        <w:tc>
          <w:tcPr>
            <w:tcW w:w="726" w:type="pct"/>
          </w:tcPr>
          <w:p w14:paraId="35C7921E" w14:textId="4AC41FBA" w:rsidR="004D1307" w:rsidRDefault="004D1307">
            <w:pPr>
              <w:pStyle w:val="Body"/>
            </w:pPr>
            <w:r>
              <w:t>1.45V+7%</w:t>
            </w:r>
          </w:p>
        </w:tc>
        <w:tc>
          <w:tcPr>
            <w:tcW w:w="842" w:type="pct"/>
          </w:tcPr>
          <w:p w14:paraId="443D4DAF" w14:textId="224DE83C" w:rsidR="004D1307" w:rsidRDefault="004D1307">
            <w:pPr>
              <w:pStyle w:val="Body"/>
            </w:pPr>
            <w:r>
              <w:t>V</w:t>
            </w:r>
          </w:p>
        </w:tc>
        <w:tc>
          <w:tcPr>
            <w:tcW w:w="511" w:type="pct"/>
          </w:tcPr>
          <w:p w14:paraId="7EDA02AB" w14:textId="77777777" w:rsidR="004D1307" w:rsidRDefault="004D1307">
            <w:pPr>
              <w:pStyle w:val="Body"/>
            </w:pPr>
          </w:p>
        </w:tc>
        <w:tc>
          <w:tcPr>
            <w:tcW w:w="1011" w:type="pct"/>
            <w:vMerge/>
          </w:tcPr>
          <w:p w14:paraId="0CA560FF" w14:textId="77777777" w:rsidR="004D1307" w:rsidRDefault="004D1307">
            <w:pPr>
              <w:pStyle w:val="Body"/>
            </w:pPr>
          </w:p>
        </w:tc>
      </w:tr>
      <w:tr w:rsidR="004D1307" w14:paraId="5970439F" w14:textId="77777777" w:rsidTr="00665719">
        <w:tc>
          <w:tcPr>
            <w:tcW w:w="856" w:type="pct"/>
          </w:tcPr>
          <w:p w14:paraId="55639576" w14:textId="0DAFEA39" w:rsidR="004D1307" w:rsidRDefault="004D1307">
            <w:pPr>
              <w:pStyle w:val="Body"/>
            </w:pPr>
            <w:r>
              <w:t>Supply LDO out</w:t>
            </w:r>
          </w:p>
        </w:tc>
        <w:tc>
          <w:tcPr>
            <w:tcW w:w="511" w:type="pct"/>
          </w:tcPr>
          <w:p w14:paraId="6869B1B9" w14:textId="733B613F" w:rsidR="004D1307" w:rsidRDefault="004D1307">
            <w:pPr>
              <w:pStyle w:val="Body"/>
            </w:pPr>
            <w:r>
              <w:t>0.9V-7%</w:t>
            </w:r>
          </w:p>
          <w:p w14:paraId="39D3E897" w14:textId="480E9DE8" w:rsidR="004D1307" w:rsidRDefault="004D1307">
            <w:pPr>
              <w:pStyle w:val="Body"/>
            </w:pPr>
          </w:p>
        </w:tc>
        <w:tc>
          <w:tcPr>
            <w:tcW w:w="544" w:type="pct"/>
          </w:tcPr>
          <w:p w14:paraId="118EAF4B" w14:textId="77777777" w:rsidR="004D1307" w:rsidRDefault="004D1307">
            <w:pPr>
              <w:pStyle w:val="Body"/>
            </w:pPr>
          </w:p>
        </w:tc>
        <w:tc>
          <w:tcPr>
            <w:tcW w:w="726" w:type="pct"/>
          </w:tcPr>
          <w:p w14:paraId="29E779D5" w14:textId="77777777" w:rsidR="004D1307" w:rsidRDefault="004D1307">
            <w:pPr>
              <w:pStyle w:val="Body"/>
            </w:pPr>
          </w:p>
        </w:tc>
        <w:tc>
          <w:tcPr>
            <w:tcW w:w="842" w:type="pct"/>
          </w:tcPr>
          <w:p w14:paraId="3039B2F4" w14:textId="73CC9609" w:rsidR="004D1307" w:rsidRDefault="004D1307">
            <w:pPr>
              <w:pStyle w:val="Body"/>
            </w:pPr>
            <w:r>
              <w:t>0.9V+7%</w:t>
            </w:r>
          </w:p>
          <w:p w14:paraId="3092F490" w14:textId="0AA4BF6C" w:rsidR="004D1307" w:rsidRDefault="004D1307">
            <w:pPr>
              <w:pStyle w:val="Body"/>
            </w:pPr>
          </w:p>
        </w:tc>
        <w:tc>
          <w:tcPr>
            <w:tcW w:w="511" w:type="pct"/>
          </w:tcPr>
          <w:p w14:paraId="10BCFB74" w14:textId="77777777" w:rsidR="004D1307" w:rsidRDefault="004D1307">
            <w:pPr>
              <w:pStyle w:val="Body"/>
            </w:pPr>
          </w:p>
        </w:tc>
        <w:tc>
          <w:tcPr>
            <w:tcW w:w="1011" w:type="pct"/>
            <w:vMerge/>
          </w:tcPr>
          <w:p w14:paraId="3D073B07" w14:textId="77777777" w:rsidR="004D1307" w:rsidRDefault="004D1307">
            <w:pPr>
              <w:pStyle w:val="Body"/>
            </w:pPr>
          </w:p>
        </w:tc>
      </w:tr>
      <w:tr w:rsidR="00CC17C5" w14:paraId="74CC68F8" w14:textId="77777777" w:rsidTr="00665719">
        <w:tc>
          <w:tcPr>
            <w:tcW w:w="856" w:type="pct"/>
          </w:tcPr>
          <w:p w14:paraId="42DF20EC" w14:textId="77777777" w:rsidR="005822DD" w:rsidRDefault="005822DD">
            <w:pPr>
              <w:pStyle w:val="Body"/>
            </w:pPr>
            <w:r>
              <w:t>RF range1</w:t>
            </w:r>
          </w:p>
        </w:tc>
        <w:tc>
          <w:tcPr>
            <w:tcW w:w="511" w:type="pct"/>
          </w:tcPr>
          <w:p w14:paraId="04FEE8BC" w14:textId="77777777" w:rsidR="005822DD" w:rsidRDefault="005822DD">
            <w:pPr>
              <w:pStyle w:val="Body"/>
            </w:pPr>
            <w:r>
              <w:t>76</w:t>
            </w:r>
          </w:p>
        </w:tc>
        <w:tc>
          <w:tcPr>
            <w:tcW w:w="544" w:type="pct"/>
          </w:tcPr>
          <w:p w14:paraId="42333675" w14:textId="77777777" w:rsidR="005822DD" w:rsidRDefault="005822DD">
            <w:pPr>
              <w:pStyle w:val="Body"/>
            </w:pPr>
          </w:p>
        </w:tc>
        <w:tc>
          <w:tcPr>
            <w:tcW w:w="726" w:type="pct"/>
          </w:tcPr>
          <w:p w14:paraId="41BD0F41" w14:textId="77777777" w:rsidR="005822DD" w:rsidRDefault="005822DD">
            <w:pPr>
              <w:pStyle w:val="Body"/>
            </w:pPr>
            <w:r>
              <w:t>81GHz</w:t>
            </w:r>
          </w:p>
        </w:tc>
        <w:tc>
          <w:tcPr>
            <w:tcW w:w="842" w:type="pct"/>
          </w:tcPr>
          <w:p w14:paraId="0CFF07E8" w14:textId="77777777" w:rsidR="005822DD" w:rsidRDefault="005822DD">
            <w:pPr>
              <w:pStyle w:val="Body"/>
            </w:pPr>
          </w:p>
        </w:tc>
        <w:tc>
          <w:tcPr>
            <w:tcW w:w="511" w:type="pct"/>
          </w:tcPr>
          <w:p w14:paraId="2EDF1A36" w14:textId="77777777" w:rsidR="005822DD" w:rsidRDefault="005822DD">
            <w:pPr>
              <w:pStyle w:val="Body"/>
            </w:pPr>
          </w:p>
        </w:tc>
        <w:tc>
          <w:tcPr>
            <w:tcW w:w="1011" w:type="pct"/>
          </w:tcPr>
          <w:p w14:paraId="3FFD55AB" w14:textId="77777777" w:rsidR="005822DD" w:rsidRDefault="005822DD">
            <w:pPr>
              <w:pStyle w:val="Body"/>
            </w:pPr>
          </w:p>
        </w:tc>
      </w:tr>
      <w:tr w:rsidR="00CC17C5" w14:paraId="7FC6257B" w14:textId="77777777" w:rsidTr="00665719">
        <w:tc>
          <w:tcPr>
            <w:tcW w:w="856" w:type="pct"/>
          </w:tcPr>
          <w:p w14:paraId="60E3E8DA" w14:textId="77777777" w:rsidR="005822DD" w:rsidRDefault="005822DD">
            <w:pPr>
              <w:pStyle w:val="Body"/>
            </w:pPr>
            <w:r>
              <w:t>RF range2</w:t>
            </w:r>
          </w:p>
        </w:tc>
        <w:tc>
          <w:tcPr>
            <w:tcW w:w="511" w:type="pct"/>
          </w:tcPr>
          <w:p w14:paraId="2268EFA7" w14:textId="77777777" w:rsidR="005822DD" w:rsidRDefault="005822DD">
            <w:pPr>
              <w:pStyle w:val="Body"/>
            </w:pPr>
            <w:r>
              <w:t>38</w:t>
            </w:r>
          </w:p>
        </w:tc>
        <w:tc>
          <w:tcPr>
            <w:tcW w:w="544" w:type="pct"/>
          </w:tcPr>
          <w:p w14:paraId="2EBEA832" w14:textId="77777777" w:rsidR="005822DD" w:rsidRDefault="005822DD">
            <w:pPr>
              <w:pStyle w:val="Body"/>
            </w:pPr>
          </w:p>
        </w:tc>
        <w:tc>
          <w:tcPr>
            <w:tcW w:w="726" w:type="pct"/>
          </w:tcPr>
          <w:p w14:paraId="6347476D" w14:textId="77777777" w:rsidR="005822DD" w:rsidRDefault="005822DD">
            <w:pPr>
              <w:pStyle w:val="Body"/>
            </w:pPr>
            <w:r>
              <w:t>40.5GHz</w:t>
            </w:r>
          </w:p>
        </w:tc>
        <w:tc>
          <w:tcPr>
            <w:tcW w:w="842" w:type="pct"/>
          </w:tcPr>
          <w:p w14:paraId="408C0274" w14:textId="77777777" w:rsidR="005822DD" w:rsidRDefault="005822DD">
            <w:pPr>
              <w:pStyle w:val="Body"/>
            </w:pPr>
          </w:p>
        </w:tc>
        <w:tc>
          <w:tcPr>
            <w:tcW w:w="511" w:type="pct"/>
          </w:tcPr>
          <w:p w14:paraId="5646FE85" w14:textId="77777777" w:rsidR="005822DD" w:rsidRDefault="005822DD">
            <w:pPr>
              <w:pStyle w:val="Body"/>
            </w:pPr>
          </w:p>
        </w:tc>
        <w:tc>
          <w:tcPr>
            <w:tcW w:w="1011" w:type="pct"/>
          </w:tcPr>
          <w:p w14:paraId="7C9F211C" w14:textId="77777777" w:rsidR="005822DD" w:rsidRDefault="005822DD">
            <w:pPr>
              <w:pStyle w:val="Body"/>
            </w:pPr>
          </w:p>
        </w:tc>
      </w:tr>
      <w:tr w:rsidR="00CC17C5" w14:paraId="167A37D4" w14:textId="77777777" w:rsidTr="00665719">
        <w:tc>
          <w:tcPr>
            <w:tcW w:w="856" w:type="pct"/>
          </w:tcPr>
          <w:p w14:paraId="5A0F4DEE" w14:textId="0ACAF852" w:rsidR="005D77FD" w:rsidRDefault="005D77FD">
            <w:pPr>
              <w:pStyle w:val="Body"/>
            </w:pPr>
            <w:r>
              <w:t>RF range3</w:t>
            </w:r>
          </w:p>
        </w:tc>
        <w:tc>
          <w:tcPr>
            <w:tcW w:w="511" w:type="pct"/>
          </w:tcPr>
          <w:p w14:paraId="182D8E50" w14:textId="2B462D71" w:rsidR="005D77FD" w:rsidRPr="00665719" w:rsidRDefault="00665719">
            <w:pPr>
              <w:pStyle w:val="Body"/>
            </w:pPr>
            <w:ins w:id="299" w:author="Ayoub Rifai" w:date="2021-03-23T11:20:00Z">
              <w:r w:rsidRPr="00665719">
                <w:rPr>
                  <w:rPrChange w:id="300" w:author="Ayoub Rifai" w:date="2021-03-23T11:21:00Z">
                    <w:rPr>
                      <w:highlight w:val="yellow"/>
                    </w:rPr>
                  </w:rPrChange>
                </w:rPr>
                <w:t>5</w:t>
              </w:r>
            </w:ins>
            <w:del w:id="301" w:author="Ayoub Rifai" w:date="2021-03-23T11:20:00Z">
              <w:r w:rsidR="005D77FD" w:rsidRPr="00665719" w:rsidDel="00665719">
                <w:rPr>
                  <w:rPrChange w:id="302" w:author="Ayoub Rifai" w:date="2021-03-23T11:21:00Z">
                    <w:rPr>
                      <w:highlight w:val="yellow"/>
                    </w:rPr>
                  </w:rPrChange>
                </w:rPr>
                <w:delText>1</w:delText>
              </w:r>
            </w:del>
            <w:r w:rsidR="005D77FD" w:rsidRPr="00665719">
              <w:rPr>
                <w:rPrChange w:id="303" w:author="Ayoub Rifai" w:date="2021-03-23T11:21:00Z">
                  <w:rPr>
                    <w:highlight w:val="yellow"/>
                  </w:rPr>
                </w:rPrChange>
              </w:rPr>
              <w:t>GHz-tbd</w:t>
            </w:r>
          </w:p>
        </w:tc>
        <w:tc>
          <w:tcPr>
            <w:tcW w:w="544" w:type="pct"/>
          </w:tcPr>
          <w:p w14:paraId="26B9474A" w14:textId="77777777" w:rsidR="005D77FD" w:rsidRPr="00665719" w:rsidRDefault="005D77FD">
            <w:pPr>
              <w:pStyle w:val="Body"/>
              <w:rPr>
                <w:rPrChange w:id="304" w:author="Ayoub Rifai" w:date="2021-03-23T11:21:00Z">
                  <w:rPr/>
                </w:rPrChange>
              </w:rPr>
            </w:pPr>
          </w:p>
        </w:tc>
        <w:tc>
          <w:tcPr>
            <w:tcW w:w="726" w:type="pct"/>
          </w:tcPr>
          <w:p w14:paraId="2CF0AC83" w14:textId="078CA34C" w:rsidR="005D77FD" w:rsidRPr="00665719" w:rsidRDefault="005D77FD">
            <w:pPr>
              <w:pStyle w:val="Body"/>
            </w:pPr>
            <w:r w:rsidRPr="00665719">
              <w:rPr>
                <w:highlight w:val="yellow"/>
                <w:rPrChange w:id="305" w:author="Ayoub Rifai" w:date="2021-03-23T11:21:00Z">
                  <w:rPr>
                    <w:highlight w:val="yellow"/>
                  </w:rPr>
                </w:rPrChange>
              </w:rPr>
              <w:t>81GHz</w:t>
            </w:r>
          </w:p>
        </w:tc>
        <w:tc>
          <w:tcPr>
            <w:tcW w:w="842" w:type="pct"/>
          </w:tcPr>
          <w:p w14:paraId="2816F422" w14:textId="77777777" w:rsidR="005D77FD" w:rsidRPr="00665719" w:rsidRDefault="005D77FD">
            <w:pPr>
              <w:pStyle w:val="Body"/>
              <w:rPr>
                <w:rPrChange w:id="306" w:author="Ayoub Rifai" w:date="2021-03-23T11:21:00Z">
                  <w:rPr/>
                </w:rPrChange>
              </w:rPr>
            </w:pPr>
          </w:p>
        </w:tc>
        <w:tc>
          <w:tcPr>
            <w:tcW w:w="511" w:type="pct"/>
          </w:tcPr>
          <w:p w14:paraId="13A08E53" w14:textId="77777777" w:rsidR="005D77FD" w:rsidRPr="00665719" w:rsidRDefault="005D77FD">
            <w:pPr>
              <w:pStyle w:val="Body"/>
              <w:rPr>
                <w:rPrChange w:id="307" w:author="Ayoub Rifai" w:date="2021-03-23T11:21:00Z">
                  <w:rPr/>
                </w:rPrChange>
              </w:rPr>
            </w:pPr>
          </w:p>
        </w:tc>
        <w:tc>
          <w:tcPr>
            <w:tcW w:w="1011" w:type="pct"/>
          </w:tcPr>
          <w:p w14:paraId="1180D50E" w14:textId="72935BF3" w:rsidR="005D77FD" w:rsidRPr="00665719" w:rsidRDefault="009611D0">
            <w:pPr>
              <w:pStyle w:val="Body"/>
              <w:rPr>
                <w:rPrChange w:id="308" w:author="Ayoub Rifai" w:date="2021-03-23T11:21:00Z">
                  <w:rPr/>
                </w:rPrChange>
              </w:rPr>
            </w:pPr>
            <w:r w:rsidRPr="00665719">
              <w:rPr>
                <w:rPrChange w:id="309" w:author="Ayoub Rifai" w:date="2021-03-23T11:21:00Z">
                  <w:rPr>
                    <w:highlight w:val="yellow"/>
                  </w:rPr>
                </w:rPrChange>
              </w:rPr>
              <w:t>For ATB</w:t>
            </w:r>
            <w:r w:rsidRPr="00665719">
              <w:t xml:space="preserve"> </w:t>
            </w:r>
          </w:p>
        </w:tc>
      </w:tr>
      <w:tr w:rsidR="00CC17C5" w14:paraId="452F3327" w14:textId="77777777" w:rsidTr="00665719">
        <w:tc>
          <w:tcPr>
            <w:tcW w:w="856" w:type="pct"/>
          </w:tcPr>
          <w:p w14:paraId="70F4FA45" w14:textId="2E977584" w:rsidR="00CC17C5" w:rsidRDefault="00CC17C5">
            <w:pPr>
              <w:pStyle w:val="Body"/>
            </w:pPr>
            <w:r>
              <w:t>Input voltage range 1</w:t>
            </w:r>
          </w:p>
        </w:tc>
        <w:tc>
          <w:tcPr>
            <w:tcW w:w="511" w:type="pct"/>
          </w:tcPr>
          <w:p w14:paraId="01323017" w14:textId="4295C2A7" w:rsidR="00CC17C5" w:rsidRDefault="00CC17C5">
            <w:pPr>
              <w:pStyle w:val="Body"/>
            </w:pPr>
            <w:r>
              <w:t>1</w:t>
            </w:r>
            <w:ins w:id="310" w:author="Ayoub Rifai" w:date="2021-03-23T11:21:00Z">
              <w:r w:rsidR="00665719">
                <w:t>1</w:t>
              </w:r>
            </w:ins>
            <w:del w:id="311" w:author="Ayoub Rifai" w:date="2021-03-23T11:21:00Z">
              <w:r w:rsidDel="00665719">
                <w:delText>4</w:delText>
              </w:r>
            </w:del>
            <w:r>
              <w:t>0</w:t>
            </w:r>
          </w:p>
        </w:tc>
        <w:tc>
          <w:tcPr>
            <w:tcW w:w="544" w:type="pct"/>
          </w:tcPr>
          <w:p w14:paraId="7D6BA21E" w14:textId="77777777" w:rsidR="00CC17C5" w:rsidRDefault="00CC17C5">
            <w:pPr>
              <w:pStyle w:val="Body"/>
            </w:pPr>
          </w:p>
        </w:tc>
        <w:tc>
          <w:tcPr>
            <w:tcW w:w="726" w:type="pct"/>
          </w:tcPr>
          <w:p w14:paraId="253748D8" w14:textId="6D50584A" w:rsidR="00CC17C5" w:rsidRDefault="004D1307">
            <w:pPr>
              <w:pStyle w:val="Body"/>
            </w:pPr>
            <w:r>
              <w:t>1100</w:t>
            </w:r>
          </w:p>
        </w:tc>
        <w:tc>
          <w:tcPr>
            <w:tcW w:w="842" w:type="pct"/>
          </w:tcPr>
          <w:p w14:paraId="54F253B8" w14:textId="3020FF21" w:rsidR="00CC17C5" w:rsidRDefault="00CC17C5">
            <w:pPr>
              <w:pStyle w:val="Body"/>
            </w:pPr>
            <w:r>
              <w:t>mVpkd</w:t>
            </w:r>
          </w:p>
        </w:tc>
        <w:tc>
          <w:tcPr>
            <w:tcW w:w="511" w:type="pct"/>
          </w:tcPr>
          <w:p w14:paraId="6F829E18" w14:textId="77777777" w:rsidR="00CC17C5" w:rsidRDefault="00CC17C5">
            <w:pPr>
              <w:pStyle w:val="Body"/>
            </w:pPr>
          </w:p>
        </w:tc>
        <w:tc>
          <w:tcPr>
            <w:tcW w:w="1011" w:type="pct"/>
          </w:tcPr>
          <w:p w14:paraId="00F80046" w14:textId="52533BCE" w:rsidR="00CC17C5" w:rsidRDefault="00CC17C5">
            <w:pPr>
              <w:pStyle w:val="Body"/>
            </w:pPr>
            <w:r>
              <w:t xml:space="preserve">Above </w:t>
            </w:r>
            <w:r w:rsidR="004D1307">
              <w:t>1100</w:t>
            </w:r>
            <w:r>
              <w:t xml:space="preserve">mVpkd </w:t>
            </w:r>
            <w:r w:rsidR="004D1307">
              <w:t>voltage &gt; voltage (1100mv)</w:t>
            </w:r>
            <w:r>
              <w:t xml:space="preserve"> </w:t>
            </w:r>
          </w:p>
        </w:tc>
      </w:tr>
      <w:tr w:rsidR="00CC17C5" w14:paraId="5300ECE0" w14:textId="77777777" w:rsidTr="00665719">
        <w:tc>
          <w:tcPr>
            <w:tcW w:w="856" w:type="pct"/>
          </w:tcPr>
          <w:p w14:paraId="4B8EE344" w14:textId="52347561" w:rsidR="00CC17C5" w:rsidRDefault="00CC17C5">
            <w:pPr>
              <w:pStyle w:val="Body"/>
            </w:pPr>
            <w:r>
              <w:t>Input voltage range 2</w:t>
            </w:r>
          </w:p>
        </w:tc>
        <w:tc>
          <w:tcPr>
            <w:tcW w:w="511" w:type="pct"/>
          </w:tcPr>
          <w:p w14:paraId="43B1885C" w14:textId="5EB7087C" w:rsidR="00CC17C5" w:rsidRDefault="00CC17C5">
            <w:pPr>
              <w:pStyle w:val="Body"/>
            </w:pPr>
            <w:r>
              <w:t>80</w:t>
            </w:r>
          </w:p>
        </w:tc>
        <w:tc>
          <w:tcPr>
            <w:tcW w:w="544" w:type="pct"/>
          </w:tcPr>
          <w:p w14:paraId="0CC91767" w14:textId="77777777" w:rsidR="00CC17C5" w:rsidRDefault="00CC17C5">
            <w:pPr>
              <w:pStyle w:val="Body"/>
            </w:pPr>
          </w:p>
        </w:tc>
        <w:tc>
          <w:tcPr>
            <w:tcW w:w="726" w:type="pct"/>
          </w:tcPr>
          <w:p w14:paraId="19938610" w14:textId="06596154" w:rsidR="00CC17C5" w:rsidRDefault="00CC17C5">
            <w:pPr>
              <w:pStyle w:val="Body"/>
            </w:pPr>
            <w:r>
              <w:t>1</w:t>
            </w:r>
            <w:ins w:id="312" w:author="Ayoub Rifai" w:date="2021-03-23T11:21:00Z">
              <w:r w:rsidR="00665719">
                <w:t>1</w:t>
              </w:r>
            </w:ins>
            <w:del w:id="313" w:author="Ayoub Rifai" w:date="2021-03-23T11:21:00Z">
              <w:r w:rsidDel="00665719">
                <w:delText>4</w:delText>
              </w:r>
            </w:del>
            <w:r>
              <w:t>0</w:t>
            </w:r>
          </w:p>
        </w:tc>
        <w:tc>
          <w:tcPr>
            <w:tcW w:w="842" w:type="pct"/>
          </w:tcPr>
          <w:p w14:paraId="4B8ADDC4" w14:textId="561695B1" w:rsidR="00CC17C5" w:rsidRDefault="00CC17C5">
            <w:pPr>
              <w:pStyle w:val="Body"/>
            </w:pPr>
            <w:r>
              <w:t>mVpkd</w:t>
            </w:r>
          </w:p>
        </w:tc>
        <w:tc>
          <w:tcPr>
            <w:tcW w:w="511" w:type="pct"/>
          </w:tcPr>
          <w:p w14:paraId="296A8CC2" w14:textId="77777777" w:rsidR="00CC17C5" w:rsidRDefault="00CC17C5">
            <w:pPr>
              <w:pStyle w:val="Body"/>
            </w:pPr>
          </w:p>
        </w:tc>
        <w:tc>
          <w:tcPr>
            <w:tcW w:w="1011" w:type="pct"/>
          </w:tcPr>
          <w:p w14:paraId="77A6BF2C" w14:textId="77777777" w:rsidR="00CC17C5" w:rsidRDefault="00CC17C5">
            <w:pPr>
              <w:pStyle w:val="Body"/>
            </w:pPr>
          </w:p>
        </w:tc>
      </w:tr>
      <w:tr w:rsidR="00CC17C5" w14:paraId="16231F43" w14:textId="77777777" w:rsidTr="00665719">
        <w:tc>
          <w:tcPr>
            <w:tcW w:w="856" w:type="pct"/>
          </w:tcPr>
          <w:p w14:paraId="6BF9CA4D" w14:textId="6110C66B" w:rsidR="00CC17C5" w:rsidRDefault="00CC17C5">
            <w:pPr>
              <w:pStyle w:val="Body"/>
            </w:pPr>
            <w:r>
              <w:t>Total input voltage range</w:t>
            </w:r>
          </w:p>
        </w:tc>
        <w:tc>
          <w:tcPr>
            <w:tcW w:w="511" w:type="pct"/>
          </w:tcPr>
          <w:p w14:paraId="68D2CC2E" w14:textId="14F27519" w:rsidR="00CC17C5" w:rsidRDefault="00CC17C5">
            <w:pPr>
              <w:pStyle w:val="Body"/>
            </w:pPr>
            <w:r>
              <w:t>80</w:t>
            </w:r>
          </w:p>
        </w:tc>
        <w:tc>
          <w:tcPr>
            <w:tcW w:w="544" w:type="pct"/>
          </w:tcPr>
          <w:p w14:paraId="79EFE33D" w14:textId="77777777" w:rsidR="00CC17C5" w:rsidRDefault="00CC17C5">
            <w:pPr>
              <w:pStyle w:val="Body"/>
            </w:pPr>
          </w:p>
        </w:tc>
        <w:tc>
          <w:tcPr>
            <w:tcW w:w="726" w:type="pct"/>
          </w:tcPr>
          <w:p w14:paraId="02ED95E6" w14:textId="5E2A3A2E" w:rsidR="00CC17C5" w:rsidRDefault="004D1307">
            <w:pPr>
              <w:pStyle w:val="Body"/>
            </w:pPr>
            <w:r>
              <w:t>1100</w:t>
            </w:r>
          </w:p>
        </w:tc>
        <w:tc>
          <w:tcPr>
            <w:tcW w:w="842" w:type="pct"/>
          </w:tcPr>
          <w:p w14:paraId="6F9C3A0C" w14:textId="7C68F0AF" w:rsidR="00CC17C5" w:rsidRDefault="00CC17C5">
            <w:pPr>
              <w:pStyle w:val="Body"/>
            </w:pPr>
            <w:r>
              <w:t>mVpkd</w:t>
            </w:r>
          </w:p>
        </w:tc>
        <w:tc>
          <w:tcPr>
            <w:tcW w:w="511" w:type="pct"/>
          </w:tcPr>
          <w:p w14:paraId="576BBF9E" w14:textId="77777777" w:rsidR="00CC17C5" w:rsidRDefault="00CC17C5">
            <w:pPr>
              <w:pStyle w:val="Body"/>
            </w:pPr>
          </w:p>
        </w:tc>
        <w:tc>
          <w:tcPr>
            <w:tcW w:w="1011" w:type="pct"/>
          </w:tcPr>
          <w:p w14:paraId="5BA2F879" w14:textId="65EE8EDB" w:rsidR="00CC17C5" w:rsidRDefault="004D1307">
            <w:pPr>
              <w:pStyle w:val="Body"/>
            </w:pPr>
            <w:r>
              <w:t>For PA cal</w:t>
            </w:r>
          </w:p>
        </w:tc>
      </w:tr>
      <w:tr w:rsidR="00CC17C5" w14:paraId="0A67607D" w14:textId="77777777" w:rsidTr="00665719">
        <w:tc>
          <w:tcPr>
            <w:tcW w:w="856" w:type="pct"/>
          </w:tcPr>
          <w:p w14:paraId="75C7CBB4" w14:textId="1E4C9527" w:rsidR="00CC17C5" w:rsidRDefault="00CC17C5">
            <w:pPr>
              <w:pStyle w:val="Body"/>
            </w:pPr>
            <w:r>
              <w:t>Accuracy of PPD core for input voltages range1</w:t>
            </w:r>
          </w:p>
        </w:tc>
        <w:tc>
          <w:tcPr>
            <w:tcW w:w="511" w:type="pct"/>
          </w:tcPr>
          <w:p w14:paraId="0CDEBE37" w14:textId="77018D76" w:rsidR="00CC17C5" w:rsidRDefault="00CC17C5">
            <w:pPr>
              <w:pStyle w:val="Body"/>
            </w:pPr>
            <w:r>
              <w:t>-0.35</w:t>
            </w:r>
          </w:p>
        </w:tc>
        <w:tc>
          <w:tcPr>
            <w:tcW w:w="544" w:type="pct"/>
          </w:tcPr>
          <w:p w14:paraId="58340757" w14:textId="77777777" w:rsidR="00CC17C5" w:rsidRDefault="00CC17C5">
            <w:pPr>
              <w:pStyle w:val="Body"/>
            </w:pPr>
          </w:p>
        </w:tc>
        <w:tc>
          <w:tcPr>
            <w:tcW w:w="726" w:type="pct"/>
          </w:tcPr>
          <w:p w14:paraId="5F0A79C2" w14:textId="7B02AA78" w:rsidR="00CC17C5" w:rsidRDefault="00CC17C5">
            <w:pPr>
              <w:pStyle w:val="Body"/>
            </w:pPr>
            <w:r>
              <w:t>0.35</w:t>
            </w:r>
          </w:p>
        </w:tc>
        <w:tc>
          <w:tcPr>
            <w:tcW w:w="842" w:type="pct"/>
          </w:tcPr>
          <w:p w14:paraId="2FEDE98F" w14:textId="3052AB5D" w:rsidR="00CC17C5" w:rsidRDefault="00CC17C5">
            <w:pPr>
              <w:pStyle w:val="Body"/>
            </w:pPr>
            <w:r>
              <w:t xml:space="preserve">dB </w:t>
            </w:r>
          </w:p>
        </w:tc>
        <w:tc>
          <w:tcPr>
            <w:tcW w:w="511" w:type="pct"/>
          </w:tcPr>
          <w:p w14:paraId="5525E3DF" w14:textId="77777777" w:rsidR="00CC17C5" w:rsidRDefault="00CC17C5">
            <w:pPr>
              <w:pStyle w:val="Body"/>
            </w:pPr>
          </w:p>
        </w:tc>
        <w:tc>
          <w:tcPr>
            <w:tcW w:w="1011" w:type="pct"/>
          </w:tcPr>
          <w:p w14:paraId="4E27F983" w14:textId="77777777" w:rsidR="004D1307" w:rsidRDefault="00CC17C5">
            <w:pPr>
              <w:pStyle w:val="Body"/>
            </w:pPr>
            <w:r>
              <w:t>PVT&amp;mismatch</w:t>
            </w:r>
          </w:p>
          <w:p w14:paraId="29A3C272" w14:textId="71210996" w:rsidR="00CC17C5" w:rsidRDefault="004D1307">
            <w:pPr>
              <w:pStyle w:val="Body"/>
            </w:pPr>
            <w:r w:rsidRPr="004D1307">
              <w:t>accuracy of PPD in standalone (not including VGA, ADC)</w:t>
            </w:r>
            <w:r w:rsidR="00CC17C5">
              <w:t xml:space="preserve"> </w:t>
            </w:r>
          </w:p>
        </w:tc>
      </w:tr>
      <w:tr w:rsidR="00CC17C5" w14:paraId="5DB8A536" w14:textId="77777777" w:rsidTr="00665719">
        <w:tc>
          <w:tcPr>
            <w:tcW w:w="856" w:type="pct"/>
          </w:tcPr>
          <w:p w14:paraId="7F0DFD0B" w14:textId="77777777" w:rsidR="00CC17C5" w:rsidRDefault="00CC17C5">
            <w:pPr>
              <w:pStyle w:val="Body"/>
            </w:pPr>
            <w:r>
              <w:t>Total PPD accuracy (including ADC) for input voltage range1 with ADC</w:t>
            </w:r>
          </w:p>
        </w:tc>
        <w:tc>
          <w:tcPr>
            <w:tcW w:w="511" w:type="pct"/>
          </w:tcPr>
          <w:p w14:paraId="56B17832" w14:textId="77777777" w:rsidR="00CC17C5" w:rsidRDefault="00CC17C5">
            <w:pPr>
              <w:pStyle w:val="Body"/>
            </w:pPr>
            <w:r>
              <w:t>-0.5</w:t>
            </w:r>
          </w:p>
        </w:tc>
        <w:tc>
          <w:tcPr>
            <w:tcW w:w="544" w:type="pct"/>
          </w:tcPr>
          <w:p w14:paraId="715CF0E6" w14:textId="77777777" w:rsidR="00CC17C5" w:rsidRDefault="00CC17C5">
            <w:pPr>
              <w:pStyle w:val="Body"/>
            </w:pPr>
          </w:p>
        </w:tc>
        <w:tc>
          <w:tcPr>
            <w:tcW w:w="726" w:type="pct"/>
          </w:tcPr>
          <w:p w14:paraId="1592A67C" w14:textId="77777777" w:rsidR="00CC17C5" w:rsidRDefault="00CC17C5">
            <w:pPr>
              <w:pStyle w:val="Body"/>
            </w:pPr>
            <w:r>
              <w:t>0.5</w:t>
            </w:r>
          </w:p>
        </w:tc>
        <w:tc>
          <w:tcPr>
            <w:tcW w:w="842" w:type="pct"/>
          </w:tcPr>
          <w:p w14:paraId="3609B17F" w14:textId="77777777" w:rsidR="00CC17C5" w:rsidRDefault="00CC17C5">
            <w:pPr>
              <w:pStyle w:val="Body"/>
            </w:pPr>
            <w:r>
              <w:t>dB</w:t>
            </w:r>
          </w:p>
        </w:tc>
        <w:tc>
          <w:tcPr>
            <w:tcW w:w="511" w:type="pct"/>
          </w:tcPr>
          <w:p w14:paraId="2CEB35CC" w14:textId="77777777" w:rsidR="00CC17C5" w:rsidRDefault="00CC17C5">
            <w:pPr>
              <w:pStyle w:val="Body"/>
            </w:pPr>
          </w:p>
        </w:tc>
        <w:tc>
          <w:tcPr>
            <w:tcW w:w="1011" w:type="pct"/>
          </w:tcPr>
          <w:p w14:paraId="567B92B9" w14:textId="77777777" w:rsidR="00CC17C5" w:rsidRDefault="00CC17C5">
            <w:pPr>
              <w:pStyle w:val="Body"/>
            </w:pPr>
          </w:p>
        </w:tc>
      </w:tr>
      <w:tr w:rsidR="00CC17C5" w14:paraId="50E19C69" w14:textId="77777777" w:rsidTr="00665719">
        <w:tc>
          <w:tcPr>
            <w:tcW w:w="856" w:type="pct"/>
          </w:tcPr>
          <w:p w14:paraId="067FE7CD" w14:textId="3F86CD0A" w:rsidR="00CC17C5" w:rsidRDefault="00CC17C5">
            <w:pPr>
              <w:pStyle w:val="Body"/>
            </w:pPr>
            <w:r>
              <w:t>Sensitivity for input voltage range 1</w:t>
            </w:r>
          </w:p>
        </w:tc>
        <w:tc>
          <w:tcPr>
            <w:tcW w:w="511" w:type="pct"/>
          </w:tcPr>
          <w:p w14:paraId="73EC511A" w14:textId="3174CCA1" w:rsidR="00CC17C5" w:rsidRDefault="00CC17C5">
            <w:pPr>
              <w:pStyle w:val="Body"/>
            </w:pPr>
          </w:p>
        </w:tc>
        <w:tc>
          <w:tcPr>
            <w:tcW w:w="544" w:type="pct"/>
          </w:tcPr>
          <w:p w14:paraId="4BF04409" w14:textId="2128F1CB" w:rsidR="00CC17C5" w:rsidRDefault="00CC17C5">
            <w:pPr>
              <w:pStyle w:val="Body"/>
            </w:pPr>
            <w:r>
              <w:t>10</w:t>
            </w:r>
          </w:p>
        </w:tc>
        <w:tc>
          <w:tcPr>
            <w:tcW w:w="726" w:type="pct"/>
          </w:tcPr>
          <w:p w14:paraId="5B6EF532" w14:textId="68DB07B7" w:rsidR="00CC17C5" w:rsidRDefault="00CC17C5">
            <w:pPr>
              <w:pStyle w:val="Body"/>
            </w:pPr>
          </w:p>
        </w:tc>
        <w:tc>
          <w:tcPr>
            <w:tcW w:w="842" w:type="pct"/>
          </w:tcPr>
          <w:p w14:paraId="4AC15688" w14:textId="35C3DF68" w:rsidR="00CC17C5" w:rsidRDefault="00CC17C5">
            <w:pPr>
              <w:pStyle w:val="Body"/>
            </w:pPr>
            <w:r>
              <w:t>mv/dB</w:t>
            </w:r>
          </w:p>
        </w:tc>
        <w:tc>
          <w:tcPr>
            <w:tcW w:w="511" w:type="pct"/>
          </w:tcPr>
          <w:p w14:paraId="7621714D" w14:textId="77777777" w:rsidR="00CC17C5" w:rsidRDefault="00CC17C5">
            <w:pPr>
              <w:pStyle w:val="Body"/>
            </w:pPr>
          </w:p>
        </w:tc>
        <w:tc>
          <w:tcPr>
            <w:tcW w:w="1011" w:type="pct"/>
          </w:tcPr>
          <w:p w14:paraId="547969ED" w14:textId="1A3B5CEF" w:rsidR="009611D0" w:rsidRDefault="00CC17C5">
            <w:pPr>
              <w:pStyle w:val="Body"/>
            </w:pPr>
            <w:r w:rsidRPr="00665719">
              <w:t>Sensitivity with VGA</w:t>
            </w:r>
          </w:p>
        </w:tc>
      </w:tr>
      <w:tr w:rsidR="00CC17C5" w14:paraId="4B901388" w14:textId="77777777" w:rsidTr="00665719">
        <w:tc>
          <w:tcPr>
            <w:tcW w:w="856" w:type="pct"/>
          </w:tcPr>
          <w:p w14:paraId="7A3A56E3" w14:textId="2FC85A04" w:rsidR="00CC17C5" w:rsidRDefault="00CC17C5">
            <w:pPr>
              <w:pStyle w:val="Body"/>
            </w:pPr>
            <w:r>
              <w:t>Accuracy of PPD core for input voltage range 2</w:t>
            </w:r>
          </w:p>
        </w:tc>
        <w:tc>
          <w:tcPr>
            <w:tcW w:w="511" w:type="pct"/>
          </w:tcPr>
          <w:p w14:paraId="2B242E23" w14:textId="34321855" w:rsidR="00CC17C5" w:rsidRDefault="00CC17C5">
            <w:pPr>
              <w:pStyle w:val="Body"/>
            </w:pPr>
            <w:r>
              <w:t>-1</w:t>
            </w:r>
          </w:p>
        </w:tc>
        <w:tc>
          <w:tcPr>
            <w:tcW w:w="544" w:type="pct"/>
          </w:tcPr>
          <w:p w14:paraId="260ACF4E" w14:textId="77777777" w:rsidR="00CC17C5" w:rsidRDefault="00CC17C5">
            <w:pPr>
              <w:pStyle w:val="Body"/>
            </w:pPr>
          </w:p>
        </w:tc>
        <w:tc>
          <w:tcPr>
            <w:tcW w:w="726" w:type="pct"/>
          </w:tcPr>
          <w:p w14:paraId="07BFADF8" w14:textId="00DC364C" w:rsidR="00CC17C5" w:rsidRDefault="00CC17C5">
            <w:pPr>
              <w:pStyle w:val="Body"/>
            </w:pPr>
            <w:r>
              <w:t>1</w:t>
            </w:r>
          </w:p>
        </w:tc>
        <w:tc>
          <w:tcPr>
            <w:tcW w:w="842" w:type="pct"/>
          </w:tcPr>
          <w:p w14:paraId="5F81B345" w14:textId="1B1BA4AE" w:rsidR="00CC17C5" w:rsidRDefault="00CC17C5">
            <w:pPr>
              <w:pStyle w:val="Body"/>
            </w:pPr>
            <w:r>
              <w:t xml:space="preserve">dB </w:t>
            </w:r>
          </w:p>
        </w:tc>
        <w:tc>
          <w:tcPr>
            <w:tcW w:w="511" w:type="pct"/>
          </w:tcPr>
          <w:p w14:paraId="0DC75668" w14:textId="77777777" w:rsidR="00CC17C5" w:rsidRDefault="00CC17C5">
            <w:pPr>
              <w:pStyle w:val="Body"/>
            </w:pPr>
          </w:p>
        </w:tc>
        <w:tc>
          <w:tcPr>
            <w:tcW w:w="1011" w:type="pct"/>
          </w:tcPr>
          <w:p w14:paraId="334A7C52" w14:textId="0E895AFE" w:rsidR="00CC17C5" w:rsidRDefault="00CC17C5">
            <w:pPr>
              <w:pStyle w:val="Body"/>
            </w:pPr>
          </w:p>
        </w:tc>
      </w:tr>
      <w:tr w:rsidR="00CC17C5" w14:paraId="5D6C218F" w14:textId="77777777" w:rsidTr="00665719">
        <w:tc>
          <w:tcPr>
            <w:tcW w:w="856" w:type="pct"/>
          </w:tcPr>
          <w:p w14:paraId="45E6FB6C" w14:textId="56F14D65" w:rsidR="00CC17C5" w:rsidRDefault="007F3006">
            <w:pPr>
              <w:pStyle w:val="Body"/>
            </w:pPr>
            <w:r>
              <w:t>PPD core Vout</w:t>
            </w:r>
          </w:p>
        </w:tc>
        <w:tc>
          <w:tcPr>
            <w:tcW w:w="511" w:type="pct"/>
          </w:tcPr>
          <w:p w14:paraId="49482830" w14:textId="0F1697E4" w:rsidR="00CC17C5" w:rsidRDefault="007F3006">
            <w:pPr>
              <w:pStyle w:val="Body"/>
            </w:pPr>
            <w:r>
              <w:t>-0.1</w:t>
            </w:r>
          </w:p>
        </w:tc>
        <w:tc>
          <w:tcPr>
            <w:tcW w:w="544" w:type="pct"/>
          </w:tcPr>
          <w:p w14:paraId="703A9DFD" w14:textId="0232FE14" w:rsidR="00CC17C5" w:rsidDel="002837DC" w:rsidRDefault="00CC17C5">
            <w:pPr>
              <w:pStyle w:val="Body"/>
            </w:pPr>
          </w:p>
        </w:tc>
        <w:tc>
          <w:tcPr>
            <w:tcW w:w="726" w:type="pct"/>
          </w:tcPr>
          <w:p w14:paraId="13CBE9F9" w14:textId="56E4A24E" w:rsidR="00CC17C5" w:rsidRDefault="007F3006">
            <w:pPr>
              <w:pStyle w:val="Body"/>
            </w:pPr>
            <w:r>
              <w:t>0.7</w:t>
            </w:r>
          </w:p>
        </w:tc>
        <w:tc>
          <w:tcPr>
            <w:tcW w:w="842" w:type="pct"/>
          </w:tcPr>
          <w:p w14:paraId="10DBC110" w14:textId="7949E555" w:rsidR="00CC17C5" w:rsidRDefault="007F3006">
            <w:pPr>
              <w:pStyle w:val="Body"/>
            </w:pPr>
            <w:r>
              <w:t>Vpkdiff</w:t>
            </w:r>
          </w:p>
        </w:tc>
        <w:tc>
          <w:tcPr>
            <w:tcW w:w="511" w:type="pct"/>
          </w:tcPr>
          <w:p w14:paraId="598A40DA" w14:textId="77777777" w:rsidR="00CC17C5" w:rsidRDefault="00CC17C5">
            <w:pPr>
              <w:pStyle w:val="Body"/>
            </w:pPr>
          </w:p>
        </w:tc>
        <w:tc>
          <w:tcPr>
            <w:tcW w:w="1011" w:type="pct"/>
          </w:tcPr>
          <w:p w14:paraId="27E6D452" w14:textId="22EFE432" w:rsidR="00CC17C5" w:rsidRDefault="00CC17C5">
            <w:pPr>
              <w:pStyle w:val="Body"/>
            </w:pPr>
          </w:p>
        </w:tc>
      </w:tr>
      <w:tr w:rsidR="007F3006" w:rsidRPr="007F3006" w14:paraId="7E66434A" w14:textId="77777777" w:rsidTr="00665719">
        <w:tc>
          <w:tcPr>
            <w:tcW w:w="856" w:type="pct"/>
          </w:tcPr>
          <w:p w14:paraId="0A462B0B" w14:textId="105D04B4" w:rsidR="007F3006" w:rsidRPr="00C84A2D" w:rsidRDefault="007F3006">
            <w:pPr>
              <w:pStyle w:val="Body"/>
              <w:rPr>
                <w:lang w:val="fr-FR"/>
              </w:rPr>
            </w:pPr>
            <w:r w:rsidRPr="00C84A2D">
              <w:rPr>
                <w:lang w:val="fr-FR"/>
              </w:rPr>
              <w:t xml:space="preserve">PPD core </w:t>
            </w:r>
            <w:r>
              <w:rPr>
                <w:lang w:val="fr-FR"/>
              </w:rPr>
              <w:t xml:space="preserve">output </w:t>
            </w:r>
            <w:r w:rsidRPr="00C84A2D">
              <w:rPr>
                <w:lang w:val="fr-FR"/>
              </w:rPr>
              <w:t>common mode voltage</w:t>
            </w:r>
          </w:p>
        </w:tc>
        <w:tc>
          <w:tcPr>
            <w:tcW w:w="511" w:type="pct"/>
          </w:tcPr>
          <w:p w14:paraId="40EE0B81" w14:textId="3A1DB8D7" w:rsidR="007F3006" w:rsidRPr="00C84A2D" w:rsidRDefault="007F3006">
            <w:pPr>
              <w:pStyle w:val="Body"/>
              <w:rPr>
                <w:lang w:val="fr-FR"/>
              </w:rPr>
            </w:pPr>
            <w:r>
              <w:rPr>
                <w:lang w:val="fr-FR"/>
              </w:rPr>
              <w:t>0.</w:t>
            </w:r>
            <w:r w:rsidR="004D1307">
              <w:rPr>
                <w:lang w:val="fr-FR"/>
              </w:rPr>
              <w:t>25</w:t>
            </w:r>
          </w:p>
        </w:tc>
        <w:tc>
          <w:tcPr>
            <w:tcW w:w="544" w:type="pct"/>
          </w:tcPr>
          <w:p w14:paraId="073C2AC9" w14:textId="77777777" w:rsidR="007F3006" w:rsidRPr="00C84A2D" w:rsidDel="00CC17C5" w:rsidRDefault="007F3006">
            <w:pPr>
              <w:pStyle w:val="Body"/>
              <w:rPr>
                <w:lang w:val="fr-FR"/>
              </w:rPr>
            </w:pPr>
          </w:p>
        </w:tc>
        <w:tc>
          <w:tcPr>
            <w:tcW w:w="726" w:type="pct"/>
          </w:tcPr>
          <w:p w14:paraId="2A42091C" w14:textId="2EC94522" w:rsidR="007F3006" w:rsidRPr="00C84A2D" w:rsidRDefault="007F3006">
            <w:pPr>
              <w:pStyle w:val="Body"/>
              <w:rPr>
                <w:lang w:val="fr-FR"/>
              </w:rPr>
            </w:pPr>
            <w:r>
              <w:rPr>
                <w:lang w:val="fr-FR"/>
              </w:rPr>
              <w:t>1.1</w:t>
            </w:r>
          </w:p>
        </w:tc>
        <w:tc>
          <w:tcPr>
            <w:tcW w:w="842" w:type="pct"/>
          </w:tcPr>
          <w:p w14:paraId="42643177" w14:textId="4E9E0A41" w:rsidR="007F3006" w:rsidRPr="00C84A2D" w:rsidRDefault="007F3006">
            <w:pPr>
              <w:pStyle w:val="Body"/>
              <w:rPr>
                <w:lang w:val="fr-FR"/>
              </w:rPr>
            </w:pPr>
            <w:r>
              <w:rPr>
                <w:lang w:val="fr-FR"/>
              </w:rPr>
              <w:t>Vpkdiff</w:t>
            </w:r>
          </w:p>
        </w:tc>
        <w:tc>
          <w:tcPr>
            <w:tcW w:w="511" w:type="pct"/>
          </w:tcPr>
          <w:p w14:paraId="18CA8836" w14:textId="77777777" w:rsidR="007F3006" w:rsidRPr="00C84A2D" w:rsidRDefault="007F3006">
            <w:pPr>
              <w:pStyle w:val="Body"/>
              <w:rPr>
                <w:lang w:val="fr-FR"/>
              </w:rPr>
            </w:pPr>
          </w:p>
        </w:tc>
        <w:tc>
          <w:tcPr>
            <w:tcW w:w="1011" w:type="pct"/>
          </w:tcPr>
          <w:p w14:paraId="2CD83B43" w14:textId="77777777" w:rsidR="007F3006" w:rsidRPr="00C84A2D" w:rsidDel="00CC17C5" w:rsidRDefault="007F3006">
            <w:pPr>
              <w:pStyle w:val="Body"/>
              <w:rPr>
                <w:lang w:val="fr-FR"/>
              </w:rPr>
            </w:pPr>
          </w:p>
        </w:tc>
      </w:tr>
      <w:tr w:rsidR="007F3006" w:rsidRPr="007F3006" w14:paraId="50B8FE3D" w14:textId="77777777" w:rsidTr="00665719">
        <w:tc>
          <w:tcPr>
            <w:tcW w:w="856" w:type="pct"/>
          </w:tcPr>
          <w:p w14:paraId="2C35689D" w14:textId="23C2BE3E" w:rsidR="007F3006" w:rsidRPr="00C84A2D" w:rsidRDefault="007F3006">
            <w:pPr>
              <w:pStyle w:val="Body"/>
              <w:rPr>
                <w:lang w:val="nl-NL"/>
              </w:rPr>
            </w:pPr>
            <w:r w:rsidRPr="00C84A2D">
              <w:rPr>
                <w:lang w:val="nl-NL"/>
              </w:rPr>
              <w:t>VGA input Vin</w:t>
            </w:r>
            <w:r>
              <w:rPr>
                <w:lang w:val="nl-NL"/>
              </w:rPr>
              <w:t>_N</w:t>
            </w:r>
          </w:p>
        </w:tc>
        <w:tc>
          <w:tcPr>
            <w:tcW w:w="511" w:type="pct"/>
          </w:tcPr>
          <w:p w14:paraId="17FB24FB" w14:textId="77777777" w:rsidR="007F3006" w:rsidRPr="00C84A2D" w:rsidRDefault="007F3006">
            <w:pPr>
              <w:pStyle w:val="Body"/>
              <w:rPr>
                <w:lang w:val="nl-NL"/>
              </w:rPr>
            </w:pPr>
          </w:p>
        </w:tc>
        <w:tc>
          <w:tcPr>
            <w:tcW w:w="544" w:type="pct"/>
          </w:tcPr>
          <w:p w14:paraId="18C671C6" w14:textId="2F99363E" w:rsidR="007F3006" w:rsidRPr="00C84A2D" w:rsidDel="00CC17C5" w:rsidRDefault="007F3006">
            <w:pPr>
              <w:pStyle w:val="Body"/>
              <w:rPr>
                <w:lang w:val="nl-NL"/>
              </w:rPr>
            </w:pPr>
            <w:r>
              <w:rPr>
                <w:lang w:val="nl-NL"/>
              </w:rPr>
              <w:t>200</w:t>
            </w:r>
          </w:p>
        </w:tc>
        <w:tc>
          <w:tcPr>
            <w:tcW w:w="726" w:type="pct"/>
          </w:tcPr>
          <w:p w14:paraId="10078270" w14:textId="77777777" w:rsidR="007F3006" w:rsidRPr="00C84A2D" w:rsidRDefault="007F3006">
            <w:pPr>
              <w:pStyle w:val="Body"/>
              <w:rPr>
                <w:highlight w:val="yellow"/>
                <w:lang w:val="nl-NL"/>
              </w:rPr>
            </w:pPr>
          </w:p>
        </w:tc>
        <w:tc>
          <w:tcPr>
            <w:tcW w:w="842" w:type="pct"/>
          </w:tcPr>
          <w:p w14:paraId="0B23BD6F" w14:textId="4B5AFA1B" w:rsidR="007F3006" w:rsidRPr="00C84A2D" w:rsidRDefault="007F3006">
            <w:pPr>
              <w:pStyle w:val="Body"/>
              <w:rPr>
                <w:lang w:val="nl-NL"/>
              </w:rPr>
            </w:pPr>
            <w:r>
              <w:rPr>
                <w:lang w:val="nl-NL"/>
              </w:rPr>
              <w:t>mV</w:t>
            </w:r>
          </w:p>
        </w:tc>
        <w:tc>
          <w:tcPr>
            <w:tcW w:w="511" w:type="pct"/>
          </w:tcPr>
          <w:p w14:paraId="75270E62" w14:textId="77777777" w:rsidR="007F3006" w:rsidRPr="00C84A2D" w:rsidRDefault="007F3006">
            <w:pPr>
              <w:pStyle w:val="Body"/>
              <w:rPr>
                <w:lang w:val="nl-NL"/>
              </w:rPr>
            </w:pPr>
          </w:p>
        </w:tc>
        <w:tc>
          <w:tcPr>
            <w:tcW w:w="1011" w:type="pct"/>
          </w:tcPr>
          <w:p w14:paraId="765FB53E" w14:textId="77777777" w:rsidR="007F3006" w:rsidRPr="00C84A2D" w:rsidDel="00CC17C5" w:rsidRDefault="007F3006">
            <w:pPr>
              <w:pStyle w:val="Body"/>
              <w:rPr>
                <w:lang w:val="nl-NL"/>
              </w:rPr>
            </w:pPr>
          </w:p>
        </w:tc>
      </w:tr>
      <w:tr w:rsidR="007F3006" w:rsidRPr="007F3006" w14:paraId="14562439" w14:textId="77777777" w:rsidTr="00665719">
        <w:tc>
          <w:tcPr>
            <w:tcW w:w="856" w:type="pct"/>
          </w:tcPr>
          <w:p w14:paraId="409A7B8D" w14:textId="741A2DCA" w:rsidR="007F3006" w:rsidRPr="007F3006" w:rsidRDefault="007F3006">
            <w:pPr>
              <w:pStyle w:val="Body"/>
              <w:rPr>
                <w:lang w:val="nl-NL"/>
              </w:rPr>
            </w:pPr>
            <w:r w:rsidRPr="00F6197B">
              <w:rPr>
                <w:lang w:val="nl-NL"/>
              </w:rPr>
              <w:t>VGA input Vin</w:t>
            </w:r>
            <w:r>
              <w:rPr>
                <w:lang w:val="nl-NL"/>
              </w:rPr>
              <w:t>_P</w:t>
            </w:r>
          </w:p>
        </w:tc>
        <w:tc>
          <w:tcPr>
            <w:tcW w:w="511" w:type="pct"/>
          </w:tcPr>
          <w:p w14:paraId="0182996F" w14:textId="4EA29A49" w:rsidR="007F3006" w:rsidRPr="007F3006" w:rsidRDefault="007F3006">
            <w:pPr>
              <w:pStyle w:val="Body"/>
              <w:rPr>
                <w:lang w:val="nl-NL"/>
              </w:rPr>
            </w:pPr>
            <w:r>
              <w:rPr>
                <w:lang w:val="nl-NL"/>
              </w:rPr>
              <w:t>200</w:t>
            </w:r>
          </w:p>
        </w:tc>
        <w:tc>
          <w:tcPr>
            <w:tcW w:w="544" w:type="pct"/>
          </w:tcPr>
          <w:p w14:paraId="0A44D633" w14:textId="77777777" w:rsidR="007F3006" w:rsidRDefault="007F3006">
            <w:pPr>
              <w:pStyle w:val="Body"/>
              <w:rPr>
                <w:lang w:val="nl-NL"/>
              </w:rPr>
            </w:pPr>
          </w:p>
        </w:tc>
        <w:tc>
          <w:tcPr>
            <w:tcW w:w="726" w:type="pct"/>
          </w:tcPr>
          <w:p w14:paraId="0DDA0FB7" w14:textId="2148DBEF" w:rsidR="007F3006" w:rsidRPr="007F3006" w:rsidRDefault="004D1307">
            <w:pPr>
              <w:pStyle w:val="Body"/>
              <w:rPr>
                <w:highlight w:val="yellow"/>
                <w:lang w:val="nl-NL"/>
              </w:rPr>
            </w:pPr>
            <w:r>
              <w:rPr>
                <w:lang w:val="nl-NL"/>
              </w:rPr>
              <w:t>7</w:t>
            </w:r>
            <w:r w:rsidR="007F3006" w:rsidRPr="00C84A2D">
              <w:rPr>
                <w:lang w:val="nl-NL"/>
              </w:rPr>
              <w:t>00</w:t>
            </w:r>
          </w:p>
        </w:tc>
        <w:tc>
          <w:tcPr>
            <w:tcW w:w="842" w:type="pct"/>
          </w:tcPr>
          <w:p w14:paraId="01998C67" w14:textId="26BB069B" w:rsidR="007F3006" w:rsidRDefault="007F3006">
            <w:pPr>
              <w:pStyle w:val="Body"/>
              <w:rPr>
                <w:lang w:val="nl-NL"/>
              </w:rPr>
            </w:pPr>
            <w:r>
              <w:rPr>
                <w:lang w:val="nl-NL"/>
              </w:rPr>
              <w:t>mV</w:t>
            </w:r>
          </w:p>
        </w:tc>
        <w:tc>
          <w:tcPr>
            <w:tcW w:w="511" w:type="pct"/>
          </w:tcPr>
          <w:p w14:paraId="7AAC0DFD" w14:textId="77777777" w:rsidR="007F3006" w:rsidRPr="007F3006" w:rsidRDefault="007F3006">
            <w:pPr>
              <w:pStyle w:val="Body"/>
              <w:rPr>
                <w:lang w:val="nl-NL"/>
              </w:rPr>
            </w:pPr>
          </w:p>
        </w:tc>
        <w:tc>
          <w:tcPr>
            <w:tcW w:w="1011" w:type="pct"/>
          </w:tcPr>
          <w:p w14:paraId="35A19ECE" w14:textId="77777777" w:rsidR="007F3006" w:rsidRPr="007F3006" w:rsidDel="00CC17C5" w:rsidRDefault="007F3006">
            <w:pPr>
              <w:pStyle w:val="Body"/>
              <w:rPr>
                <w:lang w:val="nl-NL"/>
              </w:rPr>
            </w:pPr>
          </w:p>
        </w:tc>
      </w:tr>
      <w:tr w:rsidR="007F3006" w:rsidRPr="007F3006" w14:paraId="00F09CD7" w14:textId="77777777" w:rsidTr="00665719">
        <w:tc>
          <w:tcPr>
            <w:tcW w:w="856" w:type="pct"/>
          </w:tcPr>
          <w:p w14:paraId="7C7CA6FC" w14:textId="249AACAD" w:rsidR="007F3006" w:rsidRPr="00F6197B" w:rsidRDefault="007F3006">
            <w:pPr>
              <w:pStyle w:val="Body"/>
              <w:rPr>
                <w:lang w:val="nl-NL"/>
              </w:rPr>
            </w:pPr>
            <w:r>
              <w:rPr>
                <w:lang w:val="nl-NL"/>
              </w:rPr>
              <w:t>VGA gain range</w:t>
            </w:r>
          </w:p>
        </w:tc>
        <w:tc>
          <w:tcPr>
            <w:tcW w:w="511" w:type="pct"/>
          </w:tcPr>
          <w:p w14:paraId="551F1C63" w14:textId="5CDF33C6" w:rsidR="007F3006" w:rsidRDefault="007F3006">
            <w:pPr>
              <w:pStyle w:val="Body"/>
              <w:rPr>
                <w:lang w:val="nl-NL"/>
              </w:rPr>
            </w:pPr>
            <w:r>
              <w:rPr>
                <w:lang w:val="nl-NL"/>
              </w:rPr>
              <w:t>0</w:t>
            </w:r>
          </w:p>
        </w:tc>
        <w:tc>
          <w:tcPr>
            <w:tcW w:w="544" w:type="pct"/>
          </w:tcPr>
          <w:p w14:paraId="2590F222" w14:textId="77777777" w:rsidR="007F3006" w:rsidRDefault="007F3006">
            <w:pPr>
              <w:pStyle w:val="Body"/>
              <w:rPr>
                <w:lang w:val="nl-NL"/>
              </w:rPr>
            </w:pPr>
          </w:p>
        </w:tc>
        <w:tc>
          <w:tcPr>
            <w:tcW w:w="726" w:type="pct"/>
          </w:tcPr>
          <w:p w14:paraId="44A5D8F8" w14:textId="0DEF88D3" w:rsidR="007F3006" w:rsidRPr="007F3006" w:rsidRDefault="007F3006">
            <w:pPr>
              <w:pStyle w:val="Body"/>
              <w:rPr>
                <w:lang w:val="nl-NL"/>
              </w:rPr>
            </w:pPr>
            <w:r>
              <w:rPr>
                <w:lang w:val="nl-NL"/>
              </w:rPr>
              <w:t>20</w:t>
            </w:r>
          </w:p>
        </w:tc>
        <w:tc>
          <w:tcPr>
            <w:tcW w:w="842" w:type="pct"/>
          </w:tcPr>
          <w:p w14:paraId="29817B09" w14:textId="4D6CE5B2" w:rsidR="007F3006" w:rsidRDefault="007F3006">
            <w:pPr>
              <w:pStyle w:val="Body"/>
              <w:rPr>
                <w:lang w:val="nl-NL"/>
              </w:rPr>
            </w:pPr>
            <w:r>
              <w:rPr>
                <w:lang w:val="nl-NL"/>
              </w:rPr>
              <w:t>dB</w:t>
            </w:r>
          </w:p>
        </w:tc>
        <w:tc>
          <w:tcPr>
            <w:tcW w:w="511" w:type="pct"/>
          </w:tcPr>
          <w:p w14:paraId="6759D30C" w14:textId="77777777" w:rsidR="007F3006" w:rsidRPr="007F3006" w:rsidRDefault="007F3006">
            <w:pPr>
              <w:pStyle w:val="Body"/>
              <w:rPr>
                <w:lang w:val="nl-NL"/>
              </w:rPr>
            </w:pPr>
          </w:p>
        </w:tc>
        <w:tc>
          <w:tcPr>
            <w:tcW w:w="1011" w:type="pct"/>
          </w:tcPr>
          <w:p w14:paraId="7C0257D6" w14:textId="77777777" w:rsidR="007F3006" w:rsidRPr="007F3006" w:rsidDel="00CC17C5" w:rsidRDefault="007F3006">
            <w:pPr>
              <w:pStyle w:val="Body"/>
              <w:rPr>
                <w:lang w:val="nl-NL"/>
              </w:rPr>
            </w:pPr>
          </w:p>
        </w:tc>
      </w:tr>
      <w:tr w:rsidR="007F3006" w:rsidRPr="007F3006" w14:paraId="60A12C88" w14:textId="77777777" w:rsidTr="00665719">
        <w:tc>
          <w:tcPr>
            <w:tcW w:w="856" w:type="pct"/>
          </w:tcPr>
          <w:p w14:paraId="3390C3D7" w14:textId="49BAA8D6" w:rsidR="007F3006" w:rsidRDefault="007F3006">
            <w:pPr>
              <w:pStyle w:val="Body"/>
              <w:rPr>
                <w:lang w:val="nl-NL"/>
              </w:rPr>
            </w:pPr>
            <w:r>
              <w:rPr>
                <w:lang w:val="nl-NL"/>
              </w:rPr>
              <w:t>VGA gain step</w:t>
            </w:r>
          </w:p>
        </w:tc>
        <w:tc>
          <w:tcPr>
            <w:tcW w:w="511" w:type="pct"/>
          </w:tcPr>
          <w:p w14:paraId="53B5D89C" w14:textId="77777777" w:rsidR="007F3006" w:rsidRDefault="007F3006">
            <w:pPr>
              <w:pStyle w:val="Body"/>
              <w:rPr>
                <w:lang w:val="nl-NL"/>
              </w:rPr>
            </w:pPr>
          </w:p>
        </w:tc>
        <w:tc>
          <w:tcPr>
            <w:tcW w:w="544" w:type="pct"/>
          </w:tcPr>
          <w:p w14:paraId="0243B9C8" w14:textId="2E039747" w:rsidR="007F3006" w:rsidRDefault="007F3006">
            <w:pPr>
              <w:pStyle w:val="Body"/>
              <w:rPr>
                <w:lang w:val="nl-NL"/>
              </w:rPr>
            </w:pPr>
            <w:r>
              <w:rPr>
                <w:lang w:val="nl-NL"/>
              </w:rPr>
              <w:t>10</w:t>
            </w:r>
          </w:p>
        </w:tc>
        <w:tc>
          <w:tcPr>
            <w:tcW w:w="726" w:type="pct"/>
          </w:tcPr>
          <w:p w14:paraId="7B3AF0B7" w14:textId="77777777" w:rsidR="007F3006" w:rsidRDefault="007F3006">
            <w:pPr>
              <w:pStyle w:val="Body"/>
              <w:rPr>
                <w:lang w:val="nl-NL"/>
              </w:rPr>
            </w:pPr>
          </w:p>
        </w:tc>
        <w:tc>
          <w:tcPr>
            <w:tcW w:w="842" w:type="pct"/>
          </w:tcPr>
          <w:p w14:paraId="1F318C21" w14:textId="5DBF0516" w:rsidR="007F3006" w:rsidRDefault="007F3006">
            <w:pPr>
              <w:pStyle w:val="Body"/>
              <w:rPr>
                <w:lang w:val="nl-NL"/>
              </w:rPr>
            </w:pPr>
            <w:r>
              <w:rPr>
                <w:lang w:val="nl-NL"/>
              </w:rPr>
              <w:t>dB</w:t>
            </w:r>
          </w:p>
        </w:tc>
        <w:tc>
          <w:tcPr>
            <w:tcW w:w="511" w:type="pct"/>
          </w:tcPr>
          <w:p w14:paraId="4AD98AE8" w14:textId="77777777" w:rsidR="007F3006" w:rsidRPr="007F3006" w:rsidRDefault="007F3006">
            <w:pPr>
              <w:pStyle w:val="Body"/>
              <w:rPr>
                <w:lang w:val="nl-NL"/>
              </w:rPr>
            </w:pPr>
          </w:p>
        </w:tc>
        <w:tc>
          <w:tcPr>
            <w:tcW w:w="1011" w:type="pct"/>
          </w:tcPr>
          <w:p w14:paraId="16B2B39C" w14:textId="77777777" w:rsidR="007F3006" w:rsidRPr="007F3006" w:rsidDel="00CC17C5" w:rsidRDefault="007F3006">
            <w:pPr>
              <w:pStyle w:val="Body"/>
              <w:rPr>
                <w:lang w:val="nl-NL"/>
              </w:rPr>
            </w:pPr>
          </w:p>
        </w:tc>
      </w:tr>
      <w:tr w:rsidR="007F3006" w:rsidRPr="007F3006" w14:paraId="72F5C784" w14:textId="77777777" w:rsidTr="00665719">
        <w:tc>
          <w:tcPr>
            <w:tcW w:w="856" w:type="pct"/>
          </w:tcPr>
          <w:p w14:paraId="36EECC30" w14:textId="643336D3" w:rsidR="007F3006" w:rsidRDefault="007F3006">
            <w:pPr>
              <w:pStyle w:val="Body"/>
              <w:rPr>
                <w:lang w:val="nl-NL"/>
              </w:rPr>
            </w:pPr>
            <w:r>
              <w:rPr>
                <w:lang w:val="nl-NL"/>
              </w:rPr>
              <w:t>VGA gain accuracy</w:t>
            </w:r>
          </w:p>
        </w:tc>
        <w:tc>
          <w:tcPr>
            <w:tcW w:w="511" w:type="pct"/>
          </w:tcPr>
          <w:p w14:paraId="021C234F" w14:textId="726906C7" w:rsidR="007F3006" w:rsidRPr="00327FBA" w:rsidRDefault="004D1307">
            <w:pPr>
              <w:pStyle w:val="Body"/>
              <w:rPr>
                <w:lang w:val="nl-NL"/>
              </w:rPr>
            </w:pPr>
            <w:r w:rsidRPr="00665719">
              <w:rPr>
                <w:lang w:val="nl-NL"/>
              </w:rPr>
              <w:t>-0.</w:t>
            </w:r>
            <w:r w:rsidR="009611D0" w:rsidRPr="00665719">
              <w:rPr>
                <w:lang w:val="nl-NL"/>
              </w:rPr>
              <w:t>1</w:t>
            </w:r>
          </w:p>
        </w:tc>
        <w:tc>
          <w:tcPr>
            <w:tcW w:w="544" w:type="pct"/>
          </w:tcPr>
          <w:p w14:paraId="0C834753" w14:textId="77777777" w:rsidR="007F3006" w:rsidRPr="00327FBA" w:rsidRDefault="007F3006">
            <w:pPr>
              <w:pStyle w:val="Body"/>
              <w:rPr>
                <w:lang w:val="nl-NL"/>
              </w:rPr>
            </w:pPr>
          </w:p>
        </w:tc>
        <w:tc>
          <w:tcPr>
            <w:tcW w:w="726" w:type="pct"/>
          </w:tcPr>
          <w:p w14:paraId="2353E26B" w14:textId="4235E4D9" w:rsidR="007F3006" w:rsidRPr="00327FBA" w:rsidRDefault="004D1307">
            <w:pPr>
              <w:pStyle w:val="Body"/>
              <w:rPr>
                <w:lang w:val="nl-NL"/>
              </w:rPr>
            </w:pPr>
            <w:r w:rsidRPr="00665719">
              <w:rPr>
                <w:lang w:val="nl-NL"/>
              </w:rPr>
              <w:t>0.</w:t>
            </w:r>
            <w:r w:rsidR="009611D0" w:rsidRPr="00665719">
              <w:rPr>
                <w:lang w:val="nl-NL"/>
              </w:rPr>
              <w:t>1</w:t>
            </w:r>
          </w:p>
        </w:tc>
        <w:tc>
          <w:tcPr>
            <w:tcW w:w="842" w:type="pct"/>
          </w:tcPr>
          <w:p w14:paraId="6421F43B" w14:textId="6673A292" w:rsidR="007F3006" w:rsidRDefault="007F3006">
            <w:pPr>
              <w:pStyle w:val="Body"/>
              <w:rPr>
                <w:lang w:val="nl-NL"/>
              </w:rPr>
            </w:pPr>
            <w:r>
              <w:rPr>
                <w:lang w:val="nl-NL"/>
              </w:rPr>
              <w:t>dB</w:t>
            </w:r>
          </w:p>
        </w:tc>
        <w:tc>
          <w:tcPr>
            <w:tcW w:w="511" w:type="pct"/>
          </w:tcPr>
          <w:p w14:paraId="05A3766F" w14:textId="77777777" w:rsidR="007F3006" w:rsidRPr="007F3006" w:rsidRDefault="007F3006">
            <w:pPr>
              <w:pStyle w:val="Body"/>
              <w:rPr>
                <w:lang w:val="nl-NL"/>
              </w:rPr>
            </w:pPr>
          </w:p>
        </w:tc>
        <w:tc>
          <w:tcPr>
            <w:tcW w:w="1011" w:type="pct"/>
          </w:tcPr>
          <w:p w14:paraId="6B0326D6" w14:textId="32125099" w:rsidR="007F3006" w:rsidRPr="007F3006" w:rsidDel="00CC17C5" w:rsidRDefault="009611D0">
            <w:pPr>
              <w:pStyle w:val="Body"/>
              <w:rPr>
                <w:lang w:val="nl-NL"/>
              </w:rPr>
            </w:pPr>
            <w:r>
              <w:rPr>
                <w:lang w:val="nl-NL"/>
              </w:rPr>
              <w:t>TBC</w:t>
            </w:r>
          </w:p>
        </w:tc>
      </w:tr>
      <w:tr w:rsidR="007F3006" w:rsidRPr="007F3006" w14:paraId="42B0EFB4" w14:textId="77777777" w:rsidTr="00665719">
        <w:tc>
          <w:tcPr>
            <w:tcW w:w="856" w:type="pct"/>
          </w:tcPr>
          <w:p w14:paraId="0A98914D" w14:textId="289929AE" w:rsidR="007F3006" w:rsidRDefault="007F3006">
            <w:pPr>
              <w:pStyle w:val="Body"/>
              <w:rPr>
                <w:lang w:val="nl-NL"/>
              </w:rPr>
            </w:pPr>
            <w:r>
              <w:rPr>
                <w:lang w:val="nl-NL"/>
              </w:rPr>
              <w:t xml:space="preserve">VGA </w:t>
            </w:r>
            <w:r w:rsidR="00327FBA">
              <w:rPr>
                <w:lang w:val="nl-NL"/>
              </w:rPr>
              <w:t xml:space="preserve">output </w:t>
            </w:r>
            <w:r>
              <w:rPr>
                <w:lang w:val="nl-NL"/>
              </w:rPr>
              <w:t>noise</w:t>
            </w:r>
          </w:p>
        </w:tc>
        <w:tc>
          <w:tcPr>
            <w:tcW w:w="511" w:type="pct"/>
          </w:tcPr>
          <w:p w14:paraId="1A0AF34B" w14:textId="77777777" w:rsidR="007F3006" w:rsidRPr="007F3006" w:rsidRDefault="007F3006">
            <w:pPr>
              <w:pStyle w:val="Body"/>
              <w:rPr>
                <w:highlight w:val="yellow"/>
                <w:lang w:val="nl-NL"/>
              </w:rPr>
            </w:pPr>
          </w:p>
        </w:tc>
        <w:tc>
          <w:tcPr>
            <w:tcW w:w="544" w:type="pct"/>
          </w:tcPr>
          <w:p w14:paraId="31244031" w14:textId="77777777" w:rsidR="007F3006" w:rsidRDefault="007F3006">
            <w:pPr>
              <w:pStyle w:val="Body"/>
              <w:rPr>
                <w:lang w:val="nl-NL"/>
              </w:rPr>
            </w:pPr>
          </w:p>
        </w:tc>
        <w:tc>
          <w:tcPr>
            <w:tcW w:w="726" w:type="pct"/>
          </w:tcPr>
          <w:p w14:paraId="56BF5744" w14:textId="5C942851" w:rsidR="007F3006" w:rsidRPr="007F3006" w:rsidRDefault="007F3006">
            <w:pPr>
              <w:pStyle w:val="Body"/>
              <w:rPr>
                <w:highlight w:val="yellow"/>
                <w:lang w:val="nl-NL"/>
              </w:rPr>
            </w:pPr>
            <w:r>
              <w:rPr>
                <w:highlight w:val="yellow"/>
                <w:lang w:val="nl-NL"/>
              </w:rPr>
              <w:t>TBD</w:t>
            </w:r>
          </w:p>
        </w:tc>
        <w:tc>
          <w:tcPr>
            <w:tcW w:w="842" w:type="pct"/>
          </w:tcPr>
          <w:p w14:paraId="05839FC7" w14:textId="374BD00F" w:rsidR="007F3006" w:rsidRDefault="007F3006">
            <w:pPr>
              <w:pStyle w:val="Body"/>
              <w:rPr>
                <w:lang w:val="nl-NL"/>
              </w:rPr>
            </w:pPr>
            <w:r>
              <w:rPr>
                <w:lang w:val="nl-NL"/>
              </w:rPr>
              <w:t>dBv/sqrt(Hz)</w:t>
            </w:r>
          </w:p>
        </w:tc>
        <w:tc>
          <w:tcPr>
            <w:tcW w:w="511" w:type="pct"/>
          </w:tcPr>
          <w:p w14:paraId="25954121" w14:textId="77777777" w:rsidR="007F3006" w:rsidRPr="007F3006" w:rsidRDefault="007F3006">
            <w:pPr>
              <w:pStyle w:val="Body"/>
              <w:rPr>
                <w:lang w:val="nl-NL"/>
              </w:rPr>
            </w:pPr>
          </w:p>
        </w:tc>
        <w:tc>
          <w:tcPr>
            <w:tcW w:w="1011" w:type="pct"/>
          </w:tcPr>
          <w:p w14:paraId="69F04C6D" w14:textId="77777777" w:rsidR="007F3006" w:rsidRPr="007F3006" w:rsidDel="00CC17C5" w:rsidRDefault="007F3006">
            <w:pPr>
              <w:pStyle w:val="Body"/>
              <w:rPr>
                <w:lang w:val="nl-NL"/>
              </w:rPr>
            </w:pPr>
          </w:p>
        </w:tc>
      </w:tr>
      <w:tr w:rsidR="00CC17C5" w14:paraId="5FA58C7C" w14:textId="77777777" w:rsidTr="00665719">
        <w:tc>
          <w:tcPr>
            <w:tcW w:w="856" w:type="pct"/>
          </w:tcPr>
          <w:p w14:paraId="709493C7" w14:textId="16E0D1AE" w:rsidR="00CC17C5" w:rsidRDefault="00CC17C5">
            <w:pPr>
              <w:pStyle w:val="Body"/>
            </w:pPr>
            <w:r>
              <w:t>Settling time at ADC input(from no rF signal to RF signal)</w:t>
            </w:r>
            <w:r w:rsidR="004D1307">
              <w:t xml:space="preserve"> </w:t>
            </w:r>
          </w:p>
        </w:tc>
        <w:tc>
          <w:tcPr>
            <w:tcW w:w="511" w:type="pct"/>
          </w:tcPr>
          <w:p w14:paraId="0EF63561" w14:textId="77777777" w:rsidR="00CC17C5" w:rsidRDefault="00CC17C5">
            <w:pPr>
              <w:pStyle w:val="Body"/>
            </w:pPr>
          </w:p>
        </w:tc>
        <w:tc>
          <w:tcPr>
            <w:tcW w:w="544" w:type="pct"/>
          </w:tcPr>
          <w:p w14:paraId="166A8177" w14:textId="77777777" w:rsidR="00CC17C5" w:rsidRDefault="00CC17C5">
            <w:pPr>
              <w:pStyle w:val="Body"/>
            </w:pPr>
          </w:p>
        </w:tc>
        <w:tc>
          <w:tcPr>
            <w:tcW w:w="726" w:type="pct"/>
          </w:tcPr>
          <w:p w14:paraId="0EF560B0" w14:textId="77448B64" w:rsidR="00CC17C5" w:rsidRDefault="00CC17C5">
            <w:pPr>
              <w:pStyle w:val="Body"/>
            </w:pPr>
            <w:r w:rsidRPr="00665719">
              <w:rPr>
                <w:highlight w:val="cyan"/>
              </w:rPr>
              <w:t>500</w:t>
            </w:r>
          </w:p>
        </w:tc>
        <w:tc>
          <w:tcPr>
            <w:tcW w:w="842" w:type="pct"/>
          </w:tcPr>
          <w:p w14:paraId="768B0B16" w14:textId="60E00E43" w:rsidR="00CC17C5" w:rsidRDefault="00CC17C5">
            <w:pPr>
              <w:pStyle w:val="Body"/>
            </w:pPr>
            <w:r>
              <w:t>ns</w:t>
            </w:r>
          </w:p>
        </w:tc>
        <w:tc>
          <w:tcPr>
            <w:tcW w:w="511" w:type="pct"/>
          </w:tcPr>
          <w:p w14:paraId="4F355250" w14:textId="77777777" w:rsidR="00CC17C5" w:rsidRDefault="00CC17C5">
            <w:pPr>
              <w:pStyle w:val="Body"/>
            </w:pPr>
          </w:p>
        </w:tc>
        <w:tc>
          <w:tcPr>
            <w:tcW w:w="1011" w:type="pct"/>
          </w:tcPr>
          <w:p w14:paraId="4BA3A2B3" w14:textId="77777777" w:rsidR="00CC17C5" w:rsidRDefault="00CC17C5">
            <w:pPr>
              <w:pStyle w:val="Body"/>
            </w:pPr>
            <w:r>
              <w:t>Incl parasitic line to aTB</w:t>
            </w:r>
          </w:p>
        </w:tc>
      </w:tr>
      <w:tr w:rsidR="00CC17C5" w14:paraId="5A28B261" w14:textId="77777777" w:rsidTr="00665719">
        <w:tc>
          <w:tcPr>
            <w:tcW w:w="856" w:type="pct"/>
          </w:tcPr>
          <w:p w14:paraId="3CC88964" w14:textId="56F3AE5E" w:rsidR="00CC17C5" w:rsidRPr="00C84A2D" w:rsidRDefault="006C605F">
            <w:pPr>
              <w:pStyle w:val="Body"/>
              <w:rPr>
                <w:lang w:val="fr-FR"/>
              </w:rPr>
            </w:pPr>
            <w:r w:rsidRPr="00C84A2D">
              <w:rPr>
                <w:lang w:val="fr-FR"/>
              </w:rPr>
              <w:t xml:space="preserve">VGA </w:t>
            </w:r>
            <w:r w:rsidR="00CC17C5" w:rsidRPr="00C84A2D">
              <w:rPr>
                <w:lang w:val="fr-FR"/>
              </w:rPr>
              <w:t>Output common mode voltage</w:t>
            </w:r>
          </w:p>
        </w:tc>
        <w:tc>
          <w:tcPr>
            <w:tcW w:w="511" w:type="pct"/>
          </w:tcPr>
          <w:p w14:paraId="744B9D43" w14:textId="7383D7C1" w:rsidR="00CC17C5" w:rsidRDefault="00CC17C5">
            <w:pPr>
              <w:pStyle w:val="Body"/>
            </w:pPr>
            <w:r>
              <w:t>0.38</w:t>
            </w:r>
          </w:p>
        </w:tc>
        <w:tc>
          <w:tcPr>
            <w:tcW w:w="544" w:type="pct"/>
          </w:tcPr>
          <w:p w14:paraId="13DD0EAD" w14:textId="77777777" w:rsidR="00CC17C5" w:rsidRDefault="00CC17C5">
            <w:pPr>
              <w:pStyle w:val="Body"/>
            </w:pPr>
          </w:p>
        </w:tc>
        <w:tc>
          <w:tcPr>
            <w:tcW w:w="726" w:type="pct"/>
          </w:tcPr>
          <w:p w14:paraId="2288B5BA" w14:textId="23F8F9E8" w:rsidR="00CC17C5" w:rsidRDefault="00CC17C5">
            <w:pPr>
              <w:pStyle w:val="Body"/>
            </w:pPr>
            <w:r>
              <w:t>0.6</w:t>
            </w:r>
          </w:p>
        </w:tc>
        <w:tc>
          <w:tcPr>
            <w:tcW w:w="842" w:type="pct"/>
          </w:tcPr>
          <w:p w14:paraId="71B060DB" w14:textId="5DF50E0B" w:rsidR="00CC17C5" w:rsidRDefault="00CC17C5">
            <w:pPr>
              <w:pStyle w:val="Body"/>
            </w:pPr>
            <w:r>
              <w:t>V</w:t>
            </w:r>
          </w:p>
        </w:tc>
        <w:tc>
          <w:tcPr>
            <w:tcW w:w="511" w:type="pct"/>
          </w:tcPr>
          <w:p w14:paraId="1680ABEB" w14:textId="77777777" w:rsidR="00CC17C5" w:rsidRDefault="00CC17C5">
            <w:pPr>
              <w:pStyle w:val="Body"/>
            </w:pPr>
          </w:p>
        </w:tc>
        <w:tc>
          <w:tcPr>
            <w:tcW w:w="1011" w:type="pct"/>
          </w:tcPr>
          <w:p w14:paraId="615021AC" w14:textId="2197F740" w:rsidR="00CC17C5" w:rsidRDefault="00CC17C5">
            <w:pPr>
              <w:pStyle w:val="Body"/>
            </w:pPr>
            <w:r>
              <w:t>Adc common mode</w:t>
            </w:r>
          </w:p>
        </w:tc>
      </w:tr>
      <w:tr w:rsidR="00CC17C5" w14:paraId="43716574" w14:textId="77777777" w:rsidTr="00665719">
        <w:tc>
          <w:tcPr>
            <w:tcW w:w="856" w:type="pct"/>
          </w:tcPr>
          <w:p w14:paraId="285C1AFC" w14:textId="77777777" w:rsidR="00CC17C5" w:rsidRDefault="00CC17C5">
            <w:pPr>
              <w:pStyle w:val="Body"/>
            </w:pPr>
            <w:r>
              <w:t>Input capacitance</w:t>
            </w:r>
          </w:p>
        </w:tc>
        <w:tc>
          <w:tcPr>
            <w:tcW w:w="511" w:type="pct"/>
          </w:tcPr>
          <w:p w14:paraId="708405F1" w14:textId="77777777" w:rsidR="00CC17C5" w:rsidRDefault="00CC17C5">
            <w:pPr>
              <w:pStyle w:val="Body"/>
            </w:pPr>
          </w:p>
        </w:tc>
        <w:tc>
          <w:tcPr>
            <w:tcW w:w="544" w:type="pct"/>
          </w:tcPr>
          <w:p w14:paraId="13E4EAEF" w14:textId="77777777" w:rsidR="00CC17C5" w:rsidRDefault="00CC17C5">
            <w:pPr>
              <w:pStyle w:val="Body"/>
            </w:pPr>
            <w:r>
              <w:t>5</w:t>
            </w:r>
          </w:p>
        </w:tc>
        <w:tc>
          <w:tcPr>
            <w:tcW w:w="726" w:type="pct"/>
          </w:tcPr>
          <w:p w14:paraId="50159A61" w14:textId="087C7E8E" w:rsidR="00CC17C5" w:rsidRDefault="00CC17C5">
            <w:pPr>
              <w:pStyle w:val="Body"/>
            </w:pPr>
            <w:r>
              <w:t>10</w:t>
            </w:r>
          </w:p>
        </w:tc>
        <w:tc>
          <w:tcPr>
            <w:tcW w:w="842" w:type="pct"/>
          </w:tcPr>
          <w:p w14:paraId="67D066FC" w14:textId="77777777" w:rsidR="00CC17C5" w:rsidRDefault="00CC17C5">
            <w:pPr>
              <w:pStyle w:val="Body"/>
            </w:pPr>
            <w:r>
              <w:t>fF</w:t>
            </w:r>
          </w:p>
        </w:tc>
        <w:tc>
          <w:tcPr>
            <w:tcW w:w="511" w:type="pct"/>
          </w:tcPr>
          <w:p w14:paraId="410BB307" w14:textId="77777777" w:rsidR="00CC17C5" w:rsidRDefault="00CC17C5">
            <w:pPr>
              <w:pStyle w:val="Body"/>
            </w:pPr>
          </w:p>
        </w:tc>
        <w:tc>
          <w:tcPr>
            <w:tcW w:w="1011" w:type="pct"/>
          </w:tcPr>
          <w:p w14:paraId="78DFF971" w14:textId="77777777" w:rsidR="00CC17C5" w:rsidRDefault="00CC17C5">
            <w:pPr>
              <w:pStyle w:val="Body"/>
            </w:pPr>
          </w:p>
        </w:tc>
      </w:tr>
      <w:tr w:rsidR="00CC17C5" w14:paraId="0362E3F5" w14:textId="77777777" w:rsidTr="00665719">
        <w:tc>
          <w:tcPr>
            <w:tcW w:w="856" w:type="pct"/>
          </w:tcPr>
          <w:p w14:paraId="704DE14A" w14:textId="77777777" w:rsidR="00CC17C5" w:rsidRDefault="00CC17C5">
            <w:pPr>
              <w:pStyle w:val="Body"/>
            </w:pPr>
            <w:r>
              <w:t>Startup time</w:t>
            </w:r>
          </w:p>
        </w:tc>
        <w:tc>
          <w:tcPr>
            <w:tcW w:w="511" w:type="pct"/>
          </w:tcPr>
          <w:p w14:paraId="76C8BF07" w14:textId="77777777" w:rsidR="00CC17C5" w:rsidRDefault="00CC17C5">
            <w:pPr>
              <w:pStyle w:val="Body"/>
            </w:pPr>
          </w:p>
        </w:tc>
        <w:tc>
          <w:tcPr>
            <w:tcW w:w="544" w:type="pct"/>
          </w:tcPr>
          <w:p w14:paraId="0E556628" w14:textId="77777777" w:rsidR="00CC17C5" w:rsidRDefault="00CC17C5">
            <w:pPr>
              <w:pStyle w:val="Body"/>
            </w:pPr>
          </w:p>
        </w:tc>
        <w:tc>
          <w:tcPr>
            <w:tcW w:w="726" w:type="pct"/>
          </w:tcPr>
          <w:p w14:paraId="7D3CD4AF" w14:textId="77777777" w:rsidR="00CC17C5" w:rsidRDefault="00CC17C5">
            <w:pPr>
              <w:pStyle w:val="Body"/>
            </w:pPr>
            <w:r>
              <w:t>1</w:t>
            </w:r>
          </w:p>
        </w:tc>
        <w:tc>
          <w:tcPr>
            <w:tcW w:w="842" w:type="pct"/>
          </w:tcPr>
          <w:p w14:paraId="21B83AB5" w14:textId="77777777" w:rsidR="00CC17C5" w:rsidRDefault="00CC17C5">
            <w:pPr>
              <w:pStyle w:val="Body"/>
            </w:pPr>
            <w:r>
              <w:t>us</w:t>
            </w:r>
          </w:p>
        </w:tc>
        <w:tc>
          <w:tcPr>
            <w:tcW w:w="511" w:type="pct"/>
          </w:tcPr>
          <w:p w14:paraId="33B0F26B" w14:textId="77777777" w:rsidR="00CC17C5" w:rsidRDefault="00CC17C5">
            <w:pPr>
              <w:pStyle w:val="Body"/>
            </w:pPr>
          </w:p>
        </w:tc>
        <w:tc>
          <w:tcPr>
            <w:tcW w:w="1011" w:type="pct"/>
          </w:tcPr>
          <w:p w14:paraId="2650C359" w14:textId="77777777" w:rsidR="00CC17C5" w:rsidRDefault="00CC17C5">
            <w:pPr>
              <w:pStyle w:val="Body"/>
            </w:pPr>
          </w:p>
        </w:tc>
      </w:tr>
      <w:tr w:rsidR="00CC17C5" w14:paraId="351D821E" w14:textId="77777777" w:rsidTr="00665719">
        <w:tc>
          <w:tcPr>
            <w:tcW w:w="856" w:type="pct"/>
          </w:tcPr>
          <w:p w14:paraId="03CFF172" w14:textId="77777777" w:rsidR="00CC17C5" w:rsidRDefault="00CC17C5">
            <w:pPr>
              <w:pStyle w:val="Body"/>
            </w:pPr>
            <w:r>
              <w:t>Powerdown time</w:t>
            </w:r>
          </w:p>
        </w:tc>
        <w:tc>
          <w:tcPr>
            <w:tcW w:w="511" w:type="pct"/>
          </w:tcPr>
          <w:p w14:paraId="5B6E41CF" w14:textId="77777777" w:rsidR="00CC17C5" w:rsidRDefault="00CC17C5">
            <w:pPr>
              <w:pStyle w:val="Body"/>
            </w:pPr>
          </w:p>
        </w:tc>
        <w:tc>
          <w:tcPr>
            <w:tcW w:w="544" w:type="pct"/>
          </w:tcPr>
          <w:p w14:paraId="2FDF8029" w14:textId="77777777" w:rsidR="00CC17C5" w:rsidRDefault="00CC17C5">
            <w:pPr>
              <w:pStyle w:val="Body"/>
            </w:pPr>
          </w:p>
        </w:tc>
        <w:tc>
          <w:tcPr>
            <w:tcW w:w="726" w:type="pct"/>
          </w:tcPr>
          <w:p w14:paraId="2C447631" w14:textId="77777777" w:rsidR="00CC17C5" w:rsidRDefault="00CC17C5">
            <w:pPr>
              <w:pStyle w:val="Body"/>
            </w:pPr>
            <w:r>
              <w:t>1</w:t>
            </w:r>
          </w:p>
        </w:tc>
        <w:tc>
          <w:tcPr>
            <w:tcW w:w="842" w:type="pct"/>
          </w:tcPr>
          <w:p w14:paraId="597712B6" w14:textId="77777777" w:rsidR="00CC17C5" w:rsidRDefault="00CC17C5">
            <w:pPr>
              <w:pStyle w:val="Body"/>
            </w:pPr>
            <w:r>
              <w:t>us</w:t>
            </w:r>
          </w:p>
        </w:tc>
        <w:tc>
          <w:tcPr>
            <w:tcW w:w="511" w:type="pct"/>
          </w:tcPr>
          <w:p w14:paraId="4815B2F3" w14:textId="77777777" w:rsidR="00CC17C5" w:rsidRDefault="00CC17C5">
            <w:pPr>
              <w:pStyle w:val="Body"/>
            </w:pPr>
          </w:p>
        </w:tc>
        <w:tc>
          <w:tcPr>
            <w:tcW w:w="1011" w:type="pct"/>
          </w:tcPr>
          <w:p w14:paraId="037EDE29" w14:textId="77777777" w:rsidR="00CC17C5" w:rsidRDefault="00CC17C5">
            <w:pPr>
              <w:pStyle w:val="Body"/>
            </w:pPr>
          </w:p>
        </w:tc>
      </w:tr>
      <w:tr w:rsidR="00CC17C5" w14:paraId="77A4F6CC" w14:textId="77777777" w:rsidTr="00665719">
        <w:tc>
          <w:tcPr>
            <w:tcW w:w="856" w:type="pct"/>
          </w:tcPr>
          <w:p w14:paraId="48158DB8" w14:textId="77777777" w:rsidR="00CC17C5" w:rsidRDefault="00CC17C5">
            <w:pPr>
              <w:pStyle w:val="Body"/>
            </w:pPr>
            <w:r>
              <w:t>Output load for buffer</w:t>
            </w:r>
          </w:p>
        </w:tc>
        <w:tc>
          <w:tcPr>
            <w:tcW w:w="511" w:type="pct"/>
          </w:tcPr>
          <w:p w14:paraId="7DEA96FE" w14:textId="4B0DE06F" w:rsidR="00CC17C5" w:rsidRDefault="00CC17C5">
            <w:pPr>
              <w:pStyle w:val="Body"/>
            </w:pPr>
            <w:r>
              <w:t>2-tbf</w:t>
            </w:r>
          </w:p>
        </w:tc>
        <w:tc>
          <w:tcPr>
            <w:tcW w:w="544" w:type="pct"/>
          </w:tcPr>
          <w:p w14:paraId="2BAF9598" w14:textId="77777777" w:rsidR="00CC17C5" w:rsidRDefault="00CC17C5">
            <w:pPr>
              <w:pStyle w:val="Body"/>
            </w:pPr>
          </w:p>
        </w:tc>
        <w:tc>
          <w:tcPr>
            <w:tcW w:w="726" w:type="pct"/>
          </w:tcPr>
          <w:p w14:paraId="0A0AC3DC" w14:textId="6B7AD07E" w:rsidR="00CC17C5" w:rsidRDefault="00CC17C5">
            <w:pPr>
              <w:pStyle w:val="Body"/>
            </w:pPr>
          </w:p>
        </w:tc>
        <w:tc>
          <w:tcPr>
            <w:tcW w:w="842" w:type="pct"/>
          </w:tcPr>
          <w:p w14:paraId="5A088804" w14:textId="4A6B4BEC" w:rsidR="00CC17C5" w:rsidRDefault="00CC17C5">
            <w:pPr>
              <w:pStyle w:val="Body"/>
            </w:pPr>
            <w:r>
              <w:t>Kohm</w:t>
            </w:r>
          </w:p>
        </w:tc>
        <w:tc>
          <w:tcPr>
            <w:tcW w:w="511" w:type="pct"/>
          </w:tcPr>
          <w:p w14:paraId="1456EB08" w14:textId="77777777" w:rsidR="00CC17C5" w:rsidRDefault="00CC17C5">
            <w:pPr>
              <w:pStyle w:val="Body"/>
            </w:pPr>
          </w:p>
        </w:tc>
        <w:tc>
          <w:tcPr>
            <w:tcW w:w="1011" w:type="pct"/>
          </w:tcPr>
          <w:p w14:paraId="658342C2" w14:textId="389DA54B" w:rsidR="00CC17C5" w:rsidRDefault="00CC17C5">
            <w:pPr>
              <w:pStyle w:val="Body"/>
            </w:pPr>
            <w:r>
              <w:t>Depends on line and distance to ATB and RX buffer input impedance</w:t>
            </w:r>
          </w:p>
        </w:tc>
      </w:tr>
      <w:tr w:rsidR="00CC17C5" w14:paraId="16EE819D" w14:textId="77777777" w:rsidTr="00665719">
        <w:tc>
          <w:tcPr>
            <w:tcW w:w="856" w:type="pct"/>
          </w:tcPr>
          <w:p w14:paraId="148B3862" w14:textId="649275AE" w:rsidR="00CC17C5" w:rsidRDefault="00CC17C5">
            <w:pPr>
              <w:pStyle w:val="Body"/>
            </w:pPr>
            <w:r>
              <w:t>Current consumption on 1.45V</w:t>
            </w:r>
          </w:p>
        </w:tc>
        <w:tc>
          <w:tcPr>
            <w:tcW w:w="511" w:type="pct"/>
          </w:tcPr>
          <w:p w14:paraId="3BFEB562" w14:textId="77777777" w:rsidR="00CC17C5" w:rsidRDefault="00CC17C5">
            <w:pPr>
              <w:pStyle w:val="Body"/>
            </w:pPr>
          </w:p>
        </w:tc>
        <w:tc>
          <w:tcPr>
            <w:tcW w:w="544" w:type="pct"/>
          </w:tcPr>
          <w:p w14:paraId="358149C4" w14:textId="77777777" w:rsidR="00CC17C5" w:rsidRDefault="00CC17C5">
            <w:pPr>
              <w:pStyle w:val="Body"/>
            </w:pPr>
          </w:p>
        </w:tc>
        <w:tc>
          <w:tcPr>
            <w:tcW w:w="726" w:type="pct"/>
          </w:tcPr>
          <w:p w14:paraId="3BF7C3E3" w14:textId="61B978D7" w:rsidR="00CC17C5" w:rsidRDefault="00CC17C5">
            <w:pPr>
              <w:pStyle w:val="Body"/>
            </w:pPr>
            <w:r>
              <w:t>5</w:t>
            </w:r>
          </w:p>
        </w:tc>
        <w:tc>
          <w:tcPr>
            <w:tcW w:w="842" w:type="pct"/>
          </w:tcPr>
          <w:p w14:paraId="2B22B395" w14:textId="61C5BD82" w:rsidR="00CC17C5" w:rsidRDefault="00CC17C5">
            <w:pPr>
              <w:pStyle w:val="Body"/>
            </w:pPr>
            <w:r>
              <w:t>mA</w:t>
            </w:r>
          </w:p>
        </w:tc>
        <w:tc>
          <w:tcPr>
            <w:tcW w:w="511" w:type="pct"/>
          </w:tcPr>
          <w:p w14:paraId="6D5025FB" w14:textId="77777777" w:rsidR="00CC17C5" w:rsidRDefault="00CC17C5">
            <w:pPr>
              <w:pStyle w:val="Body"/>
            </w:pPr>
          </w:p>
        </w:tc>
        <w:tc>
          <w:tcPr>
            <w:tcW w:w="1011" w:type="pct"/>
          </w:tcPr>
          <w:p w14:paraId="36CDF9A2" w14:textId="63CCB7F3" w:rsidR="00CC17C5" w:rsidRDefault="00CC17C5">
            <w:pPr>
              <w:pStyle w:val="Body"/>
            </w:pPr>
            <w:r>
              <w:t>buffers</w:t>
            </w:r>
          </w:p>
        </w:tc>
      </w:tr>
      <w:tr w:rsidR="00CC17C5" w14:paraId="50B441FF" w14:textId="77777777" w:rsidTr="00665719">
        <w:tc>
          <w:tcPr>
            <w:tcW w:w="856" w:type="pct"/>
          </w:tcPr>
          <w:p w14:paraId="24C4B5ED" w14:textId="417731D6" w:rsidR="00CC17C5" w:rsidRDefault="00CC17C5">
            <w:pPr>
              <w:pStyle w:val="Body"/>
            </w:pPr>
            <w:r>
              <w:t>Current consumption on 0.9V</w:t>
            </w:r>
          </w:p>
        </w:tc>
        <w:tc>
          <w:tcPr>
            <w:tcW w:w="511" w:type="pct"/>
          </w:tcPr>
          <w:p w14:paraId="298409CF" w14:textId="77777777" w:rsidR="00CC17C5" w:rsidRDefault="00CC17C5">
            <w:pPr>
              <w:pStyle w:val="Body"/>
            </w:pPr>
          </w:p>
        </w:tc>
        <w:tc>
          <w:tcPr>
            <w:tcW w:w="544" w:type="pct"/>
          </w:tcPr>
          <w:p w14:paraId="49791354" w14:textId="77777777" w:rsidR="00CC17C5" w:rsidRDefault="00CC17C5">
            <w:pPr>
              <w:pStyle w:val="Body"/>
            </w:pPr>
          </w:p>
        </w:tc>
        <w:tc>
          <w:tcPr>
            <w:tcW w:w="726" w:type="pct"/>
          </w:tcPr>
          <w:p w14:paraId="44E76225" w14:textId="5540AF2D" w:rsidR="00CC17C5" w:rsidRDefault="004D1307">
            <w:pPr>
              <w:pStyle w:val="Body"/>
            </w:pPr>
            <w:r>
              <w:t>100</w:t>
            </w:r>
          </w:p>
        </w:tc>
        <w:tc>
          <w:tcPr>
            <w:tcW w:w="842" w:type="pct"/>
          </w:tcPr>
          <w:p w14:paraId="7BACFD1B" w14:textId="2D8D2D10" w:rsidR="00CC17C5" w:rsidRDefault="004D1307">
            <w:pPr>
              <w:pStyle w:val="Body"/>
            </w:pPr>
            <w:r>
              <w:t>u</w:t>
            </w:r>
            <w:r w:rsidR="00CC17C5">
              <w:t>A</w:t>
            </w:r>
          </w:p>
        </w:tc>
        <w:tc>
          <w:tcPr>
            <w:tcW w:w="511" w:type="pct"/>
          </w:tcPr>
          <w:p w14:paraId="3676E294" w14:textId="77777777" w:rsidR="00CC17C5" w:rsidRDefault="00CC17C5">
            <w:pPr>
              <w:pStyle w:val="Body"/>
            </w:pPr>
          </w:p>
        </w:tc>
        <w:tc>
          <w:tcPr>
            <w:tcW w:w="1011" w:type="pct"/>
          </w:tcPr>
          <w:p w14:paraId="09DF25A8" w14:textId="22952762" w:rsidR="00CC17C5" w:rsidRDefault="00CC17C5">
            <w:pPr>
              <w:pStyle w:val="Body"/>
            </w:pPr>
            <w:r>
              <w:t>Mainly VGA</w:t>
            </w:r>
          </w:p>
        </w:tc>
      </w:tr>
    </w:tbl>
    <w:p w14:paraId="0E9CE6A6" w14:textId="1C3F4F38" w:rsidR="001753B3" w:rsidRDefault="001753B3" w:rsidP="001753B3">
      <w:pPr>
        <w:pStyle w:val="Caption"/>
        <w:jc w:val="center"/>
      </w:pPr>
      <w:bookmarkStart w:id="314" w:name="_Toc42511864"/>
      <w:r>
        <w:t xml:space="preserve">Table </w:t>
      </w:r>
      <w:r>
        <w:fldChar w:fldCharType="begin"/>
      </w:r>
      <w:r>
        <w:instrText xml:space="preserve"> SEQ Table \* ARABIC </w:instrText>
      </w:r>
      <w:r>
        <w:fldChar w:fldCharType="separate"/>
      </w:r>
      <w:r w:rsidR="00AA6F07">
        <w:rPr>
          <w:noProof/>
        </w:rPr>
        <w:t>3</w:t>
      </w:r>
      <w:r>
        <w:rPr>
          <w:noProof/>
        </w:rPr>
        <w:fldChar w:fldCharType="end"/>
      </w:r>
      <w:r w:rsidR="00AA6F07">
        <w:rPr>
          <w:noProof/>
        </w:rPr>
        <w:t>:</w:t>
      </w:r>
      <w:r>
        <w:t xml:space="preserve"> Electrical specification power detector</w:t>
      </w:r>
      <w:bookmarkEnd w:id="314"/>
    </w:p>
    <w:p w14:paraId="6D29FB70" w14:textId="2B389DA6" w:rsidR="005822DD" w:rsidRDefault="005822DD">
      <w:pPr>
        <w:pStyle w:val="Heading2"/>
      </w:pPr>
      <w:bookmarkStart w:id="315" w:name="_Toc49245167"/>
      <w:r>
        <w:t>Design Decisions (logged in DOORS AS)</w:t>
      </w:r>
      <w:bookmarkEnd w:id="315"/>
    </w:p>
    <w:p w14:paraId="0C83C90F" w14:textId="77777777" w:rsidR="00EA1915" w:rsidRPr="005A5979" w:rsidRDefault="00EA1915">
      <w:pPr>
        <w:pStyle w:val="Body"/>
      </w:pPr>
    </w:p>
    <w:p w14:paraId="7B8D0C9E" w14:textId="115EF962" w:rsidR="005822DD" w:rsidRDefault="005822DD" w:rsidP="00B75F5C">
      <w:pPr>
        <w:ind w:left="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0"/>
      </w:tblGrid>
      <w:tr w:rsidR="004D0626" w:rsidRPr="004D0626" w14:paraId="695BD71D" w14:textId="77777777" w:rsidTr="00B75F5C">
        <w:trPr>
          <w:trHeight w:val="264"/>
        </w:trPr>
        <w:tc>
          <w:tcPr>
            <w:tcW w:w="5000" w:type="pct"/>
            <w:shd w:val="clear" w:color="auto" w:fill="auto"/>
            <w:noWrap/>
            <w:vAlign w:val="bottom"/>
            <w:hideMark/>
          </w:tcPr>
          <w:p w14:paraId="1B536524" w14:textId="77777777" w:rsidR="004D0626" w:rsidRPr="004D0626" w:rsidRDefault="004D0626" w:rsidP="004D0626">
            <w:pPr>
              <w:ind w:left="0"/>
              <w:rPr>
                <w:color w:val="000000"/>
              </w:rPr>
            </w:pPr>
            <w:r w:rsidRPr="00B75F5C">
              <w:rPr>
                <w:color w:val="FF0000"/>
              </w:rPr>
              <w:t>Power detector</w:t>
            </w:r>
          </w:p>
        </w:tc>
      </w:tr>
      <w:tr w:rsidR="004D0626" w:rsidRPr="004D0626" w14:paraId="716E8193" w14:textId="77777777" w:rsidTr="00B75F5C">
        <w:trPr>
          <w:trHeight w:val="264"/>
        </w:trPr>
        <w:tc>
          <w:tcPr>
            <w:tcW w:w="5000" w:type="pct"/>
            <w:shd w:val="clear" w:color="auto" w:fill="auto"/>
            <w:noWrap/>
            <w:vAlign w:val="bottom"/>
            <w:hideMark/>
          </w:tcPr>
          <w:p w14:paraId="035866DB" w14:textId="69332FE8" w:rsidR="004D0626" w:rsidRPr="004D0626" w:rsidRDefault="004D0626" w:rsidP="004D0626">
            <w:pPr>
              <w:ind w:left="0"/>
              <w:rPr>
                <w:color w:val="000000"/>
              </w:rPr>
            </w:pPr>
            <w:r w:rsidRPr="004D0626">
              <w:rPr>
                <w:color w:val="000000"/>
              </w:rPr>
              <w:t xml:space="preserve">Power detector is based on </w:t>
            </w:r>
            <w:r w:rsidR="00842529">
              <w:rPr>
                <w:color w:val="000000"/>
              </w:rPr>
              <w:t xml:space="preserve">voltage </w:t>
            </w:r>
            <w:r w:rsidRPr="004D0626">
              <w:rPr>
                <w:color w:val="000000"/>
              </w:rPr>
              <w:t xml:space="preserve">peak detection. </w:t>
            </w:r>
            <w:r w:rsidR="00842529">
              <w:rPr>
                <w:color w:val="000000"/>
              </w:rPr>
              <w:t>Impdeance of the measured voltage must be controlled to not have error on the power to voltage conversion</w:t>
            </w:r>
          </w:p>
        </w:tc>
      </w:tr>
      <w:tr w:rsidR="004D0626" w:rsidRPr="004D0626" w14:paraId="0AD4437F" w14:textId="77777777" w:rsidTr="00B75F5C">
        <w:trPr>
          <w:trHeight w:val="264"/>
        </w:trPr>
        <w:tc>
          <w:tcPr>
            <w:tcW w:w="5000" w:type="pct"/>
            <w:shd w:val="clear" w:color="auto" w:fill="auto"/>
            <w:noWrap/>
            <w:vAlign w:val="bottom"/>
            <w:hideMark/>
          </w:tcPr>
          <w:p w14:paraId="376DD013" w14:textId="77777777" w:rsidR="004D0626" w:rsidRPr="004D0626" w:rsidRDefault="004D0626" w:rsidP="004D0626">
            <w:pPr>
              <w:ind w:left="0"/>
              <w:rPr>
                <w:color w:val="000000"/>
              </w:rPr>
            </w:pPr>
            <w:r w:rsidRPr="004D0626">
              <w:rPr>
                <w:color w:val="000000"/>
              </w:rPr>
              <w:t>Power detector is based on a 2 steps measurement (with RF power, without RF power). The measurement is done in serie by controlling the previous RF buffer in a fast way</w:t>
            </w:r>
          </w:p>
        </w:tc>
      </w:tr>
      <w:tr w:rsidR="004D0626" w:rsidRPr="004D0626" w14:paraId="5C455CF5" w14:textId="77777777" w:rsidTr="00B75F5C">
        <w:trPr>
          <w:trHeight w:val="264"/>
        </w:trPr>
        <w:tc>
          <w:tcPr>
            <w:tcW w:w="5000" w:type="pct"/>
            <w:shd w:val="clear" w:color="auto" w:fill="auto"/>
            <w:noWrap/>
            <w:vAlign w:val="bottom"/>
            <w:hideMark/>
          </w:tcPr>
          <w:p w14:paraId="0C2E0368" w14:textId="59D398E0" w:rsidR="004D0626" w:rsidRPr="004D0626" w:rsidRDefault="004D0626" w:rsidP="004D0626">
            <w:pPr>
              <w:ind w:left="0"/>
              <w:rPr>
                <w:color w:val="000000"/>
              </w:rPr>
            </w:pPr>
            <w:r w:rsidRPr="004D0626">
              <w:rPr>
                <w:color w:val="000000"/>
              </w:rPr>
              <w:t>The PPD is able to measure all the power of the chip from 1GHz to 81GHz downto -15dBm</w:t>
            </w:r>
            <w:r w:rsidR="00824AB2">
              <w:rPr>
                <w:color w:val="000000"/>
              </w:rPr>
              <w:t xml:space="preserve"> (100Ohms)</w:t>
            </w:r>
          </w:p>
        </w:tc>
      </w:tr>
      <w:tr w:rsidR="004D0626" w:rsidRPr="004D0626" w14:paraId="2781A782" w14:textId="77777777" w:rsidTr="00B75F5C">
        <w:trPr>
          <w:trHeight w:val="264"/>
        </w:trPr>
        <w:tc>
          <w:tcPr>
            <w:tcW w:w="5000" w:type="pct"/>
            <w:shd w:val="clear" w:color="auto" w:fill="auto"/>
            <w:noWrap/>
            <w:vAlign w:val="bottom"/>
            <w:hideMark/>
          </w:tcPr>
          <w:p w14:paraId="6C0C1B56" w14:textId="77777777" w:rsidR="004D0626" w:rsidRPr="004D0626" w:rsidRDefault="004D0626" w:rsidP="004D0626">
            <w:pPr>
              <w:ind w:left="0"/>
              <w:rPr>
                <w:color w:val="000000"/>
              </w:rPr>
            </w:pPr>
            <w:r w:rsidRPr="004D0626">
              <w:rPr>
                <w:color w:val="000000"/>
              </w:rPr>
              <w:t>A programmable amplification is added behind the PPD core to amplify the DC signal to be measured.</w:t>
            </w:r>
          </w:p>
        </w:tc>
      </w:tr>
      <w:tr w:rsidR="004D0626" w:rsidRPr="004D0626" w14:paraId="14504E38" w14:textId="77777777" w:rsidTr="00B75F5C">
        <w:trPr>
          <w:trHeight w:val="264"/>
        </w:trPr>
        <w:tc>
          <w:tcPr>
            <w:tcW w:w="5000" w:type="pct"/>
            <w:shd w:val="clear" w:color="auto" w:fill="auto"/>
            <w:noWrap/>
            <w:vAlign w:val="bottom"/>
            <w:hideMark/>
          </w:tcPr>
          <w:p w14:paraId="3403E40B" w14:textId="77777777" w:rsidR="004D0626" w:rsidRPr="004D0626" w:rsidRDefault="004D0626" w:rsidP="004D0626">
            <w:pPr>
              <w:ind w:left="0"/>
              <w:rPr>
                <w:color w:val="000000"/>
              </w:rPr>
            </w:pPr>
            <w:r w:rsidRPr="004D0626">
              <w:rPr>
                <w:color w:val="000000"/>
              </w:rPr>
              <w:t>The power detector analog information is postprocessed in software  to compensate for temperature and response non linearity vs input</w:t>
            </w:r>
          </w:p>
        </w:tc>
      </w:tr>
      <w:tr w:rsidR="004D0626" w:rsidRPr="004D0626" w14:paraId="02D4581A" w14:textId="77777777" w:rsidTr="00B75F5C">
        <w:trPr>
          <w:trHeight w:val="264"/>
        </w:trPr>
        <w:tc>
          <w:tcPr>
            <w:tcW w:w="5000" w:type="pct"/>
            <w:shd w:val="clear" w:color="auto" w:fill="auto"/>
            <w:noWrap/>
            <w:vAlign w:val="bottom"/>
            <w:hideMark/>
          </w:tcPr>
          <w:p w14:paraId="67D5741D" w14:textId="77777777" w:rsidR="004D0626" w:rsidRPr="004D0626" w:rsidRDefault="004D0626" w:rsidP="004D0626">
            <w:pPr>
              <w:ind w:left="0"/>
              <w:rPr>
                <w:color w:val="000000"/>
              </w:rPr>
            </w:pPr>
            <w:r w:rsidRPr="004D0626">
              <w:rPr>
                <w:color w:val="000000"/>
              </w:rPr>
              <w:t>PPDanalog information is sampled by the ATB ADC at 5MHZ and need a postprocessing sliding average from 2 to 16 samples in the ATB</w:t>
            </w:r>
          </w:p>
        </w:tc>
      </w:tr>
      <w:tr w:rsidR="002F2C64" w:rsidRPr="004D0626" w14:paraId="17945FA4" w14:textId="77777777" w:rsidTr="00B75F5C">
        <w:trPr>
          <w:trHeight w:val="264"/>
        </w:trPr>
        <w:tc>
          <w:tcPr>
            <w:tcW w:w="5000" w:type="pct"/>
            <w:shd w:val="clear" w:color="auto" w:fill="auto"/>
            <w:noWrap/>
            <w:vAlign w:val="bottom"/>
          </w:tcPr>
          <w:p w14:paraId="69DB27D7" w14:textId="4CD30E65" w:rsidR="002F2C64" w:rsidRPr="004D0626" w:rsidRDefault="002F2C64" w:rsidP="004D0626">
            <w:pPr>
              <w:ind w:left="0"/>
              <w:rPr>
                <w:color w:val="000000"/>
              </w:rPr>
            </w:pPr>
            <w:r>
              <w:rPr>
                <w:color w:val="000000"/>
              </w:rPr>
              <w:t>PPD is using 0.9V, 1.45V</w:t>
            </w:r>
          </w:p>
        </w:tc>
      </w:tr>
    </w:tbl>
    <w:p w14:paraId="0391EE43" w14:textId="77777777" w:rsidR="004D0626" w:rsidRPr="005822DD" w:rsidRDefault="004D0626" w:rsidP="005A5979"/>
    <w:p w14:paraId="34492F91" w14:textId="77777777" w:rsidR="001753B3" w:rsidRDefault="001753B3">
      <w:pPr>
        <w:pStyle w:val="Heading1"/>
      </w:pPr>
      <w:bookmarkStart w:id="316" w:name="_Toc31217921"/>
      <w:bookmarkStart w:id="317" w:name="_Toc49245168"/>
      <w:r>
        <w:t>RXBIST Analog</w:t>
      </w:r>
      <w:bookmarkEnd w:id="316"/>
      <w:bookmarkEnd w:id="317"/>
    </w:p>
    <w:p w14:paraId="76B2AF87" w14:textId="77777777" w:rsidR="001753B3" w:rsidRDefault="001753B3">
      <w:pPr>
        <w:pStyle w:val="Heading2"/>
      </w:pPr>
      <w:bookmarkStart w:id="318" w:name="_Toc31217922"/>
      <w:bookmarkStart w:id="319" w:name="_Toc49245169"/>
      <w:r>
        <w:t>Block diagram</w:t>
      </w:r>
      <w:bookmarkEnd w:id="318"/>
      <w:bookmarkEnd w:id="319"/>
    </w:p>
    <w:p w14:paraId="4004D6CA" w14:textId="7987D2E6" w:rsidR="001753B3" w:rsidRDefault="001753B3">
      <w:pPr>
        <w:pStyle w:val="Body"/>
      </w:pPr>
      <w:r>
        <w:t xml:space="preserve">The RX Bist is composed of a </w:t>
      </w:r>
      <w:r w:rsidR="002F2C64">
        <w:t>SSB modulator and baseband high SFDR signals</w:t>
      </w:r>
      <w:r>
        <w:t xml:space="preserve"> to generate RF signal at input of the RX and baseband signals at the input of the baseband. This choice has been made to </w:t>
      </w:r>
      <w:r w:rsidR="002F2C64">
        <w:t>simplify the design of the RF SSB by shifting the BB linearity measurement into the IF domain</w:t>
      </w:r>
      <w:r>
        <w:t xml:space="preserve"> </w:t>
      </w:r>
    </w:p>
    <w:p w14:paraId="14B0C9E5" w14:textId="77777777" w:rsidR="001753B3" w:rsidRDefault="001753B3">
      <w:pPr>
        <w:pStyle w:val="Body"/>
      </w:pPr>
      <w:r>
        <w:rPr>
          <w:noProof/>
        </w:rPr>
        <w:drawing>
          <wp:anchor distT="0" distB="0" distL="114300" distR="114300" simplePos="0" relativeHeight="251602432" behindDoc="0" locked="0" layoutInCell="1" allowOverlap="1" wp14:anchorId="07466646" wp14:editId="19CA1998">
            <wp:simplePos x="0" y="0"/>
            <wp:positionH relativeFrom="column">
              <wp:posOffset>-635</wp:posOffset>
            </wp:positionH>
            <wp:positionV relativeFrom="paragraph">
              <wp:posOffset>137795</wp:posOffset>
            </wp:positionV>
            <wp:extent cx="4348480" cy="2420620"/>
            <wp:effectExtent l="171450" t="171450" r="166370" b="1892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8480" cy="24206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5D3E06BE" w14:textId="77777777" w:rsidR="001753B3" w:rsidRDefault="001753B3">
      <w:pPr>
        <w:pStyle w:val="Body"/>
      </w:pPr>
    </w:p>
    <w:p w14:paraId="2F959BD7" w14:textId="77777777" w:rsidR="001753B3" w:rsidRDefault="001753B3">
      <w:pPr>
        <w:pStyle w:val="Body"/>
      </w:pPr>
    </w:p>
    <w:p w14:paraId="19884167" w14:textId="77777777" w:rsidR="001753B3" w:rsidRDefault="001753B3">
      <w:pPr>
        <w:pStyle w:val="Body"/>
      </w:pPr>
    </w:p>
    <w:p w14:paraId="1B41CC09" w14:textId="77777777" w:rsidR="001753B3" w:rsidRDefault="001753B3">
      <w:pPr>
        <w:pStyle w:val="Body"/>
      </w:pPr>
    </w:p>
    <w:p w14:paraId="463D30EA" w14:textId="77777777" w:rsidR="001753B3" w:rsidRDefault="001753B3">
      <w:pPr>
        <w:pStyle w:val="Body"/>
      </w:pPr>
    </w:p>
    <w:p w14:paraId="348A4AF7" w14:textId="77777777" w:rsidR="001753B3" w:rsidRDefault="001753B3">
      <w:pPr>
        <w:pStyle w:val="Body"/>
      </w:pPr>
    </w:p>
    <w:p w14:paraId="386AA3EC" w14:textId="77777777" w:rsidR="001753B3" w:rsidRDefault="001753B3">
      <w:pPr>
        <w:pStyle w:val="Body"/>
      </w:pPr>
    </w:p>
    <w:p w14:paraId="6E1F656E" w14:textId="77777777" w:rsidR="001753B3" w:rsidRDefault="001753B3">
      <w:pPr>
        <w:pStyle w:val="Body"/>
      </w:pPr>
    </w:p>
    <w:p w14:paraId="45831EDA" w14:textId="77777777" w:rsidR="001753B3" w:rsidRDefault="001753B3">
      <w:pPr>
        <w:pStyle w:val="Body"/>
      </w:pPr>
    </w:p>
    <w:p w14:paraId="52436EA1" w14:textId="77777777" w:rsidR="001753B3" w:rsidRDefault="001753B3">
      <w:pPr>
        <w:pStyle w:val="Body"/>
      </w:pPr>
    </w:p>
    <w:p w14:paraId="7FF803BB" w14:textId="77777777" w:rsidR="001753B3" w:rsidRDefault="001753B3">
      <w:pPr>
        <w:pStyle w:val="Body"/>
      </w:pPr>
    </w:p>
    <w:p w14:paraId="68B416B1" w14:textId="77777777" w:rsidR="001753B3" w:rsidRPr="009B7827" w:rsidRDefault="001753B3">
      <w:pPr>
        <w:pStyle w:val="Body"/>
      </w:pPr>
      <w:r>
        <w:rPr>
          <w:noProof/>
        </w:rPr>
        <mc:AlternateContent>
          <mc:Choice Requires="wps">
            <w:drawing>
              <wp:anchor distT="0" distB="0" distL="114300" distR="114300" simplePos="0" relativeHeight="251604480" behindDoc="0" locked="0" layoutInCell="1" allowOverlap="1" wp14:anchorId="2F4CE510" wp14:editId="79449CF4">
                <wp:simplePos x="0" y="0"/>
                <wp:positionH relativeFrom="column">
                  <wp:posOffset>-635</wp:posOffset>
                </wp:positionH>
                <wp:positionV relativeFrom="paragraph">
                  <wp:posOffset>94615</wp:posOffset>
                </wp:positionV>
                <wp:extent cx="434848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573C3B8A" w14:textId="52F019D2" w:rsidR="00FF2D65" w:rsidRPr="00C91A9F" w:rsidRDefault="00FF2D65" w:rsidP="001753B3">
                            <w:pPr>
                              <w:pStyle w:val="Caption"/>
                              <w:jc w:val="center"/>
                              <w:rPr>
                                <w:noProof/>
                              </w:rPr>
                            </w:pPr>
                            <w:bookmarkStart w:id="320" w:name="_Toc42070784"/>
                            <w:bookmarkStart w:id="321" w:name="_Toc42511831"/>
                            <w:r>
                              <w:t xml:space="preserve">Figure </w:t>
                            </w:r>
                            <w:r>
                              <w:fldChar w:fldCharType="begin"/>
                            </w:r>
                            <w:r>
                              <w:instrText xml:space="preserve"> SEQ Figure \* ARABIC </w:instrText>
                            </w:r>
                            <w:r>
                              <w:fldChar w:fldCharType="separate"/>
                            </w:r>
                            <w:r>
                              <w:rPr>
                                <w:noProof/>
                              </w:rPr>
                              <w:t>8</w:t>
                            </w:r>
                            <w:r>
                              <w:rPr>
                                <w:noProof/>
                              </w:rPr>
                              <w:fldChar w:fldCharType="end"/>
                            </w:r>
                            <w:r>
                              <w:rPr>
                                <w:noProof/>
                              </w:rPr>
                              <w:t>:</w:t>
                            </w:r>
                            <w:r>
                              <w:t xml:space="preserve"> Overall block diagram Bist</w:t>
                            </w:r>
                            <w:bookmarkEnd w:id="320"/>
                            <w:r>
                              <w:t xml:space="preserve"> with digital</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E510" id="Text Box 23" o:spid="_x0000_s1027" type="#_x0000_t202" style="position:absolute;margin-left:-.05pt;margin-top:7.45pt;width:342.4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" stroked="f">
                <v:textbox style="mso-fit-shape-to-text:t" inset="0,0,0,0">
                  <w:txbxContent>
                    <w:p w14:paraId="573C3B8A" w14:textId="52F019D2" w:rsidR="00FF2D65" w:rsidRPr="00C91A9F" w:rsidRDefault="00FF2D65" w:rsidP="001753B3">
                      <w:pPr>
                        <w:pStyle w:val="Caption"/>
                        <w:jc w:val="center"/>
                        <w:rPr>
                          <w:noProof/>
                        </w:rPr>
                      </w:pPr>
                      <w:bookmarkStart w:id="322" w:name="_Toc42070784"/>
                      <w:bookmarkStart w:id="323" w:name="_Toc42511831"/>
                      <w:r>
                        <w:t xml:space="preserve">Figure </w:t>
                      </w:r>
                      <w:r>
                        <w:fldChar w:fldCharType="begin"/>
                      </w:r>
                      <w:r>
                        <w:instrText xml:space="preserve"> SEQ Figure \* ARABIC </w:instrText>
                      </w:r>
                      <w:r>
                        <w:fldChar w:fldCharType="separate"/>
                      </w:r>
                      <w:r>
                        <w:rPr>
                          <w:noProof/>
                        </w:rPr>
                        <w:t>8</w:t>
                      </w:r>
                      <w:r>
                        <w:rPr>
                          <w:noProof/>
                        </w:rPr>
                        <w:fldChar w:fldCharType="end"/>
                      </w:r>
                      <w:r>
                        <w:rPr>
                          <w:noProof/>
                        </w:rPr>
                        <w:t>:</w:t>
                      </w:r>
                      <w:r>
                        <w:t xml:space="preserve"> Overall block diagram Bist</w:t>
                      </w:r>
                      <w:bookmarkEnd w:id="322"/>
                      <w:r>
                        <w:t xml:space="preserve"> with digital</w:t>
                      </w:r>
                      <w:bookmarkEnd w:id="323"/>
                    </w:p>
                  </w:txbxContent>
                </v:textbox>
                <w10:wrap type="square"/>
              </v:shape>
            </w:pict>
          </mc:Fallback>
        </mc:AlternateContent>
      </w:r>
    </w:p>
    <w:p w14:paraId="5FD76495" w14:textId="77777777" w:rsidR="001753B3" w:rsidRDefault="001753B3" w:rsidP="001753B3">
      <w:pPr>
        <w:pStyle w:val="Caption"/>
        <w:jc w:val="center"/>
      </w:pPr>
    </w:p>
    <w:p w14:paraId="653A91A0" w14:textId="019F2FEC" w:rsidR="001753B3" w:rsidRDefault="001753B3" w:rsidP="001753B3">
      <w:pPr>
        <w:pStyle w:val="Caption"/>
        <w:jc w:val="center"/>
        <w:rPr>
          <w:noProof/>
        </w:rPr>
      </w:pPr>
      <w:r w:rsidRPr="00D23CCD">
        <w:rPr>
          <w:noProof/>
        </w:rPr>
        <w:t xml:space="preserve"> </w:t>
      </w:r>
      <w:r w:rsidR="006F5545" w:rsidRPr="006F5545">
        <w:rPr>
          <w:noProof/>
        </w:rPr>
        <w:t xml:space="preserve"> </w:t>
      </w:r>
      <w:r w:rsidR="006F5545" w:rsidRPr="006F5545">
        <w:rPr>
          <w:noProof/>
        </w:rPr>
        <w:drawing>
          <wp:inline distT="0" distB="0" distL="0" distR="0" wp14:anchorId="6F2EABDF" wp14:editId="58463A72">
            <wp:extent cx="5016500" cy="2821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500" cy="2821940"/>
                    </a:xfrm>
                    <a:prstGeom prst="rect">
                      <a:avLst/>
                    </a:prstGeom>
                  </pic:spPr>
                </pic:pic>
              </a:graphicData>
            </a:graphic>
          </wp:inline>
        </w:drawing>
      </w:r>
    </w:p>
    <w:p w14:paraId="0226C093" w14:textId="77777777" w:rsidR="002F2C64" w:rsidRPr="002F2C64" w:rsidRDefault="002F2C64" w:rsidP="002F2C64"/>
    <w:p w14:paraId="12F19DBD" w14:textId="01B02BC4" w:rsidR="001753B3" w:rsidRDefault="001753B3" w:rsidP="001753B3">
      <w:pPr>
        <w:pStyle w:val="Caption"/>
        <w:jc w:val="center"/>
      </w:pPr>
      <w:bookmarkStart w:id="324" w:name="_Toc42511832"/>
      <w:r>
        <w:t xml:space="preserve">Figure </w:t>
      </w:r>
      <w:r>
        <w:fldChar w:fldCharType="begin"/>
      </w:r>
      <w:r>
        <w:instrText xml:space="preserve"> SEQ Figure \* ARABIC </w:instrText>
      </w:r>
      <w:r>
        <w:fldChar w:fldCharType="separate"/>
      </w:r>
      <w:r w:rsidR="004A0420">
        <w:rPr>
          <w:noProof/>
        </w:rPr>
        <w:t>9</w:t>
      </w:r>
      <w:r>
        <w:rPr>
          <w:noProof/>
        </w:rPr>
        <w:fldChar w:fldCharType="end"/>
      </w:r>
      <w:r w:rsidR="00AA6F07">
        <w:rPr>
          <w:noProof/>
        </w:rPr>
        <w:t>:</w:t>
      </w:r>
      <w:r>
        <w:t xml:space="preserve"> RX </w:t>
      </w:r>
      <w:r w:rsidR="002F2C64">
        <w:t xml:space="preserve">analog </w:t>
      </w:r>
      <w:r>
        <w:t>Bist block diagram</w:t>
      </w:r>
      <w:bookmarkEnd w:id="324"/>
    </w:p>
    <w:p w14:paraId="5A3D23BD" w14:textId="77777777" w:rsidR="001753B3" w:rsidRPr="00B0642E" w:rsidRDefault="001753B3" w:rsidP="001753B3"/>
    <w:p w14:paraId="7690FFD2" w14:textId="77777777" w:rsidR="001753B3" w:rsidRDefault="001753B3" w:rsidP="001753B3">
      <w:pPr>
        <w:pStyle w:val="Caption"/>
      </w:pPr>
    </w:p>
    <w:p w14:paraId="33B3064A" w14:textId="77777777" w:rsidR="001753B3" w:rsidRDefault="001753B3" w:rsidP="001753B3"/>
    <w:p w14:paraId="7605070B" w14:textId="130B1A8A" w:rsidR="001753B3" w:rsidRPr="005D3FBC" w:rsidRDefault="001753B3">
      <w:pPr>
        <w:pStyle w:val="Heading2"/>
      </w:pPr>
      <w:bookmarkStart w:id="325" w:name="_Toc31217923"/>
      <w:bookmarkStart w:id="326" w:name="_Ref43970513"/>
      <w:bookmarkStart w:id="327" w:name="_Toc49245170"/>
      <w:r>
        <w:t>General Functionality and Operational mode</w:t>
      </w:r>
      <w:bookmarkEnd w:id="10"/>
      <w:bookmarkEnd w:id="325"/>
      <w:bookmarkEnd w:id="326"/>
      <w:bookmarkEnd w:id="327"/>
    </w:p>
    <w:p w14:paraId="192AAD57" w14:textId="03B8C0FD" w:rsidR="00F51660" w:rsidRDefault="00F51660">
      <w:pPr>
        <w:pStyle w:val="Heading3"/>
      </w:pPr>
      <w:bookmarkStart w:id="328" w:name="_Toc49245171"/>
      <w:r>
        <w:t>General functionality</w:t>
      </w:r>
      <w:bookmarkEnd w:id="328"/>
    </w:p>
    <w:p w14:paraId="39EC19BF" w14:textId="192998C0" w:rsidR="001753B3" w:rsidRPr="00F51660" w:rsidRDefault="001753B3">
      <w:pPr>
        <w:pStyle w:val="Body"/>
      </w:pPr>
      <w:r w:rsidRPr="00F51660">
        <w:t xml:space="preserve">The RXRF Bist is able to provide a programmable RF SSB signal simultaneously to the 4 receivers (see </w:t>
      </w:r>
      <w:r w:rsidRPr="00F51660">
        <w:fldChar w:fldCharType="begin"/>
      </w:r>
      <w:r w:rsidRPr="00F51660">
        <w:instrText xml:space="preserve"> REF _Ref31204103 \h </w:instrText>
      </w:r>
      <w:r w:rsidR="00F51660" w:rsidRPr="00C614D7">
        <w:instrText xml:space="preserve"> \* MERGEFORMAT </w:instrText>
      </w:r>
      <w:r w:rsidRPr="00F51660">
        <w:fldChar w:fldCharType="separate"/>
      </w:r>
      <w:r w:rsidRPr="00F51660">
        <w:t>Figure 4</w:t>
      </w:r>
      <w:r w:rsidRPr="00F51660">
        <w:fldChar w:fldCharType="end"/>
      </w:r>
      <w:r w:rsidRPr="00F51660">
        <w:t xml:space="preserve">) through a RF splitter. The RF signal is built from an IQ mixer that is mixing the LO signal with an IF signal. This signal is constructed from a digital signal converted with 2 DAC-8b to generate the IQ and hence the SSB signal. </w:t>
      </w:r>
    </w:p>
    <w:p w14:paraId="31A48BD4" w14:textId="77777777" w:rsidR="001753B3" w:rsidRDefault="001753B3">
      <w:pPr>
        <w:pStyle w:val="Body"/>
      </w:pPr>
      <w:r>
        <w:t>The IF signal type is programmable. As the receiver is an IQ receiver the SSB doesn’t need high image rejection</w:t>
      </w:r>
    </w:p>
    <w:p w14:paraId="10951CE2" w14:textId="77777777" w:rsidR="001753B3" w:rsidRDefault="001753B3">
      <w:pPr>
        <w:pStyle w:val="Body"/>
      </w:pPr>
      <w:r>
        <w:t>The RXbist is interfacing with the LO doubler built with a 40GHz buffer, a frequency doubler to generate the 80GHz and a buffer to drive the phase rotator. The design is managed in the LO interface work package and the matching network will be optimized in the bist to guarantee a min power of 2.5dBm</w:t>
      </w:r>
    </w:p>
    <w:p w14:paraId="4381CDE9" w14:textId="4E8015F5" w:rsidR="001753B3" w:rsidRDefault="001753B3">
      <w:pPr>
        <w:pStyle w:val="Body"/>
      </w:pPr>
      <w:r>
        <w:t>The RF power</w:t>
      </w:r>
      <w:r w:rsidR="002F2C64">
        <w:t xml:space="preserve"> is calibrated at the SSB output to guarantee a minimum power at the RX bist inputs (-10dBm). The power at the rX inputs are</w:t>
      </w:r>
      <w:r>
        <w:t xml:space="preserve"> measured through precise power </w:t>
      </w:r>
      <w:commentRangeStart w:id="329"/>
      <w:r>
        <w:t xml:space="preserve">detector </w:t>
      </w:r>
      <w:commentRangeEnd w:id="329"/>
      <w:r>
        <w:rPr>
          <w:rStyle w:val="CommentReference"/>
        </w:rPr>
        <w:commentReference w:id="329"/>
      </w:r>
      <w:r w:rsidR="00BB6411">
        <w:t>to guarantee the RX gain measurement accuracy</w:t>
      </w:r>
      <w:r>
        <w:t>[</w:t>
      </w:r>
      <w:hyperlink r:id="rId34" w:history="1">
        <w:r w:rsidRPr="000044B9">
          <w:rPr>
            <w:rStyle w:val="Hyperlink"/>
          </w:rPr>
          <w:t>art1098952[</w:t>
        </w:r>
      </w:hyperlink>
      <w:r>
        <w:t xml:space="preserve"> Also it is assumed (and have to be taken into account in the </w:t>
      </w:r>
      <w:r w:rsidR="00BB6411">
        <w:t>R</w:t>
      </w:r>
      <w:r>
        <w:t>X) that the phase and the gain linked to the coupler is not influenced by the impedance seen on RX (S11&gt;7dB)</w:t>
      </w:r>
    </w:p>
    <w:p w14:paraId="22D7470D" w14:textId="7DB69E33" w:rsidR="004D1307" w:rsidRDefault="004D1307">
      <w:pPr>
        <w:pStyle w:val="Body"/>
      </w:pPr>
      <w:r w:rsidRPr="004D1307">
        <w:t>Dac Bias current should be able to calibrate SSB mod max power to it's nominal value over PVT</w:t>
      </w:r>
    </w:p>
    <w:p w14:paraId="61DFFD77" w14:textId="78D9E924" w:rsidR="004D1307" w:rsidRDefault="004D1307">
      <w:pPr>
        <w:pStyle w:val="Body"/>
      </w:pPr>
      <w:r w:rsidRPr="004D1307">
        <w:t>Buffers bias current tuning should be able to achive output power dynamic range (from max to min power)</w:t>
      </w:r>
    </w:p>
    <w:p w14:paraId="65C54C3E" w14:textId="77777777" w:rsidR="001753B3" w:rsidRDefault="001753B3" w:rsidP="001753B3"/>
    <w:p w14:paraId="5D0AD63D" w14:textId="77777777" w:rsidR="001753B3" w:rsidRDefault="001753B3">
      <w:pPr>
        <w:pStyle w:val="Body"/>
      </w:pPr>
      <w:r>
        <w:t>The RX Bist can be set in 2 modes with the bistrx_mode bit (0=RFbist, 1=BBBist).</w:t>
      </w:r>
    </w:p>
    <w:p w14:paraId="03C9DBB3" w14:textId="2DE2DEB6" w:rsidR="001753B3" w:rsidRDefault="00F51660">
      <w:pPr>
        <w:pStyle w:val="Heading3"/>
      </w:pPr>
      <w:bookmarkStart w:id="330" w:name="_Toc49245172"/>
      <w:r>
        <w:t>Power modes</w:t>
      </w:r>
      <w:bookmarkEnd w:id="330"/>
    </w:p>
    <w:p w14:paraId="2E876BAF" w14:textId="79F13872" w:rsidR="000D262B" w:rsidRDefault="000D262B">
      <w:pPr>
        <w:pStyle w:val="Body"/>
      </w:pPr>
      <w:r>
        <w:t xml:space="preserve">From the outside there are 4 main digital signals that control the IP functional states. These states are described in </w:t>
      </w:r>
      <w:r>
        <w:fldChar w:fldCharType="begin"/>
      </w:r>
      <w:r>
        <w:instrText xml:space="preserve"> REF _Ref41642293 \h </w:instrText>
      </w:r>
      <w:r>
        <w:fldChar w:fldCharType="separate"/>
      </w:r>
      <w:r>
        <w:t xml:space="preserve">Table </w:t>
      </w:r>
      <w:r>
        <w:rPr>
          <w:noProof/>
        </w:rPr>
        <w:t>4</w:t>
      </w:r>
      <w:r>
        <w:fldChar w:fldCharType="end"/>
      </w:r>
      <w:r>
        <w:t>.</w:t>
      </w:r>
    </w:p>
    <w:tbl>
      <w:tblPr>
        <w:tblStyle w:val="GridTable1Light"/>
        <w:tblW w:w="0" w:type="auto"/>
        <w:tblLook w:val="04A0" w:firstRow="1" w:lastRow="0" w:firstColumn="1" w:lastColumn="0" w:noHBand="0" w:noVBand="1"/>
      </w:tblPr>
      <w:tblGrid>
        <w:gridCol w:w="1493"/>
        <w:gridCol w:w="4307"/>
        <w:gridCol w:w="2090"/>
      </w:tblGrid>
      <w:tr w:rsidR="000D262B" w14:paraId="40F06183" w14:textId="77777777" w:rsidTr="005F3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3" w:type="dxa"/>
          </w:tcPr>
          <w:p w14:paraId="1C3AD87E" w14:textId="77777777" w:rsidR="000D262B" w:rsidRDefault="000D262B">
            <w:pPr>
              <w:pStyle w:val="Body"/>
              <w:rPr>
                <w:lang w:eastAsia="zh-CN"/>
              </w:rPr>
            </w:pPr>
            <w:r>
              <w:t>State</w:t>
            </w:r>
          </w:p>
        </w:tc>
        <w:tc>
          <w:tcPr>
            <w:tcW w:w="4307" w:type="dxa"/>
          </w:tcPr>
          <w:p w14:paraId="18900AEE" w14:textId="77777777" w:rsidR="000D262B" w:rsidRDefault="000D262B">
            <w:pPr>
              <w:pStyle w:val="Body"/>
              <w:cnfStyle w:val="100000000000" w:firstRow="1" w:lastRow="0" w:firstColumn="0" w:lastColumn="0" w:oddVBand="0" w:evenVBand="0" w:oddHBand="0" w:evenHBand="0" w:firstRowFirstColumn="0" w:firstRowLastColumn="0" w:lastRowFirstColumn="0" w:lastRowLastColumn="0"/>
            </w:pPr>
            <w:r>
              <w:t>Note</w:t>
            </w:r>
          </w:p>
        </w:tc>
        <w:tc>
          <w:tcPr>
            <w:tcW w:w="2090" w:type="dxa"/>
          </w:tcPr>
          <w:p w14:paraId="690005EE" w14:textId="77777777" w:rsidR="000D262B" w:rsidRDefault="000D262B">
            <w:pPr>
              <w:pStyle w:val="Body"/>
              <w:cnfStyle w:val="100000000000" w:firstRow="1" w:lastRow="0" w:firstColumn="0" w:lastColumn="0" w:oddVBand="0" w:evenVBand="0" w:oddHBand="0" w:evenHBand="0" w:firstRowFirstColumn="0" w:firstRowLastColumn="0" w:lastRowFirstColumn="0" w:lastRowLastColumn="0"/>
            </w:pPr>
            <w:r>
              <w:t>Controls</w:t>
            </w:r>
          </w:p>
        </w:tc>
      </w:tr>
      <w:tr w:rsidR="005F375F" w:rsidRPr="00C6440E" w14:paraId="3698EFC4" w14:textId="77777777" w:rsidTr="005F375F">
        <w:tc>
          <w:tcPr>
            <w:cnfStyle w:val="001000000000" w:firstRow="0" w:lastRow="0" w:firstColumn="1" w:lastColumn="0" w:oddVBand="0" w:evenVBand="0" w:oddHBand="0" w:evenHBand="0" w:firstRowFirstColumn="0" w:firstRowLastColumn="0" w:lastRowFirstColumn="0" w:lastRowLastColumn="0"/>
            <w:tcW w:w="1493" w:type="dxa"/>
          </w:tcPr>
          <w:p w14:paraId="0B14B2E6" w14:textId="51ED2932" w:rsidR="005F375F" w:rsidRDefault="005F375F">
            <w:pPr>
              <w:pStyle w:val="Body"/>
            </w:pPr>
            <w:r>
              <w:t>Off</w:t>
            </w:r>
          </w:p>
        </w:tc>
        <w:tc>
          <w:tcPr>
            <w:tcW w:w="4307" w:type="dxa"/>
          </w:tcPr>
          <w:p w14:paraId="341FE4C4" w14:textId="1252568F" w:rsidR="005F375F" w:rsidRDefault="005F375F">
            <w:pPr>
              <w:pStyle w:val="Body"/>
              <w:cnfStyle w:val="000000000000" w:firstRow="0" w:lastRow="0" w:firstColumn="0" w:lastColumn="0" w:oddVBand="0" w:evenVBand="0" w:oddHBand="0" w:evenHBand="0" w:firstRowFirstColumn="0" w:firstRowLastColumn="0" w:lastRowFirstColumn="0" w:lastRowLastColumn="0"/>
            </w:pPr>
            <w:r>
              <w:t>The lowest power state. Everything is off. The pon_ls_rxbist is forcing all signals to analog block to 0.</w:t>
            </w:r>
          </w:p>
        </w:tc>
        <w:tc>
          <w:tcPr>
            <w:tcW w:w="2090" w:type="dxa"/>
          </w:tcPr>
          <w:p w14:paraId="745BA4EA" w14:textId="0E6C7265"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pon_ldo_rxbist=x</w:t>
            </w:r>
          </w:p>
          <w:p w14:paraId="7AD2A129" w14:textId="1641416D"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pon_ls_rxbist=0</w:t>
            </w:r>
          </w:p>
          <w:p w14:paraId="7D7DA158" w14:textId="6C8671E7"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en_rxbist=x</w:t>
            </w:r>
          </w:p>
          <w:p w14:paraId="51F81DB8" w14:textId="6E258300"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eastAsia="zh-CN"/>
              </w:rPr>
            </w:pPr>
            <w:r w:rsidRPr="00C614D7">
              <w:t>fast_enable_</w:t>
            </w:r>
            <w:r>
              <w:t>rxbist</w:t>
            </w:r>
            <w:r w:rsidRPr="00C614D7">
              <w:t>=X</w:t>
            </w:r>
          </w:p>
        </w:tc>
      </w:tr>
      <w:tr w:rsidR="005F375F" w:rsidRPr="00C6440E" w14:paraId="175FC7E8" w14:textId="77777777" w:rsidTr="005F375F">
        <w:tc>
          <w:tcPr>
            <w:cnfStyle w:val="001000000000" w:firstRow="0" w:lastRow="0" w:firstColumn="1" w:lastColumn="0" w:oddVBand="0" w:evenVBand="0" w:oddHBand="0" w:evenHBand="0" w:firstRowFirstColumn="0" w:firstRowLastColumn="0" w:lastRowFirstColumn="0" w:lastRowLastColumn="0"/>
            <w:tcW w:w="1493" w:type="dxa"/>
          </w:tcPr>
          <w:p w14:paraId="25BAD2C9" w14:textId="64F30C23" w:rsidR="005F375F" w:rsidRPr="00665719" w:rsidRDefault="00C92F72">
            <w:pPr>
              <w:pStyle w:val="Body"/>
              <w:rPr>
                <w:highlight w:val="yellow"/>
              </w:rPr>
            </w:pPr>
            <w:r w:rsidRPr="00665719">
              <w:rPr>
                <w:highlight w:val="yellow"/>
              </w:rPr>
              <w:t>####</w:t>
            </w:r>
          </w:p>
        </w:tc>
        <w:tc>
          <w:tcPr>
            <w:tcW w:w="4307" w:type="dxa"/>
          </w:tcPr>
          <w:p w14:paraId="0B35414A" w14:textId="042E15D3" w:rsidR="005F375F" w:rsidRPr="00665719" w:rsidRDefault="005F375F">
            <w:pPr>
              <w:pStyle w:val="Body"/>
              <w:cnfStyle w:val="000000000000" w:firstRow="0" w:lastRow="0" w:firstColumn="0" w:lastColumn="0" w:oddVBand="0" w:evenVBand="0" w:oddHBand="0" w:evenHBand="0" w:firstRowFirstColumn="0" w:firstRowLastColumn="0" w:lastRowFirstColumn="0" w:lastRowLastColumn="0"/>
              <w:rPr>
                <w:highlight w:val="yellow"/>
              </w:rPr>
            </w:pPr>
            <w:r w:rsidRPr="00665719">
              <w:rPr>
                <w:highlight w:val="yellow"/>
              </w:rPr>
              <w:t>Ldo “enable” are activated but LDO are off</w:t>
            </w:r>
          </w:p>
        </w:tc>
        <w:tc>
          <w:tcPr>
            <w:tcW w:w="2090" w:type="dxa"/>
          </w:tcPr>
          <w:p w14:paraId="77080482" w14:textId="4D73AD7E"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pon_ldo_rxbist=0</w:t>
            </w:r>
          </w:p>
          <w:p w14:paraId="09A1ECA9" w14:textId="12267B4C"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pon_ls_rxbist=1</w:t>
            </w:r>
          </w:p>
          <w:p w14:paraId="2400C592" w14:textId="74B3067D"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en_rxbist=x</w:t>
            </w:r>
          </w:p>
          <w:p w14:paraId="15166650" w14:textId="6FA4D236"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pPr>
            <w:r w:rsidRPr="00BD2925">
              <w:t>fast_enable_</w:t>
            </w:r>
            <w:r>
              <w:t>rxbist</w:t>
            </w:r>
            <w:r w:rsidRPr="00BD2925">
              <w:t>=X</w:t>
            </w:r>
          </w:p>
        </w:tc>
      </w:tr>
      <w:tr w:rsidR="005F375F" w14:paraId="3CF6F8D6" w14:textId="77777777" w:rsidTr="005F375F">
        <w:tc>
          <w:tcPr>
            <w:cnfStyle w:val="001000000000" w:firstRow="0" w:lastRow="0" w:firstColumn="1" w:lastColumn="0" w:oddVBand="0" w:evenVBand="0" w:oddHBand="0" w:evenHBand="0" w:firstRowFirstColumn="0" w:firstRowLastColumn="0" w:lastRowFirstColumn="0" w:lastRowLastColumn="0"/>
            <w:tcW w:w="1493" w:type="dxa"/>
          </w:tcPr>
          <w:p w14:paraId="2432F677" w14:textId="5B257FA4" w:rsidR="005F375F" w:rsidRPr="00C92F72" w:rsidRDefault="005F375F">
            <w:pPr>
              <w:pStyle w:val="Body"/>
            </w:pPr>
            <w:r w:rsidRPr="00C92F72">
              <w:t>Standby</w:t>
            </w:r>
          </w:p>
        </w:tc>
        <w:tc>
          <w:tcPr>
            <w:tcW w:w="4307" w:type="dxa"/>
          </w:tcPr>
          <w:p w14:paraId="5225F8EA" w14:textId="473A94BD" w:rsidR="005F375F" w:rsidRPr="00C92F72" w:rsidRDefault="005F375F">
            <w:pPr>
              <w:pStyle w:val="Body"/>
              <w:cnfStyle w:val="000000000000" w:firstRow="0" w:lastRow="0" w:firstColumn="0" w:lastColumn="0" w:oddVBand="0" w:evenVBand="0" w:oddHBand="0" w:evenHBand="0" w:firstRowFirstColumn="0" w:firstRowLastColumn="0" w:lastRowFirstColumn="0" w:lastRowLastColumn="0"/>
            </w:pPr>
            <w:r w:rsidRPr="00C92F72">
              <w:t xml:space="preserve">LDO are turned on </w:t>
            </w:r>
          </w:p>
        </w:tc>
        <w:tc>
          <w:tcPr>
            <w:tcW w:w="2090" w:type="dxa"/>
          </w:tcPr>
          <w:p w14:paraId="084115A8" w14:textId="19845D86"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pon_ldo_rxbist=1</w:t>
            </w:r>
          </w:p>
          <w:p w14:paraId="43E89331" w14:textId="79191380"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pon_ls_rxbist=1</w:t>
            </w:r>
          </w:p>
          <w:p w14:paraId="4C638B61" w14:textId="00FED098" w:rsidR="005F375F" w:rsidRPr="00A054AF" w:rsidRDefault="005F375F">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A054AF">
              <w:rPr>
                <w:lang w:val="fr-FR"/>
              </w:rPr>
              <w:t>en_rxbist=x</w:t>
            </w:r>
          </w:p>
          <w:p w14:paraId="64E4EA22" w14:textId="53073398" w:rsidR="005F375F" w:rsidRDefault="005F375F">
            <w:pPr>
              <w:pStyle w:val="Body"/>
              <w:cnfStyle w:val="000000000000" w:firstRow="0" w:lastRow="0" w:firstColumn="0" w:lastColumn="0" w:oddVBand="0" w:evenVBand="0" w:oddHBand="0" w:evenHBand="0" w:firstRowFirstColumn="0" w:firstRowLastColumn="0" w:lastRowFirstColumn="0" w:lastRowLastColumn="0"/>
              <w:rPr>
                <w:lang w:eastAsia="zh-CN"/>
              </w:rPr>
            </w:pPr>
            <w:r w:rsidRPr="00C614D7">
              <w:t>fast_enable_</w:t>
            </w:r>
            <w:r>
              <w:t>rxbist</w:t>
            </w:r>
            <w:r w:rsidRPr="00C614D7">
              <w:t>=X</w:t>
            </w:r>
          </w:p>
        </w:tc>
      </w:tr>
      <w:tr w:rsidR="000D262B" w14:paraId="2ED935A9" w14:textId="77777777" w:rsidTr="005F375F">
        <w:tc>
          <w:tcPr>
            <w:cnfStyle w:val="001000000000" w:firstRow="0" w:lastRow="0" w:firstColumn="1" w:lastColumn="0" w:oddVBand="0" w:evenVBand="0" w:oddHBand="0" w:evenHBand="0" w:firstRowFirstColumn="0" w:firstRowLastColumn="0" w:lastRowFirstColumn="0" w:lastRowLastColumn="0"/>
            <w:tcW w:w="1493" w:type="dxa"/>
          </w:tcPr>
          <w:p w14:paraId="69B50574" w14:textId="3332638E" w:rsidR="000D262B" w:rsidRDefault="00560FB7">
            <w:pPr>
              <w:pStyle w:val="Body"/>
            </w:pPr>
            <w:r>
              <w:t>Fast turn on</w:t>
            </w:r>
          </w:p>
        </w:tc>
        <w:tc>
          <w:tcPr>
            <w:tcW w:w="4307" w:type="dxa"/>
          </w:tcPr>
          <w:p w14:paraId="609F1991" w14:textId="77777777" w:rsidR="000D262B" w:rsidRDefault="000D262B">
            <w:pPr>
              <w:pStyle w:val="Body"/>
              <w:cnfStyle w:val="000000000000" w:firstRow="0" w:lastRow="0" w:firstColumn="0" w:lastColumn="0" w:oddVBand="0" w:evenVBand="0" w:oddHBand="0" w:evenHBand="0" w:firstRowFirstColumn="0" w:firstRowLastColumn="0" w:lastRowFirstColumn="0" w:lastRowLastColumn="0"/>
            </w:pPr>
            <w:r>
              <w:t>Transition state between the standby and on states. The fast_enable is high, which shorts the R in the bias RC filters to quickly charge the filter C and allow for fast settling. This state will last 1us.</w:t>
            </w:r>
          </w:p>
        </w:tc>
        <w:tc>
          <w:tcPr>
            <w:tcW w:w="2090" w:type="dxa"/>
          </w:tcPr>
          <w:p w14:paraId="52A4B521" w14:textId="01B80134" w:rsidR="000D262B" w:rsidRPr="00AA0701" w:rsidRDefault="000D262B">
            <w:pPr>
              <w:pStyle w:val="Body"/>
              <w:cnfStyle w:val="000000000000" w:firstRow="0" w:lastRow="0" w:firstColumn="0" w:lastColumn="0" w:oddVBand="0" w:evenVBand="0" w:oddHBand="0" w:evenHBand="0" w:firstRowFirstColumn="0" w:firstRowLastColumn="0" w:lastRowFirstColumn="0" w:lastRowLastColumn="0"/>
              <w:rPr>
                <w:lang w:val="fr-FR"/>
              </w:rPr>
            </w:pPr>
            <w:r w:rsidRPr="00AA0701">
              <w:rPr>
                <w:lang w:val="fr-FR"/>
              </w:rPr>
              <w:t>pon_ldo</w:t>
            </w:r>
            <w:r w:rsidR="00560FB7">
              <w:rPr>
                <w:lang w:val="fr-FR"/>
              </w:rPr>
              <w:t>_rxbist</w:t>
            </w:r>
            <w:r w:rsidRPr="00AA0701">
              <w:rPr>
                <w:lang w:val="fr-FR"/>
              </w:rPr>
              <w:t>=</w:t>
            </w:r>
            <w:r>
              <w:rPr>
                <w:lang w:val="fr-FR"/>
              </w:rPr>
              <w:t>1</w:t>
            </w:r>
          </w:p>
          <w:p w14:paraId="13C58A95" w14:textId="12267A1A" w:rsidR="000D262B" w:rsidRPr="00AA0701" w:rsidRDefault="000D262B">
            <w:pPr>
              <w:pStyle w:val="Body"/>
              <w:cnfStyle w:val="000000000000" w:firstRow="0" w:lastRow="0" w:firstColumn="0" w:lastColumn="0" w:oddVBand="0" w:evenVBand="0" w:oddHBand="0" w:evenHBand="0" w:firstRowFirstColumn="0" w:firstRowLastColumn="0" w:lastRowFirstColumn="0" w:lastRowLastColumn="0"/>
              <w:rPr>
                <w:lang w:val="fr-FR"/>
              </w:rPr>
            </w:pPr>
            <w:r w:rsidRPr="00AA0701">
              <w:rPr>
                <w:lang w:val="fr-FR"/>
              </w:rPr>
              <w:t>pon_ls</w:t>
            </w:r>
            <w:r w:rsidR="00560FB7">
              <w:rPr>
                <w:lang w:val="fr-FR"/>
              </w:rPr>
              <w:t>_rxbist</w:t>
            </w:r>
            <w:r w:rsidRPr="00AA0701">
              <w:rPr>
                <w:lang w:val="fr-FR"/>
              </w:rPr>
              <w:t>=</w:t>
            </w:r>
            <w:r>
              <w:rPr>
                <w:lang w:val="fr-FR"/>
              </w:rPr>
              <w:t>1</w:t>
            </w:r>
          </w:p>
          <w:p w14:paraId="1C623692" w14:textId="719E4F39" w:rsidR="000D262B" w:rsidRPr="00AA0701" w:rsidRDefault="000D262B">
            <w:pPr>
              <w:pStyle w:val="Body"/>
              <w:cnfStyle w:val="000000000000" w:firstRow="0" w:lastRow="0" w:firstColumn="0" w:lastColumn="0" w:oddVBand="0" w:evenVBand="0" w:oddHBand="0" w:evenHBand="0" w:firstRowFirstColumn="0" w:firstRowLastColumn="0" w:lastRowFirstColumn="0" w:lastRowLastColumn="0"/>
              <w:rPr>
                <w:lang w:val="fr-FR"/>
              </w:rPr>
            </w:pPr>
            <w:r w:rsidRPr="00AA0701">
              <w:rPr>
                <w:lang w:val="fr-FR"/>
              </w:rPr>
              <w:t>en</w:t>
            </w:r>
            <w:r w:rsidR="00560FB7">
              <w:rPr>
                <w:lang w:val="fr-FR"/>
              </w:rPr>
              <w:t>_rxbist</w:t>
            </w:r>
            <w:r w:rsidRPr="00AA0701">
              <w:rPr>
                <w:lang w:val="fr-FR"/>
              </w:rPr>
              <w:t>=</w:t>
            </w:r>
            <w:r>
              <w:rPr>
                <w:lang w:val="fr-FR"/>
              </w:rPr>
              <w:t>1</w:t>
            </w:r>
          </w:p>
          <w:p w14:paraId="7ED43A9B" w14:textId="47CE6C5A" w:rsidR="000D262B" w:rsidRDefault="000D262B">
            <w:pPr>
              <w:pStyle w:val="Body"/>
              <w:cnfStyle w:val="000000000000" w:firstRow="0" w:lastRow="0" w:firstColumn="0" w:lastColumn="0" w:oddVBand="0" w:evenVBand="0" w:oddHBand="0" w:evenHBand="0" w:firstRowFirstColumn="0" w:firstRowLastColumn="0" w:lastRowFirstColumn="0" w:lastRowLastColumn="0"/>
            </w:pPr>
            <w:r w:rsidRPr="002F6801">
              <w:rPr>
                <w:lang w:val="fr-FR"/>
              </w:rPr>
              <w:t>fast_enable</w:t>
            </w:r>
            <w:r w:rsidR="00504C78">
              <w:rPr>
                <w:lang w:val="fr-FR"/>
              </w:rPr>
              <w:t>_rxbist</w:t>
            </w:r>
            <w:r w:rsidRPr="002F6801">
              <w:rPr>
                <w:lang w:val="fr-FR"/>
              </w:rPr>
              <w:t>=</w:t>
            </w:r>
            <w:r>
              <w:rPr>
                <w:lang w:val="fr-FR"/>
              </w:rPr>
              <w:t>1</w:t>
            </w:r>
          </w:p>
        </w:tc>
      </w:tr>
      <w:tr w:rsidR="000D262B" w14:paraId="055C5BEB" w14:textId="77777777" w:rsidTr="005F375F">
        <w:tc>
          <w:tcPr>
            <w:cnfStyle w:val="001000000000" w:firstRow="0" w:lastRow="0" w:firstColumn="1" w:lastColumn="0" w:oddVBand="0" w:evenVBand="0" w:oddHBand="0" w:evenHBand="0" w:firstRowFirstColumn="0" w:firstRowLastColumn="0" w:lastRowFirstColumn="0" w:lastRowLastColumn="0"/>
            <w:tcW w:w="1493" w:type="dxa"/>
          </w:tcPr>
          <w:p w14:paraId="5DEC56DB" w14:textId="77777777" w:rsidR="000D262B" w:rsidRDefault="000D262B">
            <w:pPr>
              <w:pStyle w:val="Body"/>
            </w:pPr>
            <w:r>
              <w:t>On</w:t>
            </w:r>
          </w:p>
        </w:tc>
        <w:tc>
          <w:tcPr>
            <w:tcW w:w="4307" w:type="dxa"/>
          </w:tcPr>
          <w:p w14:paraId="4ECCEDD1" w14:textId="4FDBBC78" w:rsidR="000D262B" w:rsidRDefault="000D262B">
            <w:pPr>
              <w:pStyle w:val="Body"/>
              <w:cnfStyle w:val="000000000000" w:firstRow="0" w:lastRow="0" w:firstColumn="0" w:lastColumn="0" w:oddVBand="0" w:evenVBand="0" w:oddHBand="0" w:evenHBand="0" w:firstRowFirstColumn="0" w:firstRowLastColumn="0" w:lastRowFirstColumn="0" w:lastRowLastColumn="0"/>
            </w:pPr>
            <w:r>
              <w:t xml:space="preserve">The IP is fully active and can be used </w:t>
            </w:r>
            <w:r w:rsidR="00560FB7">
              <w:t>bist</w:t>
            </w:r>
          </w:p>
        </w:tc>
        <w:tc>
          <w:tcPr>
            <w:tcW w:w="2090" w:type="dxa"/>
          </w:tcPr>
          <w:p w14:paraId="26CC5819" w14:textId="7DF510F1" w:rsidR="000D262B" w:rsidRPr="00AA0701" w:rsidRDefault="000D262B">
            <w:pPr>
              <w:pStyle w:val="Body"/>
              <w:cnfStyle w:val="000000000000" w:firstRow="0" w:lastRow="0" w:firstColumn="0" w:lastColumn="0" w:oddVBand="0" w:evenVBand="0" w:oddHBand="0" w:evenHBand="0" w:firstRowFirstColumn="0" w:firstRowLastColumn="0" w:lastRowFirstColumn="0" w:lastRowLastColumn="0"/>
              <w:rPr>
                <w:lang w:val="fr-FR"/>
              </w:rPr>
            </w:pPr>
            <w:r w:rsidRPr="00AA0701">
              <w:rPr>
                <w:lang w:val="fr-FR"/>
              </w:rPr>
              <w:t>pon_ldo</w:t>
            </w:r>
            <w:r w:rsidR="00560FB7">
              <w:rPr>
                <w:lang w:val="fr-FR"/>
              </w:rPr>
              <w:t>_rxbist</w:t>
            </w:r>
            <w:r w:rsidRPr="00AA0701">
              <w:rPr>
                <w:lang w:val="fr-FR"/>
              </w:rPr>
              <w:t>=</w:t>
            </w:r>
            <w:r>
              <w:rPr>
                <w:lang w:val="fr-FR"/>
              </w:rPr>
              <w:t>1</w:t>
            </w:r>
          </w:p>
          <w:p w14:paraId="085C8383" w14:textId="2681C792" w:rsidR="000D262B" w:rsidRPr="00AA0701" w:rsidRDefault="000D262B">
            <w:pPr>
              <w:pStyle w:val="Body"/>
              <w:cnfStyle w:val="000000000000" w:firstRow="0" w:lastRow="0" w:firstColumn="0" w:lastColumn="0" w:oddVBand="0" w:evenVBand="0" w:oddHBand="0" w:evenHBand="0" w:firstRowFirstColumn="0" w:firstRowLastColumn="0" w:lastRowFirstColumn="0" w:lastRowLastColumn="0"/>
              <w:rPr>
                <w:lang w:val="fr-FR"/>
              </w:rPr>
            </w:pPr>
            <w:r w:rsidRPr="00AA0701">
              <w:rPr>
                <w:lang w:val="fr-FR"/>
              </w:rPr>
              <w:t>pon_ls</w:t>
            </w:r>
            <w:r w:rsidR="00560FB7">
              <w:rPr>
                <w:lang w:val="fr-FR"/>
              </w:rPr>
              <w:t>_rxbist</w:t>
            </w:r>
            <w:r w:rsidRPr="00AA0701">
              <w:rPr>
                <w:lang w:val="fr-FR"/>
              </w:rPr>
              <w:t>=</w:t>
            </w:r>
            <w:r>
              <w:rPr>
                <w:lang w:val="fr-FR"/>
              </w:rPr>
              <w:t>1</w:t>
            </w:r>
          </w:p>
          <w:p w14:paraId="602DF68E" w14:textId="5CD16155" w:rsidR="000D262B" w:rsidRPr="00AA0701" w:rsidRDefault="000D262B">
            <w:pPr>
              <w:pStyle w:val="Body"/>
              <w:cnfStyle w:val="000000000000" w:firstRow="0" w:lastRow="0" w:firstColumn="0" w:lastColumn="0" w:oddVBand="0" w:evenVBand="0" w:oddHBand="0" w:evenHBand="0" w:firstRowFirstColumn="0" w:firstRowLastColumn="0" w:lastRowFirstColumn="0" w:lastRowLastColumn="0"/>
              <w:rPr>
                <w:lang w:val="fr-FR"/>
              </w:rPr>
            </w:pPr>
            <w:r w:rsidRPr="00AA0701">
              <w:rPr>
                <w:lang w:val="fr-FR"/>
              </w:rPr>
              <w:t>en</w:t>
            </w:r>
            <w:r w:rsidR="00560FB7">
              <w:rPr>
                <w:lang w:val="fr-FR"/>
              </w:rPr>
              <w:t>_rxbist</w:t>
            </w:r>
            <w:r w:rsidRPr="00AA0701">
              <w:rPr>
                <w:lang w:val="fr-FR"/>
              </w:rPr>
              <w:t>=</w:t>
            </w:r>
            <w:r>
              <w:rPr>
                <w:lang w:val="fr-FR"/>
              </w:rPr>
              <w:t>1</w:t>
            </w:r>
          </w:p>
          <w:p w14:paraId="5E5887BE" w14:textId="42959B9D" w:rsidR="000D262B" w:rsidRDefault="000D262B" w:rsidP="001F1C32">
            <w:pPr>
              <w:pStyle w:val="Body"/>
              <w:cnfStyle w:val="000000000000" w:firstRow="0" w:lastRow="0" w:firstColumn="0" w:lastColumn="0" w:oddVBand="0" w:evenVBand="0" w:oddHBand="0" w:evenHBand="0" w:firstRowFirstColumn="0" w:firstRowLastColumn="0" w:lastRowFirstColumn="0" w:lastRowLastColumn="0"/>
            </w:pPr>
            <w:r w:rsidRPr="002F6801">
              <w:rPr>
                <w:lang w:val="fr-FR"/>
              </w:rPr>
              <w:t>fast_enable</w:t>
            </w:r>
            <w:r w:rsidR="00504C78">
              <w:rPr>
                <w:lang w:val="fr-FR"/>
              </w:rPr>
              <w:t>_rxbist</w:t>
            </w:r>
            <w:r w:rsidRPr="002F6801">
              <w:rPr>
                <w:lang w:val="fr-FR"/>
              </w:rPr>
              <w:t>=</w:t>
            </w:r>
            <w:r>
              <w:rPr>
                <w:lang w:val="fr-FR"/>
              </w:rPr>
              <w:t>0</w:t>
            </w:r>
          </w:p>
        </w:tc>
      </w:tr>
    </w:tbl>
    <w:p w14:paraId="433EFC52" w14:textId="588334AB" w:rsidR="000D262B" w:rsidRDefault="000D262B" w:rsidP="00C614D7">
      <w:pPr>
        <w:pStyle w:val="Caption"/>
        <w:jc w:val="center"/>
        <w:rPr>
          <w:lang w:eastAsia="zh-CN"/>
        </w:rPr>
      </w:pPr>
      <w:bookmarkStart w:id="331" w:name="_Ref41642293"/>
      <w:r>
        <w:t xml:space="preserve">Table </w:t>
      </w:r>
      <w:r>
        <w:fldChar w:fldCharType="begin"/>
      </w:r>
      <w:r>
        <w:instrText xml:space="preserve"> SEQ Table \* ARABIC </w:instrText>
      </w:r>
      <w:r>
        <w:fldChar w:fldCharType="separate"/>
      </w:r>
      <w:r>
        <w:rPr>
          <w:noProof/>
        </w:rPr>
        <w:t>4</w:t>
      </w:r>
      <w:r>
        <w:rPr>
          <w:noProof/>
        </w:rPr>
        <w:fldChar w:fldCharType="end"/>
      </w:r>
      <w:bookmarkEnd w:id="331"/>
      <w:r>
        <w:t xml:space="preserve"> </w:t>
      </w:r>
      <w:r w:rsidR="00560FB7">
        <w:t xml:space="preserve">RXbist </w:t>
      </w:r>
      <w:r>
        <w:t>functional power-states</w:t>
      </w:r>
    </w:p>
    <w:p w14:paraId="71FE06F7" w14:textId="77777777" w:rsidR="001753B3" w:rsidRDefault="001753B3" w:rsidP="001753B3"/>
    <w:p w14:paraId="204BDA3A" w14:textId="77777777" w:rsidR="00F51660" w:rsidRDefault="00F51660" w:rsidP="001753B3">
      <w:pPr>
        <w:rPr>
          <w:noProof/>
        </w:rPr>
      </w:pPr>
    </w:p>
    <w:p w14:paraId="5FE57C52" w14:textId="286F6EA9" w:rsidR="00F56F38" w:rsidRDefault="00F56F38" w:rsidP="00F51660">
      <w:pPr>
        <w:pStyle w:val="Caption"/>
        <w:jc w:val="center"/>
        <w:rPr>
          <w:noProof/>
        </w:rPr>
      </w:pPr>
      <w:r>
        <w:rPr>
          <w:noProof/>
        </w:rPr>
        <w:drawing>
          <wp:inline distT="0" distB="0" distL="0" distR="0" wp14:anchorId="3EAE17E0" wp14:editId="7FA26574">
            <wp:extent cx="5016500" cy="4901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016500" cy="4901565"/>
                    </a:xfrm>
                    <a:prstGeom prst="rect">
                      <a:avLst/>
                    </a:prstGeom>
                    <a:noFill/>
                    <a:ln>
                      <a:noFill/>
                    </a:ln>
                  </pic:spPr>
                </pic:pic>
              </a:graphicData>
            </a:graphic>
          </wp:inline>
        </w:drawing>
      </w:r>
      <w:r w:rsidDel="00F56F38">
        <w:rPr>
          <w:noProof/>
        </w:rPr>
        <w:t xml:space="preserve"> </w:t>
      </w:r>
    </w:p>
    <w:p w14:paraId="01DF3A1F" w14:textId="7ED13D7D" w:rsidR="00F56F38" w:rsidRDefault="00F56F38" w:rsidP="00F56F38">
      <w:pPr>
        <w:pStyle w:val="Caption"/>
        <w:jc w:val="center"/>
      </w:pPr>
      <w:r>
        <w:t xml:space="preserve">Figure </w:t>
      </w:r>
      <w:r>
        <w:fldChar w:fldCharType="begin"/>
      </w:r>
      <w:r>
        <w:instrText xml:space="preserve"> SEQ Figure \* ARABIC </w:instrText>
      </w:r>
      <w:r>
        <w:fldChar w:fldCharType="separate"/>
      </w:r>
      <w:r w:rsidR="004A0420">
        <w:rPr>
          <w:noProof/>
        </w:rPr>
        <w:t>10</w:t>
      </w:r>
      <w:r>
        <w:fldChar w:fldCharType="end"/>
      </w:r>
      <w:r w:rsidR="00AA6F07">
        <w:t>:</w:t>
      </w:r>
      <w:r>
        <w:t xml:space="preserve"> control of the Bist IP</w:t>
      </w:r>
      <w:r w:rsidR="00681741">
        <w:t xml:space="preserve"> (</w:t>
      </w:r>
      <w:r w:rsidR="00681741" w:rsidRPr="00665719">
        <w:rPr>
          <w:color w:val="FF0000"/>
          <w:highlight w:val="yellow"/>
        </w:rPr>
        <w:t>to be updated</w:t>
      </w:r>
      <w:r w:rsidR="00681741">
        <w:t>)</w:t>
      </w:r>
    </w:p>
    <w:p w14:paraId="0C4B81BC" w14:textId="77777777" w:rsidR="00F51660" w:rsidRDefault="00F51660" w:rsidP="00665719">
      <w:pPr>
        <w:ind w:left="0"/>
      </w:pPr>
    </w:p>
    <w:p w14:paraId="016BD73B" w14:textId="77777777" w:rsidR="001753B3" w:rsidRDefault="001753B3">
      <w:pPr>
        <w:pStyle w:val="Heading2"/>
      </w:pPr>
      <w:bookmarkStart w:id="332" w:name="_Toc31217924"/>
      <w:bookmarkStart w:id="333" w:name="_Toc49245173"/>
      <w:r>
        <w:t>Interface with external</w:t>
      </w:r>
      <w:bookmarkEnd w:id="332"/>
      <w:bookmarkEnd w:id="333"/>
    </w:p>
    <w:p w14:paraId="212C9FEB" w14:textId="4FA8B7D5" w:rsidR="001753B3" w:rsidRDefault="001753B3">
      <w:pPr>
        <w:pStyle w:val="Heading3"/>
      </w:pPr>
      <w:bookmarkStart w:id="334" w:name="_Toc49245174"/>
      <w:r>
        <w:t>I/O</w:t>
      </w:r>
      <w:bookmarkEnd w:id="334"/>
      <w:r w:rsidR="00913457">
        <w:t xml:space="preserve"> analog RXbist</w:t>
      </w:r>
    </w:p>
    <w:p w14:paraId="47FFB7AA" w14:textId="35E390D2" w:rsidR="001753B3" w:rsidRPr="00665719" w:rsidRDefault="00865989">
      <w:pPr>
        <w:pStyle w:val="Body"/>
        <w:rPr>
          <w:i/>
          <w:iCs/>
        </w:rPr>
      </w:pPr>
      <w:r w:rsidRPr="00665719">
        <w:rPr>
          <w:i/>
          <w:iCs/>
        </w:rPr>
        <w:t xml:space="preserve">N.B: Updated interface can be found in the register map in this </w:t>
      </w:r>
      <w:hyperlink r:id="rId37" w:history="1">
        <w:r w:rsidRPr="00665719">
          <w:rPr>
            <w:rStyle w:val="Hyperlink"/>
            <w:i/>
            <w:iCs/>
          </w:rPr>
          <w:t>link</w:t>
        </w:r>
      </w:hyperlink>
    </w:p>
    <w:tbl>
      <w:tblPr>
        <w:tblStyle w:val="TableGrid"/>
        <w:tblW w:w="0" w:type="auto"/>
        <w:tblLook w:val="04A0" w:firstRow="1" w:lastRow="0" w:firstColumn="1" w:lastColumn="0" w:noHBand="0" w:noVBand="1"/>
      </w:tblPr>
      <w:tblGrid>
        <w:gridCol w:w="3705"/>
        <w:gridCol w:w="906"/>
        <w:gridCol w:w="2374"/>
        <w:gridCol w:w="905"/>
      </w:tblGrid>
      <w:tr w:rsidR="00025DA1" w14:paraId="5B282675" w14:textId="77777777" w:rsidTr="00665719">
        <w:tc>
          <w:tcPr>
            <w:tcW w:w="3772" w:type="dxa"/>
          </w:tcPr>
          <w:p w14:paraId="639B3D0F" w14:textId="77777777" w:rsidR="00913457" w:rsidRDefault="00913457">
            <w:pPr>
              <w:pStyle w:val="Body"/>
            </w:pPr>
            <w:bookmarkStart w:id="335" w:name="_Hlk50454728"/>
            <w:bookmarkStart w:id="336" w:name="_Toc42511865"/>
            <w:bookmarkStart w:id="337" w:name="_Toc31217925"/>
            <w:r>
              <w:t>pin</w:t>
            </w:r>
          </w:p>
        </w:tc>
        <w:tc>
          <w:tcPr>
            <w:tcW w:w="893" w:type="dxa"/>
          </w:tcPr>
          <w:p w14:paraId="558247FB" w14:textId="77777777" w:rsidR="00913457" w:rsidRDefault="00913457">
            <w:pPr>
              <w:pStyle w:val="Body"/>
            </w:pPr>
            <w:r>
              <w:t>type</w:t>
            </w:r>
          </w:p>
        </w:tc>
        <w:tc>
          <w:tcPr>
            <w:tcW w:w="2333" w:type="dxa"/>
          </w:tcPr>
          <w:p w14:paraId="021058BB" w14:textId="77777777" w:rsidR="00913457" w:rsidRDefault="00913457">
            <w:pPr>
              <w:pStyle w:val="Body"/>
            </w:pPr>
            <w:r>
              <w:t>description</w:t>
            </w:r>
          </w:p>
        </w:tc>
        <w:tc>
          <w:tcPr>
            <w:tcW w:w="892" w:type="dxa"/>
          </w:tcPr>
          <w:p w14:paraId="4828AAAA" w14:textId="77777777" w:rsidR="00913457" w:rsidRDefault="00913457">
            <w:pPr>
              <w:pStyle w:val="Body"/>
            </w:pPr>
            <w:r>
              <w:t>From/to</w:t>
            </w:r>
          </w:p>
        </w:tc>
      </w:tr>
      <w:tr w:rsidR="00025DA1" w14:paraId="4D1563E1" w14:textId="77777777" w:rsidTr="00665719">
        <w:tc>
          <w:tcPr>
            <w:tcW w:w="3772" w:type="dxa"/>
          </w:tcPr>
          <w:p w14:paraId="2E583A29" w14:textId="702A3CEA" w:rsidR="00913457" w:rsidRDefault="00913457">
            <w:pPr>
              <w:pStyle w:val="Body"/>
            </w:pPr>
            <w:r>
              <w:t>d_dac_i&lt;25</w:t>
            </w:r>
            <w:r w:rsidR="00DA6E6D">
              <w:t>5</w:t>
            </w:r>
            <w:r>
              <w:t>.:0&gt;</w:t>
            </w:r>
          </w:p>
        </w:tc>
        <w:tc>
          <w:tcPr>
            <w:tcW w:w="893" w:type="dxa"/>
          </w:tcPr>
          <w:p w14:paraId="09BC00B4" w14:textId="77777777" w:rsidR="00913457" w:rsidRDefault="00913457">
            <w:pPr>
              <w:pStyle w:val="Body"/>
            </w:pPr>
            <w:r>
              <w:t>Dig/in</w:t>
            </w:r>
          </w:p>
        </w:tc>
        <w:tc>
          <w:tcPr>
            <w:tcW w:w="2333" w:type="dxa"/>
          </w:tcPr>
          <w:p w14:paraId="0C73A9A6" w14:textId="77777777" w:rsidR="00913457" w:rsidRDefault="00913457">
            <w:pPr>
              <w:pStyle w:val="Body"/>
            </w:pPr>
            <w:r>
              <w:t>Digital control I</w:t>
            </w:r>
          </w:p>
        </w:tc>
        <w:tc>
          <w:tcPr>
            <w:tcW w:w="892" w:type="dxa"/>
          </w:tcPr>
          <w:p w14:paraId="4C3FF7E2" w14:textId="77777777" w:rsidR="00913457" w:rsidRDefault="00913457">
            <w:pPr>
              <w:pStyle w:val="Body"/>
            </w:pPr>
            <w:r>
              <w:t>RXbist dig</w:t>
            </w:r>
          </w:p>
        </w:tc>
      </w:tr>
      <w:tr w:rsidR="00025DA1" w14:paraId="7323D1EC" w14:textId="77777777" w:rsidTr="00665719">
        <w:tc>
          <w:tcPr>
            <w:tcW w:w="3772" w:type="dxa"/>
          </w:tcPr>
          <w:p w14:paraId="48A59338" w14:textId="2163B3EB" w:rsidR="00913457" w:rsidRDefault="00913457">
            <w:pPr>
              <w:pStyle w:val="Body"/>
            </w:pPr>
            <w:r>
              <w:t>d_dac_q&lt;25</w:t>
            </w:r>
            <w:r w:rsidR="00DA6E6D">
              <w:t>5</w:t>
            </w:r>
            <w:r>
              <w:t>:0&gt;</w:t>
            </w:r>
          </w:p>
        </w:tc>
        <w:tc>
          <w:tcPr>
            <w:tcW w:w="893" w:type="dxa"/>
          </w:tcPr>
          <w:p w14:paraId="130D9514" w14:textId="77777777" w:rsidR="00913457" w:rsidRDefault="00913457">
            <w:pPr>
              <w:pStyle w:val="Body"/>
            </w:pPr>
            <w:r>
              <w:t>Dig/in</w:t>
            </w:r>
          </w:p>
        </w:tc>
        <w:tc>
          <w:tcPr>
            <w:tcW w:w="2333" w:type="dxa"/>
          </w:tcPr>
          <w:p w14:paraId="0B1CC98E" w14:textId="77777777" w:rsidR="00913457" w:rsidRDefault="00913457">
            <w:pPr>
              <w:pStyle w:val="Body"/>
            </w:pPr>
            <w:r>
              <w:t>Digital control q</w:t>
            </w:r>
          </w:p>
        </w:tc>
        <w:tc>
          <w:tcPr>
            <w:tcW w:w="892" w:type="dxa"/>
          </w:tcPr>
          <w:p w14:paraId="6A6D0348" w14:textId="77777777" w:rsidR="00913457" w:rsidRDefault="00913457">
            <w:pPr>
              <w:pStyle w:val="Body"/>
            </w:pPr>
            <w:r>
              <w:t>RXbist dig</w:t>
            </w:r>
          </w:p>
        </w:tc>
      </w:tr>
      <w:tr w:rsidR="00025DA1" w14:paraId="15571032" w14:textId="77777777" w:rsidTr="00665719">
        <w:tc>
          <w:tcPr>
            <w:tcW w:w="3772" w:type="dxa"/>
          </w:tcPr>
          <w:p w14:paraId="403932BC" w14:textId="77777777" w:rsidR="00913457" w:rsidRDefault="00913457">
            <w:pPr>
              <w:pStyle w:val="Body"/>
            </w:pPr>
            <w:r>
              <w:t>LOin</w:t>
            </w:r>
          </w:p>
        </w:tc>
        <w:tc>
          <w:tcPr>
            <w:tcW w:w="893" w:type="dxa"/>
          </w:tcPr>
          <w:p w14:paraId="6D5C34A1" w14:textId="77777777" w:rsidR="00913457" w:rsidRDefault="00913457">
            <w:pPr>
              <w:pStyle w:val="Body"/>
            </w:pPr>
            <w:r>
              <w:t>RF /in</w:t>
            </w:r>
          </w:p>
        </w:tc>
        <w:tc>
          <w:tcPr>
            <w:tcW w:w="2333" w:type="dxa"/>
          </w:tcPr>
          <w:p w14:paraId="055BF8A2" w14:textId="77777777" w:rsidR="00913457" w:rsidRDefault="00913457">
            <w:pPr>
              <w:pStyle w:val="Body"/>
            </w:pPr>
            <w:r>
              <w:t xml:space="preserve">38GHz input </w:t>
            </w:r>
          </w:p>
        </w:tc>
        <w:tc>
          <w:tcPr>
            <w:tcW w:w="892" w:type="dxa"/>
          </w:tcPr>
          <w:p w14:paraId="345E00F2" w14:textId="77777777" w:rsidR="00913457" w:rsidRDefault="00913457">
            <w:pPr>
              <w:pStyle w:val="Body"/>
            </w:pPr>
            <w:r>
              <w:t>LO</w:t>
            </w:r>
          </w:p>
        </w:tc>
      </w:tr>
      <w:tr w:rsidR="00025DA1" w14:paraId="22BCEE9E" w14:textId="77777777" w:rsidTr="00665719">
        <w:tc>
          <w:tcPr>
            <w:tcW w:w="3772" w:type="dxa"/>
          </w:tcPr>
          <w:p w14:paraId="4814FE31" w14:textId="77777777" w:rsidR="00913457" w:rsidRDefault="00913457">
            <w:pPr>
              <w:pStyle w:val="Body"/>
            </w:pPr>
            <w:r>
              <w:t>SSBout&lt;3:0&gt;</w:t>
            </w:r>
          </w:p>
        </w:tc>
        <w:tc>
          <w:tcPr>
            <w:tcW w:w="893" w:type="dxa"/>
          </w:tcPr>
          <w:p w14:paraId="68688832" w14:textId="77777777" w:rsidR="00913457" w:rsidRDefault="00913457">
            <w:pPr>
              <w:pStyle w:val="Body"/>
            </w:pPr>
            <w:r>
              <w:t>RF/out</w:t>
            </w:r>
          </w:p>
        </w:tc>
        <w:tc>
          <w:tcPr>
            <w:tcW w:w="2333" w:type="dxa"/>
          </w:tcPr>
          <w:p w14:paraId="0D3DE3AC" w14:textId="77777777" w:rsidR="00913457" w:rsidRDefault="00913457">
            <w:pPr>
              <w:pStyle w:val="Body"/>
            </w:pPr>
            <w:r>
              <w:t>77GHz RF signal</w:t>
            </w:r>
          </w:p>
        </w:tc>
        <w:tc>
          <w:tcPr>
            <w:tcW w:w="892" w:type="dxa"/>
          </w:tcPr>
          <w:p w14:paraId="1A53FA7B" w14:textId="77777777" w:rsidR="00913457" w:rsidRDefault="00913457">
            <w:pPr>
              <w:pStyle w:val="Body"/>
            </w:pPr>
            <w:r>
              <w:t>RX</w:t>
            </w:r>
          </w:p>
        </w:tc>
      </w:tr>
      <w:tr w:rsidR="00025DA1" w14:paraId="38E6C3E3" w14:textId="77777777" w:rsidTr="00665719">
        <w:tc>
          <w:tcPr>
            <w:tcW w:w="3772" w:type="dxa"/>
          </w:tcPr>
          <w:p w14:paraId="451AE423" w14:textId="77777777" w:rsidR="00913457" w:rsidRDefault="00913457">
            <w:pPr>
              <w:pStyle w:val="Body"/>
            </w:pPr>
            <w:r>
              <w:t>BBoutIn/p</w:t>
            </w:r>
          </w:p>
        </w:tc>
        <w:tc>
          <w:tcPr>
            <w:tcW w:w="893" w:type="dxa"/>
          </w:tcPr>
          <w:p w14:paraId="33AEEA28" w14:textId="77777777" w:rsidR="00913457" w:rsidRDefault="00913457">
            <w:pPr>
              <w:pStyle w:val="Body"/>
            </w:pPr>
            <w:r>
              <w:t>Ana/out</w:t>
            </w:r>
          </w:p>
        </w:tc>
        <w:tc>
          <w:tcPr>
            <w:tcW w:w="2333" w:type="dxa"/>
          </w:tcPr>
          <w:p w14:paraId="5859D965" w14:textId="77777777" w:rsidR="00913457" w:rsidRDefault="00913457">
            <w:pPr>
              <w:pStyle w:val="Body"/>
            </w:pPr>
            <w:r>
              <w:t>IF signal I</w:t>
            </w:r>
          </w:p>
        </w:tc>
        <w:tc>
          <w:tcPr>
            <w:tcW w:w="892" w:type="dxa"/>
          </w:tcPr>
          <w:p w14:paraId="09F5E1DE" w14:textId="77777777" w:rsidR="00913457" w:rsidRDefault="00913457">
            <w:pPr>
              <w:pStyle w:val="Body"/>
            </w:pPr>
            <w:r>
              <w:t>To:RX</w:t>
            </w:r>
          </w:p>
        </w:tc>
      </w:tr>
      <w:tr w:rsidR="00025DA1" w14:paraId="6A698012" w14:textId="77777777" w:rsidTr="00665719">
        <w:tc>
          <w:tcPr>
            <w:tcW w:w="3772" w:type="dxa"/>
          </w:tcPr>
          <w:p w14:paraId="07F5A4D3" w14:textId="77777777" w:rsidR="00913457" w:rsidRDefault="00913457">
            <w:pPr>
              <w:pStyle w:val="Body"/>
            </w:pPr>
            <w:r>
              <w:t>BBoutQn/p</w:t>
            </w:r>
          </w:p>
        </w:tc>
        <w:tc>
          <w:tcPr>
            <w:tcW w:w="893" w:type="dxa"/>
          </w:tcPr>
          <w:p w14:paraId="75C0DF75" w14:textId="77777777" w:rsidR="00913457" w:rsidRDefault="00913457">
            <w:pPr>
              <w:pStyle w:val="Body"/>
            </w:pPr>
            <w:r>
              <w:t>Ana/out</w:t>
            </w:r>
          </w:p>
        </w:tc>
        <w:tc>
          <w:tcPr>
            <w:tcW w:w="2333" w:type="dxa"/>
          </w:tcPr>
          <w:p w14:paraId="03497D2D" w14:textId="77777777" w:rsidR="00913457" w:rsidRDefault="00913457">
            <w:pPr>
              <w:pStyle w:val="Body"/>
            </w:pPr>
            <w:r>
              <w:t>IF signal Q</w:t>
            </w:r>
          </w:p>
        </w:tc>
        <w:tc>
          <w:tcPr>
            <w:tcW w:w="892" w:type="dxa"/>
          </w:tcPr>
          <w:p w14:paraId="3553C997" w14:textId="77777777" w:rsidR="00913457" w:rsidRDefault="00913457">
            <w:pPr>
              <w:pStyle w:val="Body"/>
            </w:pPr>
            <w:r>
              <w:t>To:RX</w:t>
            </w:r>
          </w:p>
        </w:tc>
      </w:tr>
      <w:tr w:rsidR="00025DA1" w14:paraId="22F1E380" w14:textId="77777777" w:rsidTr="00665719">
        <w:tc>
          <w:tcPr>
            <w:tcW w:w="3772" w:type="dxa"/>
          </w:tcPr>
          <w:p w14:paraId="6C6317B1" w14:textId="6CD53121" w:rsidR="00913457" w:rsidRPr="003C67A9" w:rsidRDefault="00730F93">
            <w:pPr>
              <w:pStyle w:val="Body"/>
            </w:pPr>
            <w:r>
              <w:t>d_bbbist_cm_sel&lt;2:0&gt;</w:t>
            </w:r>
          </w:p>
        </w:tc>
        <w:tc>
          <w:tcPr>
            <w:tcW w:w="893" w:type="dxa"/>
          </w:tcPr>
          <w:p w14:paraId="3090C362" w14:textId="630F54A8" w:rsidR="00913457" w:rsidRPr="003C67A9" w:rsidRDefault="00730F93">
            <w:pPr>
              <w:pStyle w:val="Body"/>
            </w:pPr>
            <w:r>
              <w:t>Dig/in</w:t>
            </w:r>
          </w:p>
        </w:tc>
        <w:tc>
          <w:tcPr>
            <w:tcW w:w="2333" w:type="dxa"/>
          </w:tcPr>
          <w:p w14:paraId="3CA45799" w14:textId="7C69FBFA" w:rsidR="00913457" w:rsidRPr="003C67A9" w:rsidRDefault="00730F93">
            <w:pPr>
              <w:pStyle w:val="Body"/>
            </w:pPr>
            <w:r>
              <w:t>common mode sel</w:t>
            </w:r>
          </w:p>
        </w:tc>
        <w:tc>
          <w:tcPr>
            <w:tcW w:w="892" w:type="dxa"/>
          </w:tcPr>
          <w:p w14:paraId="07C16FFD" w14:textId="77777777" w:rsidR="00913457" w:rsidRPr="003C67A9" w:rsidRDefault="00913457">
            <w:pPr>
              <w:pStyle w:val="Body"/>
            </w:pPr>
          </w:p>
        </w:tc>
      </w:tr>
      <w:tr w:rsidR="00025DA1" w14:paraId="457540C0" w14:textId="77777777" w:rsidTr="00665719">
        <w:tc>
          <w:tcPr>
            <w:tcW w:w="3772" w:type="dxa"/>
          </w:tcPr>
          <w:p w14:paraId="34B16DE2" w14:textId="77777777" w:rsidR="00913457" w:rsidRPr="003C67A9" w:rsidRDefault="00913457">
            <w:pPr>
              <w:pStyle w:val="Body"/>
            </w:pPr>
            <w:r>
              <w:t xml:space="preserve">d_bbbist_gain </w:t>
            </w:r>
          </w:p>
        </w:tc>
        <w:tc>
          <w:tcPr>
            <w:tcW w:w="893" w:type="dxa"/>
          </w:tcPr>
          <w:p w14:paraId="15D13C6A" w14:textId="77777777" w:rsidR="00913457" w:rsidRPr="003C67A9" w:rsidRDefault="00913457">
            <w:pPr>
              <w:pStyle w:val="Body"/>
            </w:pPr>
            <w:r w:rsidRPr="003C67A9">
              <w:t>Dig/in</w:t>
            </w:r>
          </w:p>
        </w:tc>
        <w:tc>
          <w:tcPr>
            <w:tcW w:w="2333" w:type="dxa"/>
          </w:tcPr>
          <w:p w14:paraId="170762A9" w14:textId="77777777" w:rsidR="00913457" w:rsidRPr="003C67A9" w:rsidRDefault="00913457">
            <w:pPr>
              <w:pStyle w:val="Body"/>
            </w:pPr>
            <w:r>
              <w:t>Control of BBbist buffer gain(d_bbbist_gain)</w:t>
            </w:r>
          </w:p>
        </w:tc>
        <w:tc>
          <w:tcPr>
            <w:tcW w:w="892" w:type="dxa"/>
          </w:tcPr>
          <w:p w14:paraId="1160B10F" w14:textId="77777777" w:rsidR="00913457" w:rsidRPr="003C67A9" w:rsidRDefault="00913457">
            <w:pPr>
              <w:pStyle w:val="Body"/>
            </w:pPr>
            <w:r w:rsidRPr="003C67A9">
              <w:t>OCII</w:t>
            </w:r>
          </w:p>
        </w:tc>
      </w:tr>
      <w:tr w:rsidR="00025DA1" w14:paraId="0257EF43" w14:textId="77777777" w:rsidTr="00665719">
        <w:tc>
          <w:tcPr>
            <w:tcW w:w="3772" w:type="dxa"/>
          </w:tcPr>
          <w:p w14:paraId="3E41D759" w14:textId="77777777" w:rsidR="00913457" w:rsidRPr="003C67A9" w:rsidRDefault="00913457">
            <w:pPr>
              <w:pStyle w:val="Body"/>
            </w:pPr>
            <w:r>
              <w:t>d_bbbist_att &lt;5:0&gt;</w:t>
            </w:r>
          </w:p>
        </w:tc>
        <w:tc>
          <w:tcPr>
            <w:tcW w:w="893" w:type="dxa"/>
          </w:tcPr>
          <w:p w14:paraId="7EEF43C0" w14:textId="77777777" w:rsidR="00913457" w:rsidRPr="003C67A9" w:rsidRDefault="00913457">
            <w:pPr>
              <w:pStyle w:val="Body"/>
            </w:pPr>
            <w:r w:rsidRPr="003C67A9">
              <w:t>Dig/in</w:t>
            </w:r>
          </w:p>
        </w:tc>
        <w:tc>
          <w:tcPr>
            <w:tcW w:w="2333" w:type="dxa"/>
          </w:tcPr>
          <w:p w14:paraId="3C071576" w14:textId="77777777" w:rsidR="00913457" w:rsidRPr="003C67A9" w:rsidRDefault="00913457">
            <w:pPr>
              <w:pStyle w:val="Body"/>
            </w:pPr>
            <w:r>
              <w:t>Control attenuation at BBbist out</w:t>
            </w:r>
          </w:p>
        </w:tc>
        <w:tc>
          <w:tcPr>
            <w:tcW w:w="892" w:type="dxa"/>
          </w:tcPr>
          <w:p w14:paraId="76CF1B51" w14:textId="77777777" w:rsidR="00913457" w:rsidRPr="003C67A9" w:rsidRDefault="00913457">
            <w:pPr>
              <w:pStyle w:val="Body"/>
            </w:pPr>
            <w:r w:rsidRPr="003C67A9">
              <w:t>OCII</w:t>
            </w:r>
          </w:p>
        </w:tc>
      </w:tr>
      <w:tr w:rsidR="00025DA1" w:rsidRPr="00730F93" w14:paraId="7437C7D7" w14:textId="77777777" w:rsidTr="00665719">
        <w:tc>
          <w:tcPr>
            <w:tcW w:w="3772" w:type="dxa"/>
          </w:tcPr>
          <w:p w14:paraId="02828222" w14:textId="4052AA78" w:rsidR="00913457" w:rsidRPr="00665719" w:rsidRDefault="00730F93">
            <w:pPr>
              <w:pStyle w:val="Body"/>
              <w:rPr>
                <w:lang w:val="de-DE"/>
              </w:rPr>
            </w:pPr>
            <w:r w:rsidRPr="00665719">
              <w:rPr>
                <w:lang w:val="de-DE"/>
              </w:rPr>
              <w:t>d_bbbist_rauchfilter_cal_t</w:t>
            </w:r>
            <w:r w:rsidRPr="00730F93">
              <w:rPr>
                <w:lang w:val="de-DE"/>
              </w:rPr>
              <w:t>u</w:t>
            </w:r>
            <w:r w:rsidRPr="00665719">
              <w:rPr>
                <w:lang w:val="de-DE"/>
              </w:rPr>
              <w:t>n</w:t>
            </w:r>
            <w:r>
              <w:rPr>
                <w:lang w:val="de-DE"/>
              </w:rPr>
              <w:t>&lt;2:0&gt;</w:t>
            </w:r>
          </w:p>
        </w:tc>
        <w:tc>
          <w:tcPr>
            <w:tcW w:w="893" w:type="dxa"/>
          </w:tcPr>
          <w:p w14:paraId="63C70CF2" w14:textId="13D236D0" w:rsidR="00913457" w:rsidRPr="00665719" w:rsidRDefault="00913457">
            <w:pPr>
              <w:pStyle w:val="Body"/>
              <w:rPr>
                <w:lang w:val="de-DE"/>
              </w:rPr>
            </w:pPr>
          </w:p>
        </w:tc>
        <w:tc>
          <w:tcPr>
            <w:tcW w:w="2333" w:type="dxa"/>
          </w:tcPr>
          <w:p w14:paraId="66489266" w14:textId="3519983A" w:rsidR="00913457" w:rsidRPr="00665719" w:rsidRDefault="00730F93">
            <w:pPr>
              <w:pStyle w:val="Body"/>
              <w:rPr>
                <w:lang w:val="de-DE"/>
              </w:rPr>
            </w:pPr>
            <w:r>
              <w:rPr>
                <w:lang w:val="de-DE"/>
              </w:rPr>
              <w:t>Control filter tune caps</w:t>
            </w:r>
          </w:p>
        </w:tc>
        <w:tc>
          <w:tcPr>
            <w:tcW w:w="892" w:type="dxa"/>
          </w:tcPr>
          <w:p w14:paraId="09253A3C" w14:textId="77777777" w:rsidR="00913457" w:rsidRPr="00665719" w:rsidRDefault="00913457">
            <w:pPr>
              <w:pStyle w:val="Body"/>
              <w:rPr>
                <w:lang w:val="de-DE"/>
              </w:rPr>
            </w:pPr>
          </w:p>
        </w:tc>
      </w:tr>
      <w:tr w:rsidR="00025DA1" w14:paraId="2BA1664E" w14:textId="77777777" w:rsidTr="00665719">
        <w:tc>
          <w:tcPr>
            <w:tcW w:w="3772" w:type="dxa"/>
          </w:tcPr>
          <w:p w14:paraId="1AFA7E37" w14:textId="77777777" w:rsidR="00913457" w:rsidRPr="003C67A9" w:rsidRDefault="00913457">
            <w:pPr>
              <w:pStyle w:val="Body"/>
            </w:pPr>
            <w:r>
              <w:t>d_ssb_gain_buffer1&lt;5:0&gt;</w:t>
            </w:r>
          </w:p>
        </w:tc>
        <w:tc>
          <w:tcPr>
            <w:tcW w:w="893" w:type="dxa"/>
          </w:tcPr>
          <w:p w14:paraId="16C8C83E" w14:textId="77777777" w:rsidR="00913457" w:rsidRPr="003C67A9" w:rsidRDefault="00913457">
            <w:pPr>
              <w:pStyle w:val="Body"/>
            </w:pPr>
            <w:r w:rsidRPr="003C67A9">
              <w:t>Dig/in</w:t>
            </w:r>
          </w:p>
        </w:tc>
        <w:tc>
          <w:tcPr>
            <w:tcW w:w="2333" w:type="dxa"/>
          </w:tcPr>
          <w:p w14:paraId="2FB6B835" w14:textId="77777777" w:rsidR="00913457" w:rsidRPr="003C67A9" w:rsidRDefault="00913457">
            <w:pPr>
              <w:pStyle w:val="Body"/>
            </w:pPr>
            <w:r>
              <w:t>control of the gain buffer1 SSB</w:t>
            </w:r>
          </w:p>
        </w:tc>
        <w:tc>
          <w:tcPr>
            <w:tcW w:w="892" w:type="dxa"/>
          </w:tcPr>
          <w:p w14:paraId="0FC5A040" w14:textId="77777777" w:rsidR="00913457" w:rsidRPr="003C67A9" w:rsidRDefault="00913457">
            <w:pPr>
              <w:pStyle w:val="Body"/>
            </w:pPr>
            <w:r w:rsidRPr="003C67A9">
              <w:t>OCII</w:t>
            </w:r>
          </w:p>
        </w:tc>
      </w:tr>
      <w:tr w:rsidR="00025DA1" w14:paraId="6106EFB8" w14:textId="77777777" w:rsidTr="00665719">
        <w:tc>
          <w:tcPr>
            <w:tcW w:w="3772" w:type="dxa"/>
          </w:tcPr>
          <w:p w14:paraId="69DE9ADF" w14:textId="77777777" w:rsidR="00913457" w:rsidRPr="003C67A9" w:rsidRDefault="00913457">
            <w:pPr>
              <w:pStyle w:val="Body"/>
            </w:pPr>
            <w:r>
              <w:t>d_ssb_gain_buffer2&lt;5:0&gt;</w:t>
            </w:r>
          </w:p>
        </w:tc>
        <w:tc>
          <w:tcPr>
            <w:tcW w:w="893" w:type="dxa"/>
          </w:tcPr>
          <w:p w14:paraId="1BE8435E" w14:textId="77777777" w:rsidR="00913457" w:rsidRPr="003C67A9" w:rsidRDefault="00913457">
            <w:pPr>
              <w:pStyle w:val="Body"/>
            </w:pPr>
            <w:r w:rsidRPr="003C67A9">
              <w:t>Dig/in</w:t>
            </w:r>
          </w:p>
        </w:tc>
        <w:tc>
          <w:tcPr>
            <w:tcW w:w="2333" w:type="dxa"/>
          </w:tcPr>
          <w:p w14:paraId="386D2545" w14:textId="77777777" w:rsidR="00913457" w:rsidRPr="003C67A9" w:rsidRDefault="00913457">
            <w:pPr>
              <w:pStyle w:val="Body"/>
            </w:pPr>
            <w:r>
              <w:t>control of the gain buffer2 SSB</w:t>
            </w:r>
          </w:p>
        </w:tc>
        <w:tc>
          <w:tcPr>
            <w:tcW w:w="892" w:type="dxa"/>
          </w:tcPr>
          <w:p w14:paraId="4E3BA3C7" w14:textId="77777777" w:rsidR="00913457" w:rsidRPr="003C67A9" w:rsidRDefault="00913457">
            <w:pPr>
              <w:pStyle w:val="Body"/>
            </w:pPr>
            <w:r w:rsidRPr="003C67A9">
              <w:t>OCII</w:t>
            </w:r>
          </w:p>
        </w:tc>
      </w:tr>
      <w:tr w:rsidR="00025DA1" w14:paraId="45C11BC3" w14:textId="77777777" w:rsidTr="00665719">
        <w:tc>
          <w:tcPr>
            <w:tcW w:w="3772" w:type="dxa"/>
          </w:tcPr>
          <w:p w14:paraId="62274B4B" w14:textId="35E34308" w:rsidR="00913457" w:rsidRPr="00665719" w:rsidRDefault="00E862FD">
            <w:pPr>
              <w:pStyle w:val="Body"/>
              <w:rPr>
                <w:highlight w:val="yellow"/>
              </w:rPr>
            </w:pPr>
            <w:r w:rsidRPr="00665719">
              <w:t>dac_trim_bias</w:t>
            </w:r>
            <w:r w:rsidR="00913457" w:rsidRPr="00E862FD">
              <w:t>&lt;</w:t>
            </w:r>
            <w:r w:rsidRPr="00665719">
              <w:t>4</w:t>
            </w:r>
            <w:r w:rsidR="00913457" w:rsidRPr="00E862FD">
              <w:t>:0&gt;</w:t>
            </w:r>
          </w:p>
        </w:tc>
        <w:tc>
          <w:tcPr>
            <w:tcW w:w="893" w:type="dxa"/>
          </w:tcPr>
          <w:p w14:paraId="18807A34" w14:textId="77777777" w:rsidR="00913457" w:rsidRPr="003C67A9" w:rsidRDefault="00913457">
            <w:pPr>
              <w:pStyle w:val="Body"/>
            </w:pPr>
            <w:r w:rsidRPr="003C67A9">
              <w:t>Dig/in</w:t>
            </w:r>
          </w:p>
        </w:tc>
        <w:tc>
          <w:tcPr>
            <w:tcW w:w="2333" w:type="dxa"/>
          </w:tcPr>
          <w:p w14:paraId="13DCDD55" w14:textId="18A4F710" w:rsidR="00913457" w:rsidRPr="003C67A9" w:rsidRDefault="00730F93">
            <w:pPr>
              <w:pStyle w:val="Body"/>
            </w:pPr>
            <w:r>
              <w:t>PR DAC trimming</w:t>
            </w:r>
            <w:r w:rsidDel="00730F93">
              <w:t xml:space="preserve"> </w:t>
            </w:r>
          </w:p>
        </w:tc>
        <w:tc>
          <w:tcPr>
            <w:tcW w:w="892" w:type="dxa"/>
          </w:tcPr>
          <w:p w14:paraId="1B23C173" w14:textId="77777777" w:rsidR="00913457" w:rsidRPr="003C67A9" w:rsidRDefault="00913457">
            <w:pPr>
              <w:pStyle w:val="Body"/>
            </w:pPr>
            <w:r w:rsidRPr="003C67A9">
              <w:t>OCII</w:t>
            </w:r>
          </w:p>
        </w:tc>
      </w:tr>
      <w:tr w:rsidR="00025DA1" w14:paraId="3DB18A69" w14:textId="77777777" w:rsidTr="00665719">
        <w:tc>
          <w:tcPr>
            <w:tcW w:w="3772" w:type="dxa"/>
          </w:tcPr>
          <w:p w14:paraId="4D561F42" w14:textId="53F66C45" w:rsidR="00C84A2D" w:rsidRDefault="00C84A2D">
            <w:pPr>
              <w:pStyle w:val="Body"/>
            </w:pPr>
            <w:bookmarkStart w:id="338" w:name="_Hlk50039007"/>
            <w:r>
              <w:t>D_atb1_en</w:t>
            </w:r>
          </w:p>
        </w:tc>
        <w:tc>
          <w:tcPr>
            <w:tcW w:w="893" w:type="dxa"/>
          </w:tcPr>
          <w:p w14:paraId="7BFA07C8" w14:textId="2FA46F28" w:rsidR="00C84A2D" w:rsidRPr="003C67A9" w:rsidRDefault="00C84A2D">
            <w:pPr>
              <w:pStyle w:val="Body"/>
            </w:pPr>
            <w:r w:rsidRPr="003C67A9">
              <w:t>Dig/in</w:t>
            </w:r>
          </w:p>
        </w:tc>
        <w:tc>
          <w:tcPr>
            <w:tcW w:w="2333" w:type="dxa"/>
          </w:tcPr>
          <w:p w14:paraId="42097792" w14:textId="4C54AF89" w:rsidR="00C84A2D" w:rsidRDefault="00C84A2D">
            <w:pPr>
              <w:pStyle w:val="Body"/>
            </w:pPr>
            <w:r>
              <w:t>Enable atb1</w:t>
            </w:r>
          </w:p>
        </w:tc>
        <w:tc>
          <w:tcPr>
            <w:tcW w:w="892" w:type="dxa"/>
          </w:tcPr>
          <w:p w14:paraId="003CF5E2" w14:textId="57ADBFC0" w:rsidR="00C84A2D" w:rsidRPr="003C67A9" w:rsidRDefault="00C84A2D">
            <w:pPr>
              <w:pStyle w:val="Body"/>
            </w:pPr>
            <w:r w:rsidRPr="003C67A9">
              <w:t>OCII</w:t>
            </w:r>
          </w:p>
        </w:tc>
      </w:tr>
      <w:tr w:rsidR="00025DA1" w14:paraId="190F91CD" w14:textId="77777777" w:rsidTr="00665719">
        <w:tc>
          <w:tcPr>
            <w:tcW w:w="3772" w:type="dxa"/>
          </w:tcPr>
          <w:p w14:paraId="324B6FB9" w14:textId="453BCD2D" w:rsidR="00C84A2D" w:rsidRDefault="00C84A2D">
            <w:pPr>
              <w:pStyle w:val="Body"/>
            </w:pPr>
            <w:r>
              <w:t>D_atb2_en</w:t>
            </w:r>
          </w:p>
        </w:tc>
        <w:tc>
          <w:tcPr>
            <w:tcW w:w="893" w:type="dxa"/>
          </w:tcPr>
          <w:p w14:paraId="1309E30D" w14:textId="7D359A2D" w:rsidR="00C84A2D" w:rsidRPr="003C67A9" w:rsidRDefault="00C84A2D">
            <w:pPr>
              <w:pStyle w:val="Body"/>
            </w:pPr>
            <w:r w:rsidRPr="003C67A9">
              <w:t>Dig/in</w:t>
            </w:r>
          </w:p>
        </w:tc>
        <w:tc>
          <w:tcPr>
            <w:tcW w:w="2333" w:type="dxa"/>
          </w:tcPr>
          <w:p w14:paraId="7D583133" w14:textId="4E9B95F9" w:rsidR="00C84A2D" w:rsidRDefault="00C84A2D">
            <w:pPr>
              <w:pStyle w:val="Body"/>
            </w:pPr>
            <w:r>
              <w:t>Enable atb2</w:t>
            </w:r>
          </w:p>
        </w:tc>
        <w:tc>
          <w:tcPr>
            <w:tcW w:w="892" w:type="dxa"/>
          </w:tcPr>
          <w:p w14:paraId="3B647CAB" w14:textId="6CFBAA62" w:rsidR="00C84A2D" w:rsidRPr="003C67A9" w:rsidRDefault="00C84A2D">
            <w:pPr>
              <w:pStyle w:val="Body"/>
            </w:pPr>
            <w:r w:rsidRPr="003C67A9">
              <w:t>OCII</w:t>
            </w:r>
          </w:p>
        </w:tc>
      </w:tr>
      <w:tr w:rsidR="00025DA1" w14:paraId="15F222D1" w14:textId="77777777" w:rsidTr="00665719">
        <w:tc>
          <w:tcPr>
            <w:tcW w:w="3772" w:type="dxa"/>
          </w:tcPr>
          <w:p w14:paraId="1C52F084" w14:textId="08FA0375" w:rsidR="00C84A2D" w:rsidRPr="003C67A9" w:rsidRDefault="00C84A2D">
            <w:pPr>
              <w:pStyle w:val="Body"/>
            </w:pPr>
            <w:r>
              <w:t>d_atb</w:t>
            </w:r>
            <w:r w:rsidR="00013950">
              <w:t>1</w:t>
            </w:r>
            <w:r>
              <w:t>&lt;</w:t>
            </w:r>
            <w:r w:rsidR="00681741">
              <w:t>59</w:t>
            </w:r>
            <w:r>
              <w:t>:0&gt;</w:t>
            </w:r>
          </w:p>
        </w:tc>
        <w:tc>
          <w:tcPr>
            <w:tcW w:w="893" w:type="dxa"/>
          </w:tcPr>
          <w:p w14:paraId="34E1C847" w14:textId="77777777" w:rsidR="00C84A2D" w:rsidRPr="003C67A9" w:rsidRDefault="00C84A2D">
            <w:pPr>
              <w:pStyle w:val="Body"/>
            </w:pPr>
            <w:r w:rsidRPr="003C67A9">
              <w:t>Dig/in</w:t>
            </w:r>
          </w:p>
        </w:tc>
        <w:tc>
          <w:tcPr>
            <w:tcW w:w="2333" w:type="dxa"/>
          </w:tcPr>
          <w:p w14:paraId="54CD1AD7" w14:textId="77777777" w:rsidR="00C84A2D" w:rsidRPr="003C67A9" w:rsidRDefault="00C84A2D">
            <w:pPr>
              <w:pStyle w:val="Body"/>
            </w:pPr>
            <w:r>
              <w:t>ATB switches control</w:t>
            </w:r>
          </w:p>
        </w:tc>
        <w:tc>
          <w:tcPr>
            <w:tcW w:w="892" w:type="dxa"/>
          </w:tcPr>
          <w:p w14:paraId="5B8B9C25" w14:textId="77777777" w:rsidR="00C84A2D" w:rsidRPr="003C67A9" w:rsidRDefault="00C84A2D">
            <w:pPr>
              <w:pStyle w:val="Body"/>
            </w:pPr>
            <w:r w:rsidRPr="003C67A9">
              <w:t>OCII</w:t>
            </w:r>
          </w:p>
        </w:tc>
      </w:tr>
      <w:tr w:rsidR="00025DA1" w14:paraId="278FFCC5" w14:textId="77777777" w:rsidTr="00665719">
        <w:tc>
          <w:tcPr>
            <w:tcW w:w="3772" w:type="dxa"/>
          </w:tcPr>
          <w:p w14:paraId="052E6A92" w14:textId="7A63651C" w:rsidR="00C84A2D" w:rsidRDefault="00C84A2D">
            <w:pPr>
              <w:pStyle w:val="Body"/>
            </w:pPr>
            <w:r>
              <w:t>d_atb</w:t>
            </w:r>
            <w:r w:rsidR="00013950">
              <w:t>2</w:t>
            </w:r>
            <w:r>
              <w:t>&lt;</w:t>
            </w:r>
            <w:r w:rsidR="00681741">
              <w:t>59</w:t>
            </w:r>
            <w:r>
              <w:t>:0&gt;</w:t>
            </w:r>
          </w:p>
        </w:tc>
        <w:tc>
          <w:tcPr>
            <w:tcW w:w="893" w:type="dxa"/>
          </w:tcPr>
          <w:p w14:paraId="60BB10D2" w14:textId="760B0427" w:rsidR="00C84A2D" w:rsidRPr="003C67A9" w:rsidRDefault="00C84A2D">
            <w:pPr>
              <w:pStyle w:val="Body"/>
            </w:pPr>
            <w:r w:rsidRPr="003C67A9">
              <w:t>Dig/in</w:t>
            </w:r>
          </w:p>
        </w:tc>
        <w:tc>
          <w:tcPr>
            <w:tcW w:w="2333" w:type="dxa"/>
          </w:tcPr>
          <w:p w14:paraId="03812175" w14:textId="1FAB5238" w:rsidR="00C84A2D" w:rsidRDefault="00C84A2D">
            <w:pPr>
              <w:pStyle w:val="Body"/>
            </w:pPr>
            <w:r>
              <w:t>ATB switches control</w:t>
            </w:r>
          </w:p>
        </w:tc>
        <w:tc>
          <w:tcPr>
            <w:tcW w:w="892" w:type="dxa"/>
          </w:tcPr>
          <w:p w14:paraId="0BED3ED4" w14:textId="0A7DE02D" w:rsidR="00C84A2D" w:rsidRPr="003C67A9" w:rsidRDefault="00C84A2D">
            <w:pPr>
              <w:pStyle w:val="Body"/>
            </w:pPr>
            <w:r w:rsidRPr="003C67A9">
              <w:t>OCII</w:t>
            </w:r>
          </w:p>
        </w:tc>
      </w:tr>
      <w:bookmarkEnd w:id="338"/>
      <w:tr w:rsidR="00025DA1" w14:paraId="330314CE" w14:textId="77777777" w:rsidTr="00665719">
        <w:tc>
          <w:tcPr>
            <w:tcW w:w="3772" w:type="dxa"/>
          </w:tcPr>
          <w:p w14:paraId="59E0DC6B" w14:textId="77777777" w:rsidR="00C84A2D" w:rsidRPr="003C67A9" w:rsidRDefault="00C84A2D">
            <w:pPr>
              <w:pStyle w:val="Body"/>
            </w:pPr>
            <w:r>
              <w:t>d_lox2_ctrl&lt;3:0&gt;</w:t>
            </w:r>
          </w:p>
        </w:tc>
        <w:tc>
          <w:tcPr>
            <w:tcW w:w="893" w:type="dxa"/>
          </w:tcPr>
          <w:p w14:paraId="2274E052" w14:textId="77777777" w:rsidR="00C84A2D" w:rsidRPr="003C67A9" w:rsidRDefault="00C84A2D">
            <w:pPr>
              <w:pStyle w:val="Body"/>
            </w:pPr>
            <w:r w:rsidRPr="003C67A9">
              <w:t>Dig/in</w:t>
            </w:r>
          </w:p>
        </w:tc>
        <w:tc>
          <w:tcPr>
            <w:tcW w:w="2333" w:type="dxa"/>
          </w:tcPr>
          <w:p w14:paraId="78CE6F65" w14:textId="0BA6E586" w:rsidR="00C84A2D" w:rsidRPr="003C67A9" w:rsidRDefault="00C84A2D">
            <w:pPr>
              <w:pStyle w:val="Body"/>
            </w:pPr>
            <w:r>
              <w:t>Control of the LO_bias current</w:t>
            </w:r>
          </w:p>
        </w:tc>
        <w:tc>
          <w:tcPr>
            <w:tcW w:w="892" w:type="dxa"/>
          </w:tcPr>
          <w:p w14:paraId="22946C15" w14:textId="77777777" w:rsidR="00C84A2D" w:rsidRPr="003C67A9" w:rsidRDefault="00C84A2D">
            <w:pPr>
              <w:pStyle w:val="Body"/>
            </w:pPr>
            <w:r w:rsidRPr="003C67A9">
              <w:t>OCII</w:t>
            </w:r>
          </w:p>
        </w:tc>
      </w:tr>
      <w:tr w:rsidR="00025DA1" w14:paraId="71768016" w14:textId="77777777" w:rsidTr="00665719">
        <w:tc>
          <w:tcPr>
            <w:tcW w:w="3772" w:type="dxa"/>
          </w:tcPr>
          <w:p w14:paraId="36FA0744" w14:textId="7B9A2594" w:rsidR="00C84A2D" w:rsidRPr="003C67A9" w:rsidRDefault="00C84A2D">
            <w:pPr>
              <w:pStyle w:val="Body"/>
            </w:pPr>
            <w:r>
              <w:t>d_</w:t>
            </w:r>
            <w:r w:rsidR="00025DA1">
              <w:t>rxbist</w:t>
            </w:r>
            <w:r>
              <w:t>_mode</w:t>
            </w:r>
          </w:p>
        </w:tc>
        <w:tc>
          <w:tcPr>
            <w:tcW w:w="893" w:type="dxa"/>
          </w:tcPr>
          <w:p w14:paraId="30F58A01" w14:textId="77777777" w:rsidR="00C84A2D" w:rsidRPr="003C67A9" w:rsidRDefault="00C84A2D">
            <w:pPr>
              <w:pStyle w:val="Body"/>
            </w:pPr>
            <w:r w:rsidRPr="003C67A9">
              <w:t>Dig/in</w:t>
            </w:r>
          </w:p>
        </w:tc>
        <w:tc>
          <w:tcPr>
            <w:tcW w:w="2333" w:type="dxa"/>
          </w:tcPr>
          <w:p w14:paraId="56BC1B15" w14:textId="77777777" w:rsidR="00C84A2D" w:rsidRPr="003C67A9" w:rsidRDefault="00C84A2D">
            <w:pPr>
              <w:pStyle w:val="Body"/>
            </w:pPr>
            <w:r>
              <w:t>Control DAC out switches to choose BBBist or RFbist</w:t>
            </w:r>
          </w:p>
        </w:tc>
        <w:tc>
          <w:tcPr>
            <w:tcW w:w="892" w:type="dxa"/>
          </w:tcPr>
          <w:p w14:paraId="0967E2DA" w14:textId="77777777" w:rsidR="00C84A2D" w:rsidRPr="003C67A9" w:rsidRDefault="00C84A2D">
            <w:pPr>
              <w:pStyle w:val="Body"/>
            </w:pPr>
            <w:r w:rsidRPr="003C67A9">
              <w:t>OCII</w:t>
            </w:r>
          </w:p>
        </w:tc>
      </w:tr>
      <w:tr w:rsidR="00025DA1" w14:paraId="6804D9E3" w14:textId="77777777" w:rsidTr="00665719">
        <w:tc>
          <w:tcPr>
            <w:tcW w:w="3772" w:type="dxa"/>
          </w:tcPr>
          <w:p w14:paraId="557DDA07" w14:textId="01192CF8" w:rsidR="00E862FD" w:rsidRPr="00665719" w:rsidRDefault="00E862FD">
            <w:pPr>
              <w:pStyle w:val="Body"/>
            </w:pPr>
            <w:r w:rsidRPr="00665719">
              <w:t>d</w:t>
            </w:r>
            <w:r w:rsidRPr="00730F93">
              <w:t>_psdac_e</w:t>
            </w:r>
            <w:r w:rsidRPr="00665719">
              <w:t>n</w:t>
            </w:r>
          </w:p>
          <w:p w14:paraId="3DDECE8E" w14:textId="7D2EDA61" w:rsidR="00E862FD" w:rsidRPr="00665719" w:rsidRDefault="00E862FD">
            <w:pPr>
              <w:pStyle w:val="Body"/>
            </w:pPr>
            <w:r w:rsidRPr="00665719">
              <w:t>d_ssb_bias_en</w:t>
            </w:r>
          </w:p>
          <w:p w14:paraId="097CBC7E" w14:textId="37B3C46D" w:rsidR="00E862FD" w:rsidRPr="00665719" w:rsidRDefault="00E862FD">
            <w:pPr>
              <w:pStyle w:val="Body"/>
            </w:pPr>
            <w:r w:rsidRPr="00665719">
              <w:t>d_dac_buf1_en</w:t>
            </w:r>
          </w:p>
          <w:p w14:paraId="65750B83" w14:textId="55B2E3FB" w:rsidR="00025DA1" w:rsidRPr="001F1C32" w:rsidRDefault="00E862FD">
            <w:pPr>
              <w:pStyle w:val="Body"/>
            </w:pPr>
            <w:r w:rsidRPr="00665719">
              <w:t>d_dac_buf2_en</w:t>
            </w:r>
          </w:p>
          <w:p w14:paraId="659B01F4" w14:textId="77777777" w:rsidR="00025DA1" w:rsidRPr="001F1C32" w:rsidRDefault="00025DA1">
            <w:pPr>
              <w:pStyle w:val="Body"/>
            </w:pPr>
            <w:r w:rsidRPr="001F1C32">
              <w:t>d_lox2_en</w:t>
            </w:r>
          </w:p>
          <w:p w14:paraId="722B9D9A" w14:textId="4AE0F1FE" w:rsidR="00025DA1" w:rsidRDefault="00025DA1">
            <w:pPr>
              <w:pStyle w:val="Body"/>
            </w:pPr>
            <w:r w:rsidRPr="001F1C32">
              <w:t>d_</w:t>
            </w:r>
            <w:r w:rsidR="00E862FD">
              <w:t>lox2_bias_en</w:t>
            </w:r>
          </w:p>
          <w:p w14:paraId="72E28135" w14:textId="06081DD4" w:rsidR="00E862FD" w:rsidRPr="00665719" w:rsidRDefault="00E862FD">
            <w:pPr>
              <w:pStyle w:val="Body"/>
              <w:rPr>
                <w:lang w:val="de-DE"/>
              </w:rPr>
            </w:pPr>
            <w:r w:rsidRPr="00665719">
              <w:rPr>
                <w:lang w:val="de-DE"/>
              </w:rPr>
              <w:t>d_bbbist_cm_en</w:t>
            </w:r>
          </w:p>
          <w:p w14:paraId="006D0B9C" w14:textId="73B6970E" w:rsidR="00E862FD" w:rsidRPr="00665719" w:rsidRDefault="00E862FD">
            <w:pPr>
              <w:pStyle w:val="Body"/>
              <w:rPr>
                <w:lang w:val="de-DE"/>
              </w:rPr>
            </w:pPr>
            <w:r w:rsidRPr="00665719">
              <w:rPr>
                <w:lang w:val="de-DE"/>
              </w:rPr>
              <w:t>d_bbbist_follo_en</w:t>
            </w:r>
          </w:p>
          <w:p w14:paraId="3ECDDB0A" w14:textId="7A0A396C" w:rsidR="00E862FD" w:rsidRPr="00665719" w:rsidRDefault="00E862FD">
            <w:pPr>
              <w:pStyle w:val="Body"/>
              <w:rPr>
                <w:lang w:val="de-DE"/>
              </w:rPr>
            </w:pPr>
            <w:r w:rsidRPr="00665719">
              <w:rPr>
                <w:lang w:val="de-DE"/>
              </w:rPr>
              <w:t>d_bbbist_lvls_en</w:t>
            </w:r>
          </w:p>
          <w:p w14:paraId="27BDAB92" w14:textId="2DDED918" w:rsidR="00E862FD" w:rsidRPr="00665719" w:rsidRDefault="00E862FD">
            <w:pPr>
              <w:pStyle w:val="Body"/>
              <w:rPr>
                <w:lang w:val="de-DE"/>
              </w:rPr>
            </w:pPr>
            <w:r w:rsidRPr="00665719">
              <w:rPr>
                <w:lang w:val="de-DE"/>
              </w:rPr>
              <w:t>d_bbbist_rauch_en</w:t>
            </w:r>
          </w:p>
          <w:p w14:paraId="05CFB9E3" w14:textId="3937C9CA" w:rsidR="00E303BB" w:rsidRPr="00665719" w:rsidRDefault="00E862FD">
            <w:pPr>
              <w:pStyle w:val="Body"/>
              <w:rPr>
                <w:lang w:val="fr-FR"/>
              </w:rPr>
            </w:pPr>
            <w:r w:rsidRPr="00665719">
              <w:rPr>
                <w:lang w:val="fr-FR"/>
              </w:rPr>
              <w:t>d_psdac_bias_en</w:t>
            </w:r>
          </w:p>
          <w:p w14:paraId="04E3F1EE" w14:textId="58620A5D" w:rsidR="00E862FD" w:rsidRPr="00665719" w:rsidRDefault="00E862FD">
            <w:pPr>
              <w:pStyle w:val="Body"/>
              <w:rPr>
                <w:lang w:val="fr-FR"/>
              </w:rPr>
            </w:pPr>
            <w:r w:rsidRPr="00665719">
              <w:rPr>
                <w:lang w:val="fr-FR"/>
              </w:rPr>
              <w:t>d_</w:t>
            </w:r>
            <w:r>
              <w:rPr>
                <w:lang w:val="fr-FR"/>
              </w:rPr>
              <w:t>pr_en</w:t>
            </w:r>
          </w:p>
          <w:p w14:paraId="734A17CA" w14:textId="2C452C77" w:rsidR="00E303BB" w:rsidRPr="00665719" w:rsidRDefault="00E862FD">
            <w:pPr>
              <w:pStyle w:val="Body"/>
              <w:rPr>
                <w:lang w:val="nl-NL"/>
              </w:rPr>
            </w:pPr>
            <w:r w:rsidRPr="00665719">
              <w:rPr>
                <w:lang w:val="nl-NL"/>
              </w:rPr>
              <w:t>d_</w:t>
            </w:r>
            <w:r w:rsidR="00E303BB" w:rsidRPr="00665719">
              <w:rPr>
                <w:lang w:val="nl-NL"/>
              </w:rPr>
              <w:t>ppd</w:t>
            </w:r>
            <w:r w:rsidRPr="00665719">
              <w:rPr>
                <w:lang w:val="nl-NL"/>
              </w:rPr>
              <w:t>_ssb</w:t>
            </w:r>
            <w:r w:rsidR="00E303BB" w:rsidRPr="00665719">
              <w:rPr>
                <w:lang w:val="nl-NL"/>
              </w:rPr>
              <w:t>_</w:t>
            </w:r>
            <w:r w:rsidRPr="00665719">
              <w:rPr>
                <w:lang w:val="nl-NL"/>
              </w:rPr>
              <w:t>buf_</w:t>
            </w:r>
            <w:r w:rsidR="00E303BB" w:rsidRPr="00665719">
              <w:rPr>
                <w:lang w:val="nl-NL"/>
              </w:rPr>
              <w:t>en</w:t>
            </w:r>
          </w:p>
          <w:p w14:paraId="795F49B3" w14:textId="7D4FA448" w:rsidR="00E862FD" w:rsidRPr="00665719" w:rsidRDefault="00E862FD">
            <w:pPr>
              <w:pStyle w:val="Body"/>
              <w:rPr>
                <w:lang w:val="nl-NL"/>
              </w:rPr>
            </w:pPr>
            <w:r w:rsidRPr="00665719">
              <w:rPr>
                <w:lang w:val="nl-NL"/>
              </w:rPr>
              <w:t>d_ppd_ssb_buf_en</w:t>
            </w:r>
          </w:p>
          <w:p w14:paraId="060AE64F" w14:textId="2B14D4B1" w:rsidR="00E862FD" w:rsidRPr="00665719" w:rsidRDefault="00E862FD" w:rsidP="00E862FD">
            <w:pPr>
              <w:pStyle w:val="Body"/>
              <w:rPr>
                <w:lang w:val="nl-NL"/>
              </w:rPr>
            </w:pPr>
            <w:r w:rsidRPr="00665719">
              <w:rPr>
                <w:lang w:val="nl-NL"/>
              </w:rPr>
              <w:t>d_ppd_lox2_buf_en</w:t>
            </w:r>
          </w:p>
          <w:p w14:paraId="56F3CCE8" w14:textId="74C7A226" w:rsidR="00E303BB" w:rsidRPr="00665719" w:rsidRDefault="00E862FD">
            <w:pPr>
              <w:pStyle w:val="Body"/>
              <w:rPr>
                <w:lang w:val="nl-NL"/>
              </w:rPr>
            </w:pPr>
            <w:r w:rsidRPr="00665719">
              <w:rPr>
                <w:lang w:val="nl-NL"/>
              </w:rPr>
              <w:t>d_ppd_lox2_en</w:t>
            </w:r>
          </w:p>
        </w:tc>
        <w:tc>
          <w:tcPr>
            <w:tcW w:w="893" w:type="dxa"/>
          </w:tcPr>
          <w:p w14:paraId="6208CA74" w14:textId="77777777" w:rsidR="00EF7AF4" w:rsidRDefault="00EF7AF4">
            <w:pPr>
              <w:pStyle w:val="Body"/>
            </w:pPr>
            <w:r>
              <w:t>Dig_in</w:t>
            </w:r>
          </w:p>
        </w:tc>
        <w:tc>
          <w:tcPr>
            <w:tcW w:w="2333" w:type="dxa"/>
          </w:tcPr>
          <w:p w14:paraId="064BACBF" w14:textId="77777777" w:rsidR="00EF7AF4" w:rsidRDefault="00EF7AF4">
            <w:pPr>
              <w:pStyle w:val="Body"/>
            </w:pPr>
            <w:r w:rsidRPr="00D06DAF">
              <w:t xml:space="preserve"> enable the IP (current is flowing) after its LLDO is enabled (0.9V supply is assumed present)</w:t>
            </w:r>
          </w:p>
          <w:p w14:paraId="202EBE61" w14:textId="77777777" w:rsidR="00EF7AF4" w:rsidRDefault="00EF7AF4">
            <w:pPr>
              <w:pStyle w:val="Body"/>
            </w:pPr>
            <w:r>
              <w:t>Enablig of :</w:t>
            </w:r>
          </w:p>
          <w:p w14:paraId="3C4A6269" w14:textId="77777777" w:rsidR="00EF7AF4" w:rsidRDefault="00EF7AF4">
            <w:pPr>
              <w:pStyle w:val="Body"/>
            </w:pPr>
            <w:r>
              <w:t>-DAC (d_psdac_en)</w:t>
            </w:r>
          </w:p>
          <w:p w14:paraId="0CAE2173" w14:textId="77777777" w:rsidR="00EF7AF4" w:rsidRPr="00C84A2D" w:rsidRDefault="00EF7AF4">
            <w:pPr>
              <w:pStyle w:val="Body"/>
              <w:rPr>
                <w:lang w:val="fr-FR"/>
              </w:rPr>
            </w:pPr>
            <w:r w:rsidRPr="00C84A2D">
              <w:rPr>
                <w:lang w:val="fr-FR"/>
              </w:rPr>
              <w:t>-buffers(d_ssb_en)</w:t>
            </w:r>
          </w:p>
          <w:p w14:paraId="0F460150" w14:textId="77777777" w:rsidR="00EF7AF4" w:rsidRPr="00FC576D" w:rsidRDefault="00EF7AF4">
            <w:pPr>
              <w:pStyle w:val="Body"/>
              <w:rPr>
                <w:lang w:val="fr-FR"/>
              </w:rPr>
            </w:pPr>
            <w:r w:rsidRPr="00FC576D">
              <w:rPr>
                <w:lang w:val="fr-FR"/>
              </w:rPr>
              <w:t>-LO doubler(d_lox2_en</w:t>
            </w:r>
            <w:r>
              <w:rPr>
                <w:lang w:val="fr-FR"/>
              </w:rPr>
              <w:t>)</w:t>
            </w:r>
          </w:p>
          <w:p w14:paraId="0BAD06F3" w14:textId="77777777" w:rsidR="00EF7AF4" w:rsidRDefault="00EF7AF4">
            <w:pPr>
              <w:pStyle w:val="Body"/>
              <w:rPr>
                <w:lang w:val="fr-FR"/>
              </w:rPr>
            </w:pPr>
            <w:r w:rsidRPr="00FC576D">
              <w:rPr>
                <w:lang w:val="fr-FR"/>
              </w:rPr>
              <w:t>-baseband(d_bbbist_en).</w:t>
            </w:r>
          </w:p>
          <w:p w14:paraId="07F04430" w14:textId="0D105C2C" w:rsidR="00EF7AF4" w:rsidRPr="009C3DC1" w:rsidRDefault="00EF7AF4">
            <w:pPr>
              <w:pStyle w:val="Body"/>
              <w:rPr>
                <w:lang w:val="fr-FR"/>
              </w:rPr>
            </w:pPr>
            <w:r w:rsidRPr="009C3DC1">
              <w:rPr>
                <w:lang w:val="fr-FR"/>
              </w:rPr>
              <w:t>-PPD SSB (d_ssbppd_en)</w:t>
            </w:r>
            <w:r w:rsidR="00E303BB" w:rsidRPr="00CC0D26">
              <w:rPr>
                <w:lang w:val="fr-FR"/>
              </w:rPr>
              <w:t xml:space="preserve"> and </w:t>
            </w:r>
            <w:r w:rsidR="00E303BB" w:rsidRPr="001F1C32">
              <w:rPr>
                <w:lang w:val="fr-FR"/>
              </w:rPr>
              <w:t>PPD LO D_lo_ppd_en</w:t>
            </w:r>
          </w:p>
          <w:p w14:paraId="2774A9D9" w14:textId="3975BE6F" w:rsidR="00EF7AF4" w:rsidRPr="00FC576D" w:rsidRDefault="00EF7AF4">
            <w:pPr>
              <w:pStyle w:val="Body"/>
              <w:rPr>
                <w:lang w:val="fr-FR"/>
              </w:rPr>
            </w:pPr>
            <w:r>
              <w:rPr>
                <w:lang w:val="fr-FR"/>
              </w:rPr>
              <w:t>-PR (d_pr</w:t>
            </w:r>
            <w:r w:rsidR="00E303BB">
              <w:rPr>
                <w:lang w:val="fr-FR"/>
              </w:rPr>
              <w:t>bist</w:t>
            </w:r>
            <w:r>
              <w:rPr>
                <w:lang w:val="fr-FR"/>
              </w:rPr>
              <w:t>_en)</w:t>
            </w:r>
          </w:p>
        </w:tc>
        <w:tc>
          <w:tcPr>
            <w:tcW w:w="892" w:type="dxa"/>
          </w:tcPr>
          <w:p w14:paraId="41A4BD74" w14:textId="77777777" w:rsidR="00EF7AF4" w:rsidRDefault="00EF7AF4">
            <w:pPr>
              <w:pStyle w:val="Body"/>
            </w:pPr>
            <w:r>
              <w:t>dig</w:t>
            </w:r>
          </w:p>
        </w:tc>
      </w:tr>
      <w:tr w:rsidR="00025DA1" w14:paraId="44879739" w14:textId="77777777" w:rsidTr="00665719">
        <w:tc>
          <w:tcPr>
            <w:tcW w:w="3772" w:type="dxa"/>
          </w:tcPr>
          <w:p w14:paraId="1D27D600" w14:textId="500595C1" w:rsidR="00EF7AF4" w:rsidRDefault="00EF7AF4">
            <w:pPr>
              <w:pStyle w:val="Body"/>
            </w:pPr>
            <w:r>
              <w:t>d_rxbist_fast_en</w:t>
            </w:r>
          </w:p>
        </w:tc>
        <w:tc>
          <w:tcPr>
            <w:tcW w:w="893" w:type="dxa"/>
          </w:tcPr>
          <w:p w14:paraId="1C496D22" w14:textId="77777777" w:rsidR="00EF7AF4" w:rsidRDefault="00EF7AF4">
            <w:pPr>
              <w:pStyle w:val="Body"/>
            </w:pPr>
            <w:r>
              <w:t>Dig_in</w:t>
            </w:r>
          </w:p>
        </w:tc>
        <w:tc>
          <w:tcPr>
            <w:tcW w:w="2333" w:type="dxa"/>
          </w:tcPr>
          <w:p w14:paraId="47EC6E7E" w14:textId="77777777" w:rsidR="00EF7AF4" w:rsidRDefault="00EF7AF4">
            <w:pPr>
              <w:pStyle w:val="Body"/>
            </w:pPr>
            <w:r w:rsidRPr="00D06DAF">
              <w:t>enable signal that stays high only for some time to short the R inside IP RC circuit (of a mirror for example</w:t>
            </w:r>
            <w:r>
              <w:t>(low noise mode if needed)</w:t>
            </w:r>
          </w:p>
        </w:tc>
        <w:tc>
          <w:tcPr>
            <w:tcW w:w="892" w:type="dxa"/>
          </w:tcPr>
          <w:p w14:paraId="5457BA01" w14:textId="77777777" w:rsidR="00EF7AF4" w:rsidRDefault="00EF7AF4">
            <w:pPr>
              <w:pStyle w:val="Body"/>
            </w:pPr>
            <w:r>
              <w:t>dig</w:t>
            </w:r>
          </w:p>
        </w:tc>
      </w:tr>
      <w:tr w:rsidR="00025DA1" w14:paraId="645801E0" w14:textId="77777777" w:rsidTr="00665719">
        <w:tc>
          <w:tcPr>
            <w:tcW w:w="3772" w:type="dxa"/>
          </w:tcPr>
          <w:p w14:paraId="20C13DE6" w14:textId="77777777" w:rsidR="00EF7AF4" w:rsidRDefault="00EF7AF4">
            <w:pPr>
              <w:pStyle w:val="Body"/>
            </w:pPr>
            <w:r>
              <w:t>Ibias_rxbist_flat</w:t>
            </w:r>
          </w:p>
        </w:tc>
        <w:tc>
          <w:tcPr>
            <w:tcW w:w="893" w:type="dxa"/>
          </w:tcPr>
          <w:p w14:paraId="30707261" w14:textId="77777777" w:rsidR="00EF7AF4" w:rsidRDefault="00EF7AF4">
            <w:pPr>
              <w:pStyle w:val="Body"/>
            </w:pPr>
            <w:r>
              <w:t>in</w:t>
            </w:r>
          </w:p>
        </w:tc>
        <w:tc>
          <w:tcPr>
            <w:tcW w:w="2333" w:type="dxa"/>
          </w:tcPr>
          <w:p w14:paraId="64E0B433" w14:textId="77777777" w:rsidR="00EF7AF4" w:rsidRDefault="00EF7AF4">
            <w:pPr>
              <w:pStyle w:val="Body"/>
            </w:pPr>
            <w:r>
              <w:t>90uA bg current from Gbias(2% trimmed)</w:t>
            </w:r>
          </w:p>
        </w:tc>
        <w:tc>
          <w:tcPr>
            <w:tcW w:w="892" w:type="dxa"/>
          </w:tcPr>
          <w:p w14:paraId="1B6DF4E0" w14:textId="77777777" w:rsidR="00EF7AF4" w:rsidRDefault="00EF7AF4">
            <w:pPr>
              <w:pStyle w:val="Body"/>
            </w:pPr>
            <w:r>
              <w:t>From Gbias</w:t>
            </w:r>
          </w:p>
        </w:tc>
      </w:tr>
      <w:tr w:rsidR="00025DA1" w14:paraId="2BF178FF" w14:textId="77777777" w:rsidTr="00665719">
        <w:tc>
          <w:tcPr>
            <w:tcW w:w="3772" w:type="dxa"/>
          </w:tcPr>
          <w:p w14:paraId="1F4CD9AD" w14:textId="77777777" w:rsidR="00EF7AF4" w:rsidRDefault="00EF7AF4">
            <w:pPr>
              <w:pStyle w:val="Body"/>
            </w:pPr>
            <w:r>
              <w:t>Ibias_rxbist_ptat</w:t>
            </w:r>
          </w:p>
        </w:tc>
        <w:tc>
          <w:tcPr>
            <w:tcW w:w="893" w:type="dxa"/>
          </w:tcPr>
          <w:p w14:paraId="62477985" w14:textId="77777777" w:rsidR="00EF7AF4" w:rsidRDefault="00EF7AF4">
            <w:pPr>
              <w:pStyle w:val="Body"/>
            </w:pPr>
            <w:r>
              <w:t>in</w:t>
            </w:r>
          </w:p>
        </w:tc>
        <w:tc>
          <w:tcPr>
            <w:tcW w:w="2333" w:type="dxa"/>
          </w:tcPr>
          <w:p w14:paraId="6B0DBB94" w14:textId="77777777" w:rsidR="00EF7AF4" w:rsidRDefault="00EF7AF4">
            <w:pPr>
              <w:pStyle w:val="Body"/>
            </w:pPr>
            <w:r w:rsidRPr="007C76BC">
              <w:t>90uA ptat current from Gbias(2% trimmed) 0.213uA/K(see</w:t>
            </w:r>
            <w:r>
              <w:t xml:space="preserve"> </w:t>
            </w:r>
            <w:r>
              <w:rPr>
                <w:rStyle w:val="FootnoteReference"/>
              </w:rPr>
              <w:footnoteReference w:id="1"/>
            </w:r>
          </w:p>
          <w:p w14:paraId="08E21BEC" w14:textId="77777777" w:rsidR="00EF7AF4" w:rsidRDefault="00EF7AF4">
            <w:pPr>
              <w:pStyle w:val="Body"/>
            </w:pPr>
            <w:r>
              <w:t>)</w:t>
            </w:r>
          </w:p>
        </w:tc>
        <w:tc>
          <w:tcPr>
            <w:tcW w:w="892" w:type="dxa"/>
          </w:tcPr>
          <w:p w14:paraId="6555E9A6" w14:textId="77777777" w:rsidR="00EF7AF4" w:rsidRDefault="00EF7AF4">
            <w:pPr>
              <w:pStyle w:val="Body"/>
            </w:pPr>
            <w:r>
              <w:t>From Gbias</w:t>
            </w:r>
          </w:p>
        </w:tc>
      </w:tr>
      <w:tr w:rsidR="00025DA1" w14:paraId="6FA660FA" w14:textId="77777777" w:rsidTr="00665719">
        <w:tc>
          <w:tcPr>
            <w:tcW w:w="3772" w:type="dxa"/>
          </w:tcPr>
          <w:p w14:paraId="69BB937E" w14:textId="77777777" w:rsidR="00EF7AF4" w:rsidRDefault="00EF7AF4">
            <w:pPr>
              <w:pStyle w:val="Body"/>
            </w:pPr>
            <w:r>
              <w:t>Ibias_ldo_rxbist_0v9</w:t>
            </w:r>
          </w:p>
        </w:tc>
        <w:tc>
          <w:tcPr>
            <w:tcW w:w="893" w:type="dxa"/>
          </w:tcPr>
          <w:p w14:paraId="5C164634" w14:textId="77777777" w:rsidR="00EF7AF4" w:rsidRDefault="00EF7AF4">
            <w:pPr>
              <w:pStyle w:val="Body"/>
            </w:pPr>
            <w:r>
              <w:t>in</w:t>
            </w:r>
          </w:p>
        </w:tc>
        <w:tc>
          <w:tcPr>
            <w:tcW w:w="2333" w:type="dxa"/>
          </w:tcPr>
          <w:p w14:paraId="5D901547" w14:textId="77777777" w:rsidR="00EF7AF4" w:rsidRDefault="00EF7AF4">
            <w:pPr>
              <w:pStyle w:val="Body"/>
            </w:pPr>
            <w:r>
              <w:t>20u Bias current for LDO 0.9V</w:t>
            </w:r>
          </w:p>
        </w:tc>
        <w:tc>
          <w:tcPr>
            <w:tcW w:w="892" w:type="dxa"/>
          </w:tcPr>
          <w:p w14:paraId="7B8D1D34" w14:textId="77777777" w:rsidR="00EF7AF4" w:rsidRDefault="00EF7AF4">
            <w:pPr>
              <w:pStyle w:val="Body"/>
            </w:pPr>
            <w:r>
              <w:t>From Gbias</w:t>
            </w:r>
          </w:p>
        </w:tc>
      </w:tr>
      <w:tr w:rsidR="00025DA1" w14:paraId="4F0B8AB4" w14:textId="77777777" w:rsidTr="00665719">
        <w:tc>
          <w:tcPr>
            <w:tcW w:w="3772" w:type="dxa"/>
          </w:tcPr>
          <w:p w14:paraId="5CE35838" w14:textId="77777777" w:rsidR="00EF7AF4" w:rsidRDefault="00EF7AF4">
            <w:pPr>
              <w:pStyle w:val="Body"/>
            </w:pPr>
            <w:r>
              <w:t>Ibias_ldo_rxbist_1v1</w:t>
            </w:r>
          </w:p>
        </w:tc>
        <w:tc>
          <w:tcPr>
            <w:tcW w:w="893" w:type="dxa"/>
          </w:tcPr>
          <w:p w14:paraId="18BC50DC" w14:textId="77777777" w:rsidR="00EF7AF4" w:rsidRDefault="00EF7AF4">
            <w:pPr>
              <w:pStyle w:val="Body"/>
            </w:pPr>
            <w:r>
              <w:t>in</w:t>
            </w:r>
          </w:p>
        </w:tc>
        <w:tc>
          <w:tcPr>
            <w:tcW w:w="2333" w:type="dxa"/>
          </w:tcPr>
          <w:p w14:paraId="0B76CCB6" w14:textId="77777777" w:rsidR="00EF7AF4" w:rsidRDefault="00EF7AF4">
            <w:pPr>
              <w:pStyle w:val="Body"/>
            </w:pPr>
            <w:r>
              <w:t>20u Bias current for LDO 1.1V</w:t>
            </w:r>
          </w:p>
        </w:tc>
        <w:tc>
          <w:tcPr>
            <w:tcW w:w="892" w:type="dxa"/>
          </w:tcPr>
          <w:p w14:paraId="67980BDA" w14:textId="77777777" w:rsidR="00EF7AF4" w:rsidRDefault="00EF7AF4">
            <w:pPr>
              <w:pStyle w:val="Body"/>
            </w:pPr>
            <w:r>
              <w:t>From Gbias</w:t>
            </w:r>
          </w:p>
        </w:tc>
      </w:tr>
      <w:tr w:rsidR="00025DA1" w14:paraId="32A9EFE2" w14:textId="77777777" w:rsidTr="00665719">
        <w:tc>
          <w:tcPr>
            <w:tcW w:w="3772" w:type="dxa"/>
          </w:tcPr>
          <w:p w14:paraId="08D4F36F" w14:textId="77777777" w:rsidR="00EF7AF4" w:rsidRDefault="00EF7AF4">
            <w:pPr>
              <w:pStyle w:val="Body"/>
            </w:pPr>
            <w:r>
              <w:t>Ibias2_ldo_rxbist_1v1</w:t>
            </w:r>
          </w:p>
        </w:tc>
        <w:tc>
          <w:tcPr>
            <w:tcW w:w="893" w:type="dxa"/>
          </w:tcPr>
          <w:p w14:paraId="6C8BAD35" w14:textId="77777777" w:rsidR="00EF7AF4" w:rsidRDefault="00EF7AF4">
            <w:pPr>
              <w:pStyle w:val="Body"/>
            </w:pPr>
            <w:r>
              <w:t>in</w:t>
            </w:r>
          </w:p>
        </w:tc>
        <w:tc>
          <w:tcPr>
            <w:tcW w:w="2333" w:type="dxa"/>
          </w:tcPr>
          <w:p w14:paraId="4580B9D2" w14:textId="77777777" w:rsidR="00EF7AF4" w:rsidRDefault="00EF7AF4">
            <w:pPr>
              <w:pStyle w:val="Body"/>
            </w:pPr>
            <w:r>
              <w:t>20u Bias current for 2</w:t>
            </w:r>
            <w:r w:rsidRPr="00F327F5">
              <w:rPr>
                <w:vertAlign w:val="superscript"/>
              </w:rPr>
              <w:t>nd</w:t>
            </w:r>
            <w:r>
              <w:t xml:space="preserve"> LDO 1.1V</w:t>
            </w:r>
          </w:p>
        </w:tc>
        <w:tc>
          <w:tcPr>
            <w:tcW w:w="892" w:type="dxa"/>
          </w:tcPr>
          <w:p w14:paraId="766598F5" w14:textId="77777777" w:rsidR="00EF7AF4" w:rsidRDefault="00EF7AF4">
            <w:pPr>
              <w:pStyle w:val="Body"/>
            </w:pPr>
            <w:r>
              <w:t>From Gbias</w:t>
            </w:r>
          </w:p>
        </w:tc>
      </w:tr>
      <w:tr w:rsidR="00025DA1" w14:paraId="26FA8F1A" w14:textId="77777777" w:rsidTr="00665719">
        <w:tc>
          <w:tcPr>
            <w:tcW w:w="3772" w:type="dxa"/>
          </w:tcPr>
          <w:p w14:paraId="3C6474C3" w14:textId="29A4929A" w:rsidR="00EF7AF4" w:rsidRDefault="00EF7AF4">
            <w:pPr>
              <w:pStyle w:val="Body"/>
            </w:pPr>
            <w:r>
              <w:t>d_xor_</w:t>
            </w:r>
            <w:r w:rsidR="00D579B0">
              <w:t>feedback_</w:t>
            </w:r>
            <w:r>
              <w:t>out&lt;</w:t>
            </w:r>
            <w:r w:rsidR="00865989">
              <w:t>3</w:t>
            </w:r>
            <w:r>
              <w:t>:0&gt;</w:t>
            </w:r>
          </w:p>
        </w:tc>
        <w:tc>
          <w:tcPr>
            <w:tcW w:w="893" w:type="dxa"/>
          </w:tcPr>
          <w:p w14:paraId="74E03780" w14:textId="77777777" w:rsidR="00EF7AF4" w:rsidRDefault="00EF7AF4">
            <w:pPr>
              <w:pStyle w:val="Body"/>
            </w:pPr>
            <w:r>
              <w:t>digout</w:t>
            </w:r>
          </w:p>
        </w:tc>
        <w:tc>
          <w:tcPr>
            <w:tcW w:w="2333" w:type="dxa"/>
          </w:tcPr>
          <w:p w14:paraId="58BE2176" w14:textId="77777777" w:rsidR="00EF7AF4" w:rsidRDefault="00EF7AF4">
            <w:pPr>
              <w:pStyle w:val="Body"/>
            </w:pPr>
            <w:r>
              <w:t>Xor scan chain feedback chain1</w:t>
            </w:r>
          </w:p>
        </w:tc>
        <w:tc>
          <w:tcPr>
            <w:tcW w:w="892" w:type="dxa"/>
          </w:tcPr>
          <w:p w14:paraId="11167E5E" w14:textId="77777777" w:rsidR="00EF7AF4" w:rsidRDefault="00EF7AF4">
            <w:pPr>
              <w:pStyle w:val="Body"/>
            </w:pPr>
            <w:r>
              <w:t>dig</w:t>
            </w:r>
          </w:p>
        </w:tc>
      </w:tr>
      <w:tr w:rsidR="00025DA1" w14:paraId="154D6B92" w14:textId="77777777" w:rsidTr="00665719">
        <w:tc>
          <w:tcPr>
            <w:tcW w:w="3772" w:type="dxa"/>
          </w:tcPr>
          <w:p w14:paraId="75509FB3" w14:textId="520ECE13" w:rsidR="00EF7AF4" w:rsidRDefault="00EF7AF4">
            <w:pPr>
              <w:pStyle w:val="Body"/>
            </w:pPr>
            <w:r>
              <w:t>d_xor_</w:t>
            </w:r>
            <w:r w:rsidR="00D579B0">
              <w:t>feedback_</w:t>
            </w:r>
            <w:r>
              <w:t>idac_out&lt;4:0&gt;</w:t>
            </w:r>
          </w:p>
        </w:tc>
        <w:tc>
          <w:tcPr>
            <w:tcW w:w="893" w:type="dxa"/>
          </w:tcPr>
          <w:p w14:paraId="310B8C44" w14:textId="77777777" w:rsidR="00EF7AF4" w:rsidRDefault="00EF7AF4">
            <w:pPr>
              <w:pStyle w:val="Body"/>
            </w:pPr>
            <w:r>
              <w:t>digout</w:t>
            </w:r>
          </w:p>
        </w:tc>
        <w:tc>
          <w:tcPr>
            <w:tcW w:w="2333" w:type="dxa"/>
          </w:tcPr>
          <w:p w14:paraId="2310D875" w14:textId="77777777" w:rsidR="00EF7AF4" w:rsidRDefault="00EF7AF4">
            <w:pPr>
              <w:pStyle w:val="Body"/>
            </w:pPr>
            <w:r>
              <w:t>Xor scan chain feedback chain2</w:t>
            </w:r>
          </w:p>
        </w:tc>
        <w:tc>
          <w:tcPr>
            <w:tcW w:w="892" w:type="dxa"/>
          </w:tcPr>
          <w:p w14:paraId="584CCC7B" w14:textId="77777777" w:rsidR="00EF7AF4" w:rsidRDefault="00EF7AF4">
            <w:pPr>
              <w:pStyle w:val="Body"/>
            </w:pPr>
            <w:r>
              <w:t>dig</w:t>
            </w:r>
          </w:p>
        </w:tc>
      </w:tr>
      <w:tr w:rsidR="00025DA1" w14:paraId="5A74FE43" w14:textId="77777777" w:rsidTr="00665719">
        <w:tc>
          <w:tcPr>
            <w:tcW w:w="3772" w:type="dxa"/>
          </w:tcPr>
          <w:p w14:paraId="56246E32" w14:textId="7770ED3A" w:rsidR="00EF7AF4" w:rsidRDefault="00EF7AF4">
            <w:pPr>
              <w:pStyle w:val="Body"/>
            </w:pPr>
            <w:r>
              <w:t>d_xor_</w:t>
            </w:r>
            <w:r w:rsidR="00D579B0">
              <w:t xml:space="preserve"> feedback_</w:t>
            </w:r>
            <w:r>
              <w:t>qdac_out&lt;4:0&gt;</w:t>
            </w:r>
          </w:p>
        </w:tc>
        <w:tc>
          <w:tcPr>
            <w:tcW w:w="893" w:type="dxa"/>
          </w:tcPr>
          <w:p w14:paraId="4EA449CE" w14:textId="77777777" w:rsidR="00EF7AF4" w:rsidRDefault="00EF7AF4">
            <w:pPr>
              <w:pStyle w:val="Body"/>
            </w:pPr>
            <w:r>
              <w:t>digout</w:t>
            </w:r>
          </w:p>
        </w:tc>
        <w:tc>
          <w:tcPr>
            <w:tcW w:w="2333" w:type="dxa"/>
          </w:tcPr>
          <w:p w14:paraId="0FB05548" w14:textId="77777777" w:rsidR="00EF7AF4" w:rsidRDefault="00EF7AF4">
            <w:pPr>
              <w:pStyle w:val="Body"/>
            </w:pPr>
            <w:r>
              <w:t>Xor scan chain feedback chain3</w:t>
            </w:r>
          </w:p>
        </w:tc>
        <w:tc>
          <w:tcPr>
            <w:tcW w:w="892" w:type="dxa"/>
          </w:tcPr>
          <w:p w14:paraId="7AC45EC7" w14:textId="77777777" w:rsidR="00EF7AF4" w:rsidRDefault="00EF7AF4">
            <w:pPr>
              <w:pStyle w:val="Body"/>
            </w:pPr>
            <w:r>
              <w:t>dig</w:t>
            </w:r>
          </w:p>
        </w:tc>
      </w:tr>
      <w:tr w:rsidR="00025DA1" w14:paraId="6E37665F" w14:textId="77777777" w:rsidTr="00665719">
        <w:tc>
          <w:tcPr>
            <w:tcW w:w="3772" w:type="dxa"/>
          </w:tcPr>
          <w:p w14:paraId="554B47D9" w14:textId="20D0F48F" w:rsidR="00EF7AF4" w:rsidRDefault="00EF7AF4">
            <w:pPr>
              <w:pStyle w:val="Body"/>
            </w:pPr>
            <w:r>
              <w:t>d_xor_</w:t>
            </w:r>
            <w:r w:rsidR="00D579B0">
              <w:t xml:space="preserve"> feedback_</w:t>
            </w:r>
            <w:r>
              <w:t>atb</w:t>
            </w:r>
            <w:r w:rsidR="00BA72EB">
              <w:t>1</w:t>
            </w:r>
            <w:r>
              <w:t>_out</w:t>
            </w:r>
            <w:r w:rsidR="00BA72EB">
              <w:t>&lt;1:0&gt;</w:t>
            </w:r>
          </w:p>
        </w:tc>
        <w:tc>
          <w:tcPr>
            <w:tcW w:w="893" w:type="dxa"/>
          </w:tcPr>
          <w:p w14:paraId="4410452B" w14:textId="11DAA969" w:rsidR="00EF7AF4" w:rsidRDefault="00BA72EB">
            <w:pPr>
              <w:pStyle w:val="Body"/>
            </w:pPr>
            <w:r>
              <w:t>digout</w:t>
            </w:r>
          </w:p>
        </w:tc>
        <w:tc>
          <w:tcPr>
            <w:tcW w:w="2333" w:type="dxa"/>
          </w:tcPr>
          <w:p w14:paraId="3F3A6DB2" w14:textId="77777777" w:rsidR="00EF7AF4" w:rsidRDefault="00EF7AF4">
            <w:pPr>
              <w:pStyle w:val="Body"/>
            </w:pPr>
            <w:r>
              <w:t>Xor scan chain feedback chain4</w:t>
            </w:r>
          </w:p>
        </w:tc>
        <w:tc>
          <w:tcPr>
            <w:tcW w:w="892" w:type="dxa"/>
          </w:tcPr>
          <w:p w14:paraId="3F8F0ECB" w14:textId="77777777" w:rsidR="00EF7AF4" w:rsidRDefault="00EF7AF4">
            <w:pPr>
              <w:pStyle w:val="Body"/>
            </w:pPr>
            <w:r>
              <w:t>dig</w:t>
            </w:r>
          </w:p>
        </w:tc>
      </w:tr>
      <w:tr w:rsidR="00BA72EB" w14:paraId="5BEA6BC9" w14:textId="77777777" w:rsidTr="00665719">
        <w:tc>
          <w:tcPr>
            <w:tcW w:w="3772" w:type="dxa"/>
          </w:tcPr>
          <w:p w14:paraId="609EED76" w14:textId="1F822B65" w:rsidR="00BA72EB" w:rsidRDefault="00BA72EB">
            <w:pPr>
              <w:pStyle w:val="Body"/>
            </w:pPr>
            <w:r>
              <w:t>d_xor_</w:t>
            </w:r>
            <w:r w:rsidR="00D579B0">
              <w:t xml:space="preserve"> feedback_</w:t>
            </w:r>
            <w:r>
              <w:t>atb2_out&lt;1:0&gt;</w:t>
            </w:r>
          </w:p>
        </w:tc>
        <w:tc>
          <w:tcPr>
            <w:tcW w:w="893" w:type="dxa"/>
          </w:tcPr>
          <w:p w14:paraId="4C08B350" w14:textId="77777777" w:rsidR="00BA72EB" w:rsidRDefault="00BA72EB">
            <w:pPr>
              <w:pStyle w:val="Body"/>
            </w:pPr>
          </w:p>
        </w:tc>
        <w:tc>
          <w:tcPr>
            <w:tcW w:w="2333" w:type="dxa"/>
          </w:tcPr>
          <w:p w14:paraId="04D3F00A" w14:textId="77777777" w:rsidR="00BA72EB" w:rsidRDefault="00BA72EB">
            <w:pPr>
              <w:pStyle w:val="Body"/>
            </w:pPr>
          </w:p>
        </w:tc>
        <w:tc>
          <w:tcPr>
            <w:tcW w:w="892" w:type="dxa"/>
          </w:tcPr>
          <w:p w14:paraId="51AC594B" w14:textId="77777777" w:rsidR="00BA72EB" w:rsidRDefault="00BA72EB">
            <w:pPr>
              <w:pStyle w:val="Body"/>
            </w:pPr>
          </w:p>
        </w:tc>
      </w:tr>
      <w:tr w:rsidR="00025DA1" w14:paraId="23F029CF" w14:textId="77777777" w:rsidTr="00665719">
        <w:tc>
          <w:tcPr>
            <w:tcW w:w="3772" w:type="dxa"/>
          </w:tcPr>
          <w:p w14:paraId="5E5F488A" w14:textId="30D22914" w:rsidR="00EF7AF4" w:rsidRDefault="00EF7AF4">
            <w:pPr>
              <w:pStyle w:val="Body"/>
            </w:pPr>
            <w:r>
              <w:t>d_hvst_en</w:t>
            </w:r>
          </w:p>
        </w:tc>
        <w:tc>
          <w:tcPr>
            <w:tcW w:w="893" w:type="dxa"/>
          </w:tcPr>
          <w:p w14:paraId="086EC40E" w14:textId="77777777" w:rsidR="00EF7AF4" w:rsidRDefault="00EF7AF4">
            <w:pPr>
              <w:pStyle w:val="Body"/>
            </w:pPr>
            <w:r>
              <w:t>digin</w:t>
            </w:r>
          </w:p>
        </w:tc>
        <w:tc>
          <w:tcPr>
            <w:tcW w:w="2333" w:type="dxa"/>
          </w:tcPr>
          <w:p w14:paraId="1C641279" w14:textId="77777777" w:rsidR="00EF7AF4" w:rsidRDefault="00EF7AF4">
            <w:pPr>
              <w:pStyle w:val="Body"/>
            </w:pPr>
            <w:r>
              <w:t>Activate hvst mode</w:t>
            </w:r>
          </w:p>
        </w:tc>
        <w:tc>
          <w:tcPr>
            <w:tcW w:w="892" w:type="dxa"/>
          </w:tcPr>
          <w:p w14:paraId="46256713" w14:textId="77777777" w:rsidR="00EF7AF4" w:rsidRDefault="00EF7AF4">
            <w:pPr>
              <w:pStyle w:val="Body"/>
            </w:pPr>
            <w:r w:rsidRPr="003C67A9">
              <w:t>OCII</w:t>
            </w:r>
          </w:p>
        </w:tc>
      </w:tr>
      <w:tr w:rsidR="00025DA1" w14:paraId="75F319D6" w14:textId="77777777" w:rsidTr="00665719">
        <w:tc>
          <w:tcPr>
            <w:tcW w:w="3772" w:type="dxa"/>
          </w:tcPr>
          <w:p w14:paraId="4F809EE0" w14:textId="1E171D15" w:rsidR="00EF7AF4" w:rsidRDefault="00EF7AF4">
            <w:pPr>
              <w:pStyle w:val="Body"/>
            </w:pPr>
            <w:bookmarkStart w:id="339" w:name="_Hlk50132633"/>
            <w:r>
              <w:t>d_</w:t>
            </w:r>
            <w:r w:rsidR="00025DA1">
              <w:t>ldo_</w:t>
            </w:r>
            <w:r>
              <w:t>lo_en</w:t>
            </w:r>
          </w:p>
        </w:tc>
        <w:tc>
          <w:tcPr>
            <w:tcW w:w="893" w:type="dxa"/>
          </w:tcPr>
          <w:p w14:paraId="145BC574" w14:textId="77777777" w:rsidR="00EF7AF4" w:rsidRDefault="00EF7AF4">
            <w:pPr>
              <w:pStyle w:val="Body"/>
            </w:pPr>
            <w:r>
              <w:t>digin</w:t>
            </w:r>
          </w:p>
        </w:tc>
        <w:tc>
          <w:tcPr>
            <w:tcW w:w="2333" w:type="dxa"/>
          </w:tcPr>
          <w:p w14:paraId="1FB2B0F5" w14:textId="77777777" w:rsidR="00EF7AF4" w:rsidRDefault="00EF7AF4">
            <w:pPr>
              <w:pStyle w:val="Body"/>
            </w:pPr>
            <w:r>
              <w:t>Activate LDO1</w:t>
            </w:r>
          </w:p>
        </w:tc>
        <w:tc>
          <w:tcPr>
            <w:tcW w:w="892" w:type="dxa"/>
          </w:tcPr>
          <w:p w14:paraId="253B7B3A" w14:textId="77777777" w:rsidR="00EF7AF4" w:rsidRDefault="00EF7AF4">
            <w:pPr>
              <w:pStyle w:val="Body"/>
            </w:pPr>
            <w:r w:rsidRPr="003C67A9">
              <w:t>OCII</w:t>
            </w:r>
          </w:p>
        </w:tc>
      </w:tr>
      <w:tr w:rsidR="00025DA1" w14:paraId="2F0E7229" w14:textId="77777777" w:rsidTr="00665719">
        <w:tc>
          <w:tcPr>
            <w:tcW w:w="3772" w:type="dxa"/>
          </w:tcPr>
          <w:p w14:paraId="0A3328AC" w14:textId="207A363F" w:rsidR="00EF7AF4" w:rsidRDefault="00EF7AF4">
            <w:pPr>
              <w:pStyle w:val="Body"/>
            </w:pPr>
            <w:r>
              <w:t>d_</w:t>
            </w:r>
            <w:r w:rsidR="00025DA1">
              <w:t xml:space="preserve"> ldo _</w:t>
            </w:r>
            <w:r>
              <w:t>rf_en</w:t>
            </w:r>
          </w:p>
        </w:tc>
        <w:tc>
          <w:tcPr>
            <w:tcW w:w="893" w:type="dxa"/>
          </w:tcPr>
          <w:p w14:paraId="67AC00C2" w14:textId="77777777" w:rsidR="00EF7AF4" w:rsidRDefault="00EF7AF4">
            <w:pPr>
              <w:pStyle w:val="Body"/>
            </w:pPr>
            <w:r>
              <w:t>digin</w:t>
            </w:r>
          </w:p>
        </w:tc>
        <w:tc>
          <w:tcPr>
            <w:tcW w:w="2333" w:type="dxa"/>
          </w:tcPr>
          <w:p w14:paraId="4CA60E1C" w14:textId="77777777" w:rsidR="00EF7AF4" w:rsidRDefault="00EF7AF4">
            <w:pPr>
              <w:pStyle w:val="Body"/>
            </w:pPr>
            <w:r>
              <w:t>Activate LDO2</w:t>
            </w:r>
          </w:p>
        </w:tc>
        <w:tc>
          <w:tcPr>
            <w:tcW w:w="892" w:type="dxa"/>
          </w:tcPr>
          <w:p w14:paraId="197816C6" w14:textId="77777777" w:rsidR="00EF7AF4" w:rsidRDefault="00EF7AF4">
            <w:pPr>
              <w:pStyle w:val="Body"/>
            </w:pPr>
            <w:r w:rsidRPr="003C67A9">
              <w:t>OCII</w:t>
            </w:r>
          </w:p>
        </w:tc>
      </w:tr>
      <w:tr w:rsidR="00025DA1" w14:paraId="445DE5F6" w14:textId="77777777" w:rsidTr="00665719">
        <w:tc>
          <w:tcPr>
            <w:tcW w:w="3772" w:type="dxa"/>
          </w:tcPr>
          <w:p w14:paraId="23874EA2" w14:textId="74991728" w:rsidR="00EF7AF4" w:rsidRDefault="00EF7AF4">
            <w:pPr>
              <w:pStyle w:val="Body"/>
            </w:pPr>
            <w:r>
              <w:t>d_</w:t>
            </w:r>
            <w:r w:rsidR="00025DA1">
              <w:t xml:space="preserve"> ldo _</w:t>
            </w:r>
            <w:r>
              <w:t>dig_en</w:t>
            </w:r>
          </w:p>
        </w:tc>
        <w:tc>
          <w:tcPr>
            <w:tcW w:w="893" w:type="dxa"/>
          </w:tcPr>
          <w:p w14:paraId="18E0538D" w14:textId="6FDEC622" w:rsidR="00EF7AF4" w:rsidRDefault="00EF7AF4">
            <w:pPr>
              <w:pStyle w:val="Body"/>
            </w:pPr>
            <w:r>
              <w:t>digin</w:t>
            </w:r>
          </w:p>
        </w:tc>
        <w:tc>
          <w:tcPr>
            <w:tcW w:w="2333" w:type="dxa"/>
          </w:tcPr>
          <w:p w14:paraId="70F212A0" w14:textId="70A3ACEE" w:rsidR="00EF7AF4" w:rsidRDefault="00EF7AF4">
            <w:pPr>
              <w:pStyle w:val="Body"/>
            </w:pPr>
            <w:r>
              <w:t>Activate LDO4</w:t>
            </w:r>
          </w:p>
        </w:tc>
        <w:tc>
          <w:tcPr>
            <w:tcW w:w="892" w:type="dxa"/>
          </w:tcPr>
          <w:p w14:paraId="11C16C21" w14:textId="2476D423" w:rsidR="00EF7AF4" w:rsidRPr="003C67A9" w:rsidRDefault="00EF7AF4">
            <w:pPr>
              <w:pStyle w:val="Body"/>
            </w:pPr>
            <w:r w:rsidRPr="003C67A9">
              <w:t>OCII</w:t>
            </w:r>
          </w:p>
        </w:tc>
      </w:tr>
      <w:tr w:rsidR="00025DA1" w14:paraId="5C223521" w14:textId="77777777" w:rsidTr="00665719">
        <w:tc>
          <w:tcPr>
            <w:tcW w:w="3772" w:type="dxa"/>
          </w:tcPr>
          <w:p w14:paraId="72E0FC13" w14:textId="301A4BF3" w:rsidR="00EF7AF4" w:rsidRDefault="00EF7AF4">
            <w:pPr>
              <w:pStyle w:val="Body"/>
            </w:pPr>
            <w:r>
              <w:t>d_</w:t>
            </w:r>
            <w:r w:rsidR="00025DA1">
              <w:t xml:space="preserve"> ldo _</w:t>
            </w:r>
            <w:r>
              <w:t>lo_bp</w:t>
            </w:r>
          </w:p>
        </w:tc>
        <w:tc>
          <w:tcPr>
            <w:tcW w:w="893" w:type="dxa"/>
          </w:tcPr>
          <w:p w14:paraId="3C335AD7" w14:textId="77777777" w:rsidR="00EF7AF4" w:rsidRDefault="00EF7AF4">
            <w:pPr>
              <w:pStyle w:val="Body"/>
            </w:pPr>
            <w:r>
              <w:t>digin</w:t>
            </w:r>
          </w:p>
        </w:tc>
        <w:tc>
          <w:tcPr>
            <w:tcW w:w="2333" w:type="dxa"/>
          </w:tcPr>
          <w:p w14:paraId="1930C05A" w14:textId="7BE06AD6" w:rsidR="00EF7AF4" w:rsidRDefault="00EF7AF4">
            <w:pPr>
              <w:pStyle w:val="Body"/>
            </w:pPr>
            <w:r>
              <w:t>Bp mode LDO1</w:t>
            </w:r>
          </w:p>
        </w:tc>
        <w:tc>
          <w:tcPr>
            <w:tcW w:w="892" w:type="dxa"/>
          </w:tcPr>
          <w:p w14:paraId="7E4FF2CA" w14:textId="77777777" w:rsidR="00EF7AF4" w:rsidRDefault="00EF7AF4">
            <w:pPr>
              <w:pStyle w:val="Body"/>
            </w:pPr>
            <w:r w:rsidRPr="003C67A9">
              <w:t>OCII</w:t>
            </w:r>
          </w:p>
        </w:tc>
      </w:tr>
      <w:tr w:rsidR="00025DA1" w14:paraId="26185978" w14:textId="77777777" w:rsidTr="00665719">
        <w:tc>
          <w:tcPr>
            <w:tcW w:w="3772" w:type="dxa"/>
          </w:tcPr>
          <w:p w14:paraId="275D15AC" w14:textId="6B6F9178" w:rsidR="00EF7AF4" w:rsidRDefault="00EF7AF4">
            <w:pPr>
              <w:pStyle w:val="Body"/>
            </w:pPr>
            <w:r>
              <w:t>d_</w:t>
            </w:r>
            <w:r w:rsidR="00025DA1">
              <w:t xml:space="preserve"> ldo _</w:t>
            </w:r>
            <w:r>
              <w:t>rf_bp</w:t>
            </w:r>
          </w:p>
        </w:tc>
        <w:tc>
          <w:tcPr>
            <w:tcW w:w="893" w:type="dxa"/>
          </w:tcPr>
          <w:p w14:paraId="3915236E" w14:textId="77777777" w:rsidR="00EF7AF4" w:rsidRDefault="00EF7AF4">
            <w:pPr>
              <w:pStyle w:val="Body"/>
            </w:pPr>
            <w:r>
              <w:t>digin</w:t>
            </w:r>
          </w:p>
        </w:tc>
        <w:tc>
          <w:tcPr>
            <w:tcW w:w="2333" w:type="dxa"/>
          </w:tcPr>
          <w:p w14:paraId="7AFCF26C" w14:textId="322CA101" w:rsidR="00EF7AF4" w:rsidRDefault="00EF7AF4">
            <w:pPr>
              <w:pStyle w:val="Body"/>
            </w:pPr>
            <w:r>
              <w:t>Bp mode LDO2</w:t>
            </w:r>
          </w:p>
        </w:tc>
        <w:tc>
          <w:tcPr>
            <w:tcW w:w="892" w:type="dxa"/>
          </w:tcPr>
          <w:p w14:paraId="54ED13AB" w14:textId="77777777" w:rsidR="00EF7AF4" w:rsidRDefault="00EF7AF4">
            <w:pPr>
              <w:pStyle w:val="Body"/>
            </w:pPr>
            <w:r w:rsidRPr="003C67A9">
              <w:t>OCII</w:t>
            </w:r>
            <w:r>
              <w:t xml:space="preserve"> </w:t>
            </w:r>
          </w:p>
        </w:tc>
      </w:tr>
      <w:tr w:rsidR="00025DA1" w14:paraId="4C767F4D" w14:textId="77777777" w:rsidTr="00665719">
        <w:tc>
          <w:tcPr>
            <w:tcW w:w="3772" w:type="dxa"/>
          </w:tcPr>
          <w:p w14:paraId="779BEB33" w14:textId="7C55BC89" w:rsidR="00EF7AF4" w:rsidRDefault="00EF7AF4">
            <w:pPr>
              <w:pStyle w:val="Body"/>
            </w:pPr>
            <w:r>
              <w:t>d_</w:t>
            </w:r>
            <w:r w:rsidR="00025DA1">
              <w:t xml:space="preserve"> ldo _</w:t>
            </w:r>
            <w:r>
              <w:t>dig_bp</w:t>
            </w:r>
          </w:p>
        </w:tc>
        <w:tc>
          <w:tcPr>
            <w:tcW w:w="893" w:type="dxa"/>
          </w:tcPr>
          <w:p w14:paraId="339AEF6D" w14:textId="478C10B0" w:rsidR="00EF7AF4" w:rsidRDefault="00EF7AF4">
            <w:pPr>
              <w:pStyle w:val="Body"/>
            </w:pPr>
            <w:r>
              <w:t>digin</w:t>
            </w:r>
          </w:p>
        </w:tc>
        <w:tc>
          <w:tcPr>
            <w:tcW w:w="2333" w:type="dxa"/>
          </w:tcPr>
          <w:p w14:paraId="59DFF1A7" w14:textId="002EC2D1" w:rsidR="00EF7AF4" w:rsidRDefault="00EF7AF4">
            <w:pPr>
              <w:pStyle w:val="Body"/>
            </w:pPr>
            <w:r>
              <w:t>Bp mode LDO4</w:t>
            </w:r>
          </w:p>
        </w:tc>
        <w:tc>
          <w:tcPr>
            <w:tcW w:w="892" w:type="dxa"/>
          </w:tcPr>
          <w:p w14:paraId="7F467153" w14:textId="4E1F1AAF" w:rsidR="00EF7AF4" w:rsidRPr="003C67A9" w:rsidRDefault="00EF7AF4">
            <w:pPr>
              <w:pStyle w:val="Body"/>
            </w:pPr>
            <w:r w:rsidRPr="003C67A9">
              <w:t>OCII</w:t>
            </w:r>
          </w:p>
        </w:tc>
      </w:tr>
      <w:tr w:rsidR="00025DA1" w14:paraId="3CADCD45" w14:textId="77777777" w:rsidTr="00665719">
        <w:tc>
          <w:tcPr>
            <w:tcW w:w="3772" w:type="dxa"/>
          </w:tcPr>
          <w:p w14:paraId="06AF50D4" w14:textId="1CF486E6" w:rsidR="00EF7AF4" w:rsidRDefault="00EF7AF4">
            <w:pPr>
              <w:pStyle w:val="Body"/>
            </w:pPr>
            <w:r>
              <w:t>d_</w:t>
            </w:r>
            <w:r w:rsidR="00025DA1">
              <w:t xml:space="preserve"> ldo _</w:t>
            </w:r>
            <w:r>
              <w:t>lo_bypass</w:t>
            </w:r>
          </w:p>
        </w:tc>
        <w:tc>
          <w:tcPr>
            <w:tcW w:w="893" w:type="dxa"/>
          </w:tcPr>
          <w:p w14:paraId="0EBC7F47" w14:textId="77777777" w:rsidR="00EF7AF4" w:rsidRDefault="00EF7AF4">
            <w:pPr>
              <w:pStyle w:val="Body"/>
            </w:pPr>
            <w:r>
              <w:t>digin</w:t>
            </w:r>
          </w:p>
        </w:tc>
        <w:tc>
          <w:tcPr>
            <w:tcW w:w="2333" w:type="dxa"/>
          </w:tcPr>
          <w:p w14:paraId="706B8B5A" w14:textId="6BE7D728" w:rsidR="00EF7AF4" w:rsidRDefault="00EF7AF4">
            <w:pPr>
              <w:pStyle w:val="Body"/>
            </w:pPr>
            <w:r>
              <w:t>Activate bypass mode LDO1</w:t>
            </w:r>
          </w:p>
        </w:tc>
        <w:tc>
          <w:tcPr>
            <w:tcW w:w="892" w:type="dxa"/>
          </w:tcPr>
          <w:p w14:paraId="68CDDD40" w14:textId="77777777" w:rsidR="00EF7AF4" w:rsidRDefault="00EF7AF4">
            <w:pPr>
              <w:pStyle w:val="Body"/>
            </w:pPr>
            <w:r w:rsidRPr="003C67A9">
              <w:t>OCII</w:t>
            </w:r>
          </w:p>
        </w:tc>
      </w:tr>
      <w:tr w:rsidR="00025DA1" w14:paraId="4605723D" w14:textId="77777777" w:rsidTr="00665719">
        <w:tc>
          <w:tcPr>
            <w:tcW w:w="3772" w:type="dxa"/>
          </w:tcPr>
          <w:p w14:paraId="72A8B4EB" w14:textId="38360B33" w:rsidR="00EF7AF4" w:rsidRDefault="00EF7AF4">
            <w:pPr>
              <w:pStyle w:val="Body"/>
            </w:pPr>
            <w:r>
              <w:t>d_</w:t>
            </w:r>
            <w:r w:rsidR="00025DA1">
              <w:t xml:space="preserve"> ldo _</w:t>
            </w:r>
            <w:r>
              <w:t>rf_bypass</w:t>
            </w:r>
          </w:p>
        </w:tc>
        <w:tc>
          <w:tcPr>
            <w:tcW w:w="893" w:type="dxa"/>
          </w:tcPr>
          <w:p w14:paraId="4D3187F1" w14:textId="77777777" w:rsidR="00EF7AF4" w:rsidRDefault="00EF7AF4">
            <w:pPr>
              <w:pStyle w:val="Body"/>
            </w:pPr>
            <w:r>
              <w:t>digin</w:t>
            </w:r>
          </w:p>
        </w:tc>
        <w:tc>
          <w:tcPr>
            <w:tcW w:w="2333" w:type="dxa"/>
          </w:tcPr>
          <w:p w14:paraId="00390A09" w14:textId="0C586C23" w:rsidR="00EF7AF4" w:rsidRDefault="00EF7AF4">
            <w:pPr>
              <w:pStyle w:val="Body"/>
            </w:pPr>
            <w:r>
              <w:t>Activate bypass mode LDO2</w:t>
            </w:r>
          </w:p>
        </w:tc>
        <w:tc>
          <w:tcPr>
            <w:tcW w:w="892" w:type="dxa"/>
          </w:tcPr>
          <w:p w14:paraId="2742BAD0" w14:textId="77777777" w:rsidR="00EF7AF4" w:rsidRDefault="00EF7AF4">
            <w:pPr>
              <w:pStyle w:val="Body"/>
            </w:pPr>
            <w:r w:rsidRPr="003C67A9">
              <w:t>OCII</w:t>
            </w:r>
          </w:p>
        </w:tc>
      </w:tr>
      <w:tr w:rsidR="00025DA1" w14:paraId="0C508569" w14:textId="77777777" w:rsidTr="00665719">
        <w:tc>
          <w:tcPr>
            <w:tcW w:w="3772" w:type="dxa"/>
          </w:tcPr>
          <w:p w14:paraId="1F4BABE7" w14:textId="7BC30FCC" w:rsidR="00EF7AF4" w:rsidRDefault="00EF7AF4">
            <w:pPr>
              <w:pStyle w:val="Body"/>
            </w:pPr>
            <w:r>
              <w:t>d_</w:t>
            </w:r>
            <w:r w:rsidR="00025DA1">
              <w:t xml:space="preserve"> ldo _</w:t>
            </w:r>
            <w:r>
              <w:t>dig_bypass</w:t>
            </w:r>
          </w:p>
        </w:tc>
        <w:tc>
          <w:tcPr>
            <w:tcW w:w="893" w:type="dxa"/>
          </w:tcPr>
          <w:p w14:paraId="350E7C29" w14:textId="4871EAB1" w:rsidR="00EF7AF4" w:rsidRDefault="00EF7AF4">
            <w:pPr>
              <w:pStyle w:val="Body"/>
            </w:pPr>
            <w:r>
              <w:t>digin</w:t>
            </w:r>
          </w:p>
        </w:tc>
        <w:tc>
          <w:tcPr>
            <w:tcW w:w="2333" w:type="dxa"/>
          </w:tcPr>
          <w:p w14:paraId="07BDF010" w14:textId="0541FB93" w:rsidR="00EF7AF4" w:rsidRDefault="00EF7AF4">
            <w:pPr>
              <w:pStyle w:val="Body"/>
            </w:pPr>
            <w:r>
              <w:t>Activate bypass mode LDO4</w:t>
            </w:r>
          </w:p>
        </w:tc>
        <w:tc>
          <w:tcPr>
            <w:tcW w:w="892" w:type="dxa"/>
          </w:tcPr>
          <w:p w14:paraId="1CAF4E03" w14:textId="64C6CEBC" w:rsidR="00EF7AF4" w:rsidRPr="003C67A9" w:rsidRDefault="00EF7AF4">
            <w:pPr>
              <w:pStyle w:val="Body"/>
            </w:pPr>
            <w:r w:rsidRPr="003C67A9">
              <w:t>OCII</w:t>
            </w:r>
          </w:p>
        </w:tc>
      </w:tr>
      <w:tr w:rsidR="00025DA1" w14:paraId="57EBA024" w14:textId="77777777" w:rsidTr="00665719">
        <w:tc>
          <w:tcPr>
            <w:tcW w:w="3772" w:type="dxa"/>
          </w:tcPr>
          <w:p w14:paraId="1E636E45" w14:textId="4F5CF09F" w:rsidR="00EF7AF4" w:rsidRDefault="00EF7AF4">
            <w:pPr>
              <w:pStyle w:val="Body"/>
            </w:pPr>
            <w:r>
              <w:t>d_</w:t>
            </w:r>
            <w:r w:rsidR="00025DA1">
              <w:t xml:space="preserve"> ldo _</w:t>
            </w:r>
            <w:r>
              <w:t>lo_capvstress&lt;1:0&gt;</w:t>
            </w:r>
          </w:p>
        </w:tc>
        <w:tc>
          <w:tcPr>
            <w:tcW w:w="893" w:type="dxa"/>
          </w:tcPr>
          <w:p w14:paraId="678A21BC" w14:textId="77777777" w:rsidR="00EF7AF4" w:rsidRDefault="00EF7AF4">
            <w:pPr>
              <w:pStyle w:val="Body"/>
            </w:pPr>
            <w:r>
              <w:t>digin</w:t>
            </w:r>
          </w:p>
        </w:tc>
        <w:tc>
          <w:tcPr>
            <w:tcW w:w="2333" w:type="dxa"/>
          </w:tcPr>
          <w:p w14:paraId="393D0CE1" w14:textId="3B87E2C5" w:rsidR="00EF7AF4" w:rsidRDefault="00EF7AF4">
            <w:pPr>
              <w:pStyle w:val="Body"/>
            </w:pPr>
            <w:r>
              <w:t>LDO1 vstress cap</w:t>
            </w:r>
          </w:p>
        </w:tc>
        <w:tc>
          <w:tcPr>
            <w:tcW w:w="892" w:type="dxa"/>
          </w:tcPr>
          <w:p w14:paraId="7623D692" w14:textId="77777777" w:rsidR="00EF7AF4" w:rsidRDefault="00EF7AF4">
            <w:pPr>
              <w:pStyle w:val="Body"/>
            </w:pPr>
            <w:r w:rsidRPr="003C67A9">
              <w:t>OCII</w:t>
            </w:r>
          </w:p>
        </w:tc>
      </w:tr>
      <w:tr w:rsidR="00025DA1" w14:paraId="30FFFAA7" w14:textId="77777777" w:rsidTr="00665719">
        <w:tc>
          <w:tcPr>
            <w:tcW w:w="3772" w:type="dxa"/>
          </w:tcPr>
          <w:p w14:paraId="056B5DB9" w14:textId="671385B1" w:rsidR="00EF7AF4" w:rsidRDefault="00EF7AF4">
            <w:pPr>
              <w:pStyle w:val="Body"/>
            </w:pPr>
            <w:r>
              <w:t>d_</w:t>
            </w:r>
            <w:r w:rsidR="00025DA1">
              <w:t xml:space="preserve"> ldo _</w:t>
            </w:r>
            <w:r>
              <w:t>rf_ capvstress&lt;1:0&gt;</w:t>
            </w:r>
          </w:p>
        </w:tc>
        <w:tc>
          <w:tcPr>
            <w:tcW w:w="893" w:type="dxa"/>
          </w:tcPr>
          <w:p w14:paraId="02F7311E" w14:textId="77777777" w:rsidR="00EF7AF4" w:rsidRDefault="00EF7AF4">
            <w:pPr>
              <w:pStyle w:val="Body"/>
            </w:pPr>
            <w:r>
              <w:t>digin</w:t>
            </w:r>
          </w:p>
        </w:tc>
        <w:tc>
          <w:tcPr>
            <w:tcW w:w="2333" w:type="dxa"/>
          </w:tcPr>
          <w:p w14:paraId="6023F422" w14:textId="72FCC73E" w:rsidR="00EF7AF4" w:rsidRDefault="00EF7AF4">
            <w:pPr>
              <w:pStyle w:val="Body"/>
            </w:pPr>
            <w:r>
              <w:t>LDO2 vstress cap</w:t>
            </w:r>
          </w:p>
        </w:tc>
        <w:tc>
          <w:tcPr>
            <w:tcW w:w="892" w:type="dxa"/>
          </w:tcPr>
          <w:p w14:paraId="5E59AAF2" w14:textId="77777777" w:rsidR="00EF7AF4" w:rsidRDefault="00EF7AF4">
            <w:pPr>
              <w:pStyle w:val="Body"/>
            </w:pPr>
            <w:r w:rsidRPr="003C67A9">
              <w:t>OCII</w:t>
            </w:r>
          </w:p>
        </w:tc>
      </w:tr>
      <w:tr w:rsidR="00025DA1" w14:paraId="0FDA7F3F" w14:textId="77777777" w:rsidTr="00665719">
        <w:tc>
          <w:tcPr>
            <w:tcW w:w="3772" w:type="dxa"/>
          </w:tcPr>
          <w:p w14:paraId="7FFB298A" w14:textId="7D201CFD" w:rsidR="00EF7AF4" w:rsidRDefault="00EF7AF4">
            <w:pPr>
              <w:pStyle w:val="Body"/>
            </w:pPr>
            <w:r>
              <w:t>d_</w:t>
            </w:r>
            <w:r w:rsidR="00025DA1">
              <w:t xml:space="preserve"> ldo _</w:t>
            </w:r>
            <w:r>
              <w:t>dig_ capvstress&lt;1:0&gt;</w:t>
            </w:r>
          </w:p>
        </w:tc>
        <w:tc>
          <w:tcPr>
            <w:tcW w:w="893" w:type="dxa"/>
          </w:tcPr>
          <w:p w14:paraId="617596A1" w14:textId="4846105F" w:rsidR="00EF7AF4" w:rsidRDefault="00EF7AF4">
            <w:pPr>
              <w:pStyle w:val="Body"/>
            </w:pPr>
            <w:r>
              <w:t>digin</w:t>
            </w:r>
          </w:p>
        </w:tc>
        <w:tc>
          <w:tcPr>
            <w:tcW w:w="2333" w:type="dxa"/>
          </w:tcPr>
          <w:p w14:paraId="7720964C" w14:textId="540500D5" w:rsidR="00EF7AF4" w:rsidRDefault="00EF7AF4">
            <w:pPr>
              <w:pStyle w:val="Body"/>
            </w:pPr>
            <w:r>
              <w:t>LDO4 vstress cap</w:t>
            </w:r>
          </w:p>
        </w:tc>
        <w:tc>
          <w:tcPr>
            <w:tcW w:w="892" w:type="dxa"/>
          </w:tcPr>
          <w:p w14:paraId="3832CC75" w14:textId="614A24E7" w:rsidR="00EF7AF4" w:rsidRDefault="00EF7AF4">
            <w:pPr>
              <w:pStyle w:val="Body"/>
            </w:pPr>
            <w:r w:rsidRPr="003C67A9">
              <w:t>OCII</w:t>
            </w:r>
          </w:p>
        </w:tc>
      </w:tr>
      <w:bookmarkEnd w:id="339"/>
      <w:tr w:rsidR="00025DA1" w14:paraId="1C06AF5A" w14:textId="77777777" w:rsidTr="00665719">
        <w:tc>
          <w:tcPr>
            <w:tcW w:w="3772" w:type="dxa"/>
          </w:tcPr>
          <w:p w14:paraId="4C504617" w14:textId="6B193AB1" w:rsidR="00EF7AF4" w:rsidRDefault="00EF7AF4">
            <w:pPr>
              <w:pStyle w:val="Body"/>
            </w:pPr>
            <w:r>
              <w:t>d_</w:t>
            </w:r>
            <w:r w:rsidR="00041E79">
              <w:t>pon_ctrl_p</w:t>
            </w:r>
            <w:r>
              <w:t>on_ls</w:t>
            </w:r>
          </w:p>
        </w:tc>
        <w:tc>
          <w:tcPr>
            <w:tcW w:w="893" w:type="dxa"/>
          </w:tcPr>
          <w:p w14:paraId="3E9DAEA8" w14:textId="77777777" w:rsidR="00EF7AF4" w:rsidRDefault="00EF7AF4">
            <w:pPr>
              <w:pStyle w:val="Body"/>
            </w:pPr>
            <w:r>
              <w:t>digin</w:t>
            </w:r>
          </w:p>
        </w:tc>
        <w:tc>
          <w:tcPr>
            <w:tcW w:w="2333" w:type="dxa"/>
          </w:tcPr>
          <w:p w14:paraId="424235C1" w14:textId="77777777" w:rsidR="00EF7AF4" w:rsidRDefault="00EF7AF4">
            <w:pPr>
              <w:pStyle w:val="Body"/>
            </w:pPr>
            <w:r>
              <w:t>Enable Lesvel shifter</w:t>
            </w:r>
          </w:p>
        </w:tc>
        <w:tc>
          <w:tcPr>
            <w:tcW w:w="892" w:type="dxa"/>
          </w:tcPr>
          <w:p w14:paraId="0114F4F9" w14:textId="77777777" w:rsidR="00EF7AF4" w:rsidRDefault="00EF7AF4">
            <w:pPr>
              <w:pStyle w:val="Body"/>
            </w:pPr>
            <w:r w:rsidRPr="003C67A9">
              <w:t>OCII</w:t>
            </w:r>
          </w:p>
        </w:tc>
      </w:tr>
      <w:tr w:rsidR="00025DA1" w:rsidRPr="00FC576D" w14:paraId="08F5B343" w14:textId="77777777" w:rsidTr="00665719">
        <w:tc>
          <w:tcPr>
            <w:tcW w:w="3772" w:type="dxa"/>
          </w:tcPr>
          <w:p w14:paraId="4781E0B2" w14:textId="090455E3" w:rsidR="00EF7AF4" w:rsidRPr="00537980" w:rsidRDefault="00EF7AF4">
            <w:pPr>
              <w:pStyle w:val="Body"/>
            </w:pPr>
            <w:r>
              <w:t>d</w:t>
            </w:r>
            <w:r w:rsidRPr="00537980">
              <w:t>_p</w:t>
            </w:r>
            <w:r>
              <w:t>r</w:t>
            </w:r>
            <w:r w:rsidRPr="007542AB">
              <w:t>_trim_iso_l</w:t>
            </w:r>
            <w:r w:rsidRPr="00FC576D">
              <w:t>o</w:t>
            </w:r>
            <w:r>
              <w:t>ad</w:t>
            </w:r>
            <w:r w:rsidR="00730F93">
              <w:t>&lt;1:0&gt;</w:t>
            </w:r>
          </w:p>
        </w:tc>
        <w:tc>
          <w:tcPr>
            <w:tcW w:w="893" w:type="dxa"/>
          </w:tcPr>
          <w:p w14:paraId="5C95D934" w14:textId="77777777" w:rsidR="00EF7AF4" w:rsidRPr="00537980" w:rsidRDefault="00EF7AF4">
            <w:pPr>
              <w:pStyle w:val="Body"/>
            </w:pPr>
          </w:p>
        </w:tc>
        <w:tc>
          <w:tcPr>
            <w:tcW w:w="2333" w:type="dxa"/>
          </w:tcPr>
          <w:p w14:paraId="7BBA7B73" w14:textId="77777777" w:rsidR="00EF7AF4" w:rsidRPr="00537980" w:rsidRDefault="00EF7AF4">
            <w:pPr>
              <w:pStyle w:val="Body"/>
            </w:pPr>
            <w:r>
              <w:t>Trimming of LO</w:t>
            </w:r>
          </w:p>
        </w:tc>
        <w:tc>
          <w:tcPr>
            <w:tcW w:w="892" w:type="dxa"/>
          </w:tcPr>
          <w:p w14:paraId="3C1EE9A2" w14:textId="77777777" w:rsidR="00EF7AF4" w:rsidRPr="007542AB" w:rsidRDefault="00EF7AF4">
            <w:pPr>
              <w:pStyle w:val="Body"/>
            </w:pPr>
            <w:r w:rsidRPr="003C67A9">
              <w:t>OCII</w:t>
            </w:r>
          </w:p>
        </w:tc>
      </w:tr>
      <w:tr w:rsidR="00025DA1" w:rsidRPr="00FC576D" w14:paraId="2164ADA7" w14:textId="77777777" w:rsidTr="00665719">
        <w:tc>
          <w:tcPr>
            <w:tcW w:w="3772" w:type="dxa"/>
          </w:tcPr>
          <w:p w14:paraId="62B7FABC" w14:textId="68051CD0" w:rsidR="00EF7AF4" w:rsidRDefault="00EF7AF4">
            <w:pPr>
              <w:pStyle w:val="Body"/>
            </w:pPr>
            <w:r>
              <w:t>D_pr_trim_bias&lt;1:0&gt;</w:t>
            </w:r>
          </w:p>
        </w:tc>
        <w:tc>
          <w:tcPr>
            <w:tcW w:w="893" w:type="dxa"/>
          </w:tcPr>
          <w:p w14:paraId="471AF043" w14:textId="272F372C" w:rsidR="00EF7AF4" w:rsidRPr="00537980" w:rsidRDefault="00EF7AF4">
            <w:pPr>
              <w:pStyle w:val="Body"/>
            </w:pPr>
            <w:r>
              <w:t>digin</w:t>
            </w:r>
          </w:p>
        </w:tc>
        <w:tc>
          <w:tcPr>
            <w:tcW w:w="2333" w:type="dxa"/>
          </w:tcPr>
          <w:p w14:paraId="6F801EBE" w14:textId="59646421" w:rsidR="00EF7AF4" w:rsidRDefault="00EF7AF4">
            <w:pPr>
              <w:pStyle w:val="Body"/>
            </w:pPr>
            <w:r>
              <w:t>PR bias trimming</w:t>
            </w:r>
          </w:p>
        </w:tc>
        <w:tc>
          <w:tcPr>
            <w:tcW w:w="892" w:type="dxa"/>
          </w:tcPr>
          <w:p w14:paraId="21284826" w14:textId="7B623B53" w:rsidR="00EF7AF4" w:rsidRPr="003C67A9" w:rsidRDefault="00EF7AF4">
            <w:pPr>
              <w:pStyle w:val="Body"/>
            </w:pPr>
            <w:r w:rsidRPr="003C67A9">
              <w:t>OCII</w:t>
            </w:r>
          </w:p>
        </w:tc>
      </w:tr>
      <w:tr w:rsidR="00041E79" w:rsidRPr="00730F93" w14:paraId="01743B63" w14:textId="77777777" w:rsidTr="00633272">
        <w:tc>
          <w:tcPr>
            <w:tcW w:w="3772" w:type="dxa"/>
          </w:tcPr>
          <w:p w14:paraId="6F61F497" w14:textId="0F6A5E65" w:rsidR="00041E79" w:rsidRPr="00730F93" w:rsidRDefault="00041E79" w:rsidP="00041E79">
            <w:pPr>
              <w:pStyle w:val="Body"/>
            </w:pPr>
            <w:r w:rsidRPr="00730F93">
              <w:t>d_dft_ctrl_</w:t>
            </w:r>
            <w:r w:rsidRPr="00665719">
              <w:t>dac</w:t>
            </w:r>
            <w:r w:rsidRPr="00730F93">
              <w:t>_</w:t>
            </w:r>
            <w:r w:rsidRPr="00665719">
              <w:t>buf1</w:t>
            </w:r>
            <w:r w:rsidRPr="00730F93">
              <w:t>_</w:t>
            </w:r>
            <w:r w:rsidRPr="00665719">
              <w:t>range1</w:t>
            </w:r>
          </w:p>
        </w:tc>
        <w:tc>
          <w:tcPr>
            <w:tcW w:w="893" w:type="dxa"/>
          </w:tcPr>
          <w:p w14:paraId="1BF13D31" w14:textId="3F592E06" w:rsidR="00041E79" w:rsidRPr="00665719" w:rsidRDefault="00041E79" w:rsidP="00041E79">
            <w:pPr>
              <w:pStyle w:val="Body"/>
              <w:rPr>
                <w:lang w:val="fr-FR"/>
              </w:rPr>
            </w:pPr>
            <w:r>
              <w:rPr>
                <w:lang w:val="fr-FR"/>
              </w:rPr>
              <w:t>Dig/in</w:t>
            </w:r>
          </w:p>
        </w:tc>
        <w:tc>
          <w:tcPr>
            <w:tcW w:w="2333" w:type="dxa"/>
          </w:tcPr>
          <w:p w14:paraId="10C54FDA" w14:textId="09BE2348" w:rsidR="00041E79" w:rsidRPr="00665719" w:rsidRDefault="00327FBA" w:rsidP="00041E79">
            <w:pPr>
              <w:pStyle w:val="Body"/>
              <w:rPr>
                <w:highlight w:val="cyan"/>
              </w:rPr>
            </w:pPr>
            <w:r w:rsidRPr="00665719">
              <w:t>Struct test for buf2A dac</w:t>
            </w:r>
          </w:p>
        </w:tc>
        <w:tc>
          <w:tcPr>
            <w:tcW w:w="892" w:type="dxa"/>
          </w:tcPr>
          <w:p w14:paraId="7C9529DF" w14:textId="1D36CD84" w:rsidR="00041E79" w:rsidRPr="00665719" w:rsidRDefault="00041E79" w:rsidP="00041E79">
            <w:pPr>
              <w:pStyle w:val="Body"/>
              <w:rPr>
                <w:lang w:val="fr-FR"/>
              </w:rPr>
            </w:pPr>
            <w:r w:rsidRPr="003C67A9">
              <w:t>OCII</w:t>
            </w:r>
          </w:p>
        </w:tc>
      </w:tr>
      <w:tr w:rsidR="00041E79" w:rsidRPr="00730F93" w14:paraId="2DD5BA44" w14:textId="77777777" w:rsidTr="00633272">
        <w:tc>
          <w:tcPr>
            <w:tcW w:w="3772" w:type="dxa"/>
          </w:tcPr>
          <w:p w14:paraId="3D6873C3" w14:textId="05697F89" w:rsidR="00041E79" w:rsidRPr="00665719" w:rsidRDefault="00041E79" w:rsidP="00041E79">
            <w:pPr>
              <w:pStyle w:val="Body"/>
            </w:pPr>
            <w:r w:rsidRPr="00374FE3">
              <w:t>d_dft_ctrl_dac_buf1_range</w:t>
            </w:r>
            <w:r>
              <w:t>2</w:t>
            </w:r>
          </w:p>
        </w:tc>
        <w:tc>
          <w:tcPr>
            <w:tcW w:w="893" w:type="dxa"/>
          </w:tcPr>
          <w:p w14:paraId="6B2DC765" w14:textId="4C818D5B" w:rsidR="00041E79" w:rsidRPr="00665719" w:rsidRDefault="00041E79" w:rsidP="00041E79">
            <w:pPr>
              <w:pStyle w:val="Body"/>
            </w:pPr>
            <w:r>
              <w:rPr>
                <w:lang w:val="fr-FR"/>
              </w:rPr>
              <w:t>Dig/in</w:t>
            </w:r>
          </w:p>
        </w:tc>
        <w:tc>
          <w:tcPr>
            <w:tcW w:w="2333" w:type="dxa"/>
          </w:tcPr>
          <w:p w14:paraId="56475970" w14:textId="7E32DEE2" w:rsidR="00041E79" w:rsidRPr="00665719" w:rsidRDefault="00327FBA" w:rsidP="00041E79">
            <w:pPr>
              <w:pStyle w:val="Body"/>
              <w:rPr>
                <w:highlight w:val="cyan"/>
              </w:rPr>
            </w:pPr>
            <w:r w:rsidRPr="00665719">
              <w:t>Struct test for buf2A dac</w:t>
            </w:r>
          </w:p>
        </w:tc>
        <w:tc>
          <w:tcPr>
            <w:tcW w:w="892" w:type="dxa"/>
          </w:tcPr>
          <w:p w14:paraId="0A3EFF53" w14:textId="5A770E21" w:rsidR="00041E79" w:rsidRPr="00665719" w:rsidRDefault="00041E79" w:rsidP="00041E79">
            <w:pPr>
              <w:pStyle w:val="Body"/>
            </w:pPr>
            <w:r w:rsidRPr="003C67A9">
              <w:t>OCII</w:t>
            </w:r>
          </w:p>
        </w:tc>
      </w:tr>
      <w:tr w:rsidR="00041E79" w:rsidRPr="00730F93" w14:paraId="6C73AB8B" w14:textId="77777777" w:rsidTr="00633272">
        <w:tc>
          <w:tcPr>
            <w:tcW w:w="3772" w:type="dxa"/>
          </w:tcPr>
          <w:p w14:paraId="49699DDC" w14:textId="2D0A3A6A" w:rsidR="00041E79" w:rsidRPr="00374FE3" w:rsidRDefault="00041E79" w:rsidP="00041E79">
            <w:pPr>
              <w:pStyle w:val="Body"/>
            </w:pPr>
            <w:r w:rsidRPr="00374FE3">
              <w:t>d_dft_ctrl_dac_buf</w:t>
            </w:r>
            <w:r>
              <w:t>2</w:t>
            </w:r>
            <w:r w:rsidRPr="00374FE3">
              <w:t>_range1</w:t>
            </w:r>
          </w:p>
        </w:tc>
        <w:tc>
          <w:tcPr>
            <w:tcW w:w="893" w:type="dxa"/>
          </w:tcPr>
          <w:p w14:paraId="73D9E76C" w14:textId="55FD69A0" w:rsidR="00041E79" w:rsidRPr="00730F93" w:rsidRDefault="00041E79" w:rsidP="00041E79">
            <w:pPr>
              <w:pStyle w:val="Body"/>
            </w:pPr>
            <w:r>
              <w:rPr>
                <w:lang w:val="fr-FR"/>
              </w:rPr>
              <w:t>Dig/in</w:t>
            </w:r>
          </w:p>
        </w:tc>
        <w:tc>
          <w:tcPr>
            <w:tcW w:w="2333" w:type="dxa"/>
          </w:tcPr>
          <w:p w14:paraId="099006A9" w14:textId="293732C2" w:rsidR="00041E79" w:rsidRPr="00665719" w:rsidRDefault="00327FBA" w:rsidP="00041E79">
            <w:pPr>
              <w:pStyle w:val="Body"/>
              <w:rPr>
                <w:highlight w:val="cyan"/>
              </w:rPr>
            </w:pPr>
            <w:r w:rsidRPr="00665719">
              <w:t>Struct test for buf2B/2C</w:t>
            </w:r>
            <w:r>
              <w:t xml:space="preserve"> dac</w:t>
            </w:r>
          </w:p>
        </w:tc>
        <w:tc>
          <w:tcPr>
            <w:tcW w:w="892" w:type="dxa"/>
          </w:tcPr>
          <w:p w14:paraId="755C2E93" w14:textId="4B53BFDA" w:rsidR="00041E79" w:rsidRPr="00730F93" w:rsidRDefault="00041E79" w:rsidP="00041E79">
            <w:pPr>
              <w:pStyle w:val="Body"/>
            </w:pPr>
            <w:r w:rsidRPr="003C67A9">
              <w:t>OCII</w:t>
            </w:r>
          </w:p>
        </w:tc>
      </w:tr>
      <w:tr w:rsidR="00327FBA" w:rsidRPr="00730F93" w14:paraId="5CB9E8A3" w14:textId="77777777" w:rsidTr="00633272">
        <w:tc>
          <w:tcPr>
            <w:tcW w:w="3772" w:type="dxa"/>
          </w:tcPr>
          <w:p w14:paraId="1C728FA2" w14:textId="49F943CB" w:rsidR="00327FBA" w:rsidRPr="00374FE3" w:rsidRDefault="00327FBA" w:rsidP="00327FBA">
            <w:pPr>
              <w:pStyle w:val="Body"/>
            </w:pPr>
            <w:r w:rsidRPr="00374FE3">
              <w:t>d_dft_ctrl_dac_buf</w:t>
            </w:r>
            <w:r>
              <w:t>2</w:t>
            </w:r>
            <w:r w:rsidRPr="00374FE3">
              <w:t>_range</w:t>
            </w:r>
            <w:r>
              <w:t>2</w:t>
            </w:r>
          </w:p>
        </w:tc>
        <w:tc>
          <w:tcPr>
            <w:tcW w:w="893" w:type="dxa"/>
          </w:tcPr>
          <w:p w14:paraId="71FCEB4D" w14:textId="1A9B257D" w:rsidR="00327FBA" w:rsidRPr="00730F93" w:rsidRDefault="00327FBA" w:rsidP="00327FBA">
            <w:pPr>
              <w:pStyle w:val="Body"/>
            </w:pPr>
            <w:r>
              <w:rPr>
                <w:lang w:val="fr-FR"/>
              </w:rPr>
              <w:t>Dig/in</w:t>
            </w:r>
          </w:p>
        </w:tc>
        <w:tc>
          <w:tcPr>
            <w:tcW w:w="2333" w:type="dxa"/>
          </w:tcPr>
          <w:p w14:paraId="0EDBE4AF" w14:textId="79618F20" w:rsidR="00327FBA" w:rsidRPr="00665719" w:rsidRDefault="00327FBA" w:rsidP="00327FBA">
            <w:pPr>
              <w:pStyle w:val="Body"/>
              <w:rPr>
                <w:highlight w:val="cyan"/>
              </w:rPr>
            </w:pPr>
            <w:r w:rsidRPr="00374FE3">
              <w:t>Struct test for buf2B/2C</w:t>
            </w:r>
            <w:r>
              <w:t xml:space="preserve"> dac</w:t>
            </w:r>
          </w:p>
        </w:tc>
        <w:tc>
          <w:tcPr>
            <w:tcW w:w="892" w:type="dxa"/>
          </w:tcPr>
          <w:p w14:paraId="24E0BCDB" w14:textId="66F3E09D" w:rsidR="00327FBA" w:rsidRPr="00730F93" w:rsidRDefault="00327FBA" w:rsidP="00327FBA">
            <w:pPr>
              <w:pStyle w:val="Body"/>
            </w:pPr>
            <w:r w:rsidRPr="003C67A9">
              <w:t>OCII</w:t>
            </w:r>
          </w:p>
        </w:tc>
      </w:tr>
      <w:tr w:rsidR="00327FBA" w:rsidRPr="00041E79" w14:paraId="11B4030A" w14:textId="77777777" w:rsidTr="00633272">
        <w:tc>
          <w:tcPr>
            <w:tcW w:w="3772" w:type="dxa"/>
          </w:tcPr>
          <w:p w14:paraId="4C70E8E6" w14:textId="6C7A3EA4" w:rsidR="00327FBA" w:rsidRPr="00665719" w:rsidRDefault="00327FBA" w:rsidP="00327FBA">
            <w:pPr>
              <w:pStyle w:val="Body"/>
              <w:rPr>
                <w:lang w:val="fr-FR"/>
              </w:rPr>
            </w:pPr>
            <w:r>
              <w:rPr>
                <w:lang w:val="fr-FR"/>
              </w:rPr>
              <w:t>d</w:t>
            </w:r>
            <w:r w:rsidRPr="00665719">
              <w:rPr>
                <w:lang w:val="fr-FR"/>
              </w:rPr>
              <w:t>_dft_ctrl_prdac_en</w:t>
            </w:r>
          </w:p>
        </w:tc>
        <w:tc>
          <w:tcPr>
            <w:tcW w:w="893" w:type="dxa"/>
          </w:tcPr>
          <w:p w14:paraId="22A3AB4E" w14:textId="37ED784C" w:rsidR="00327FBA" w:rsidRDefault="00327FBA" w:rsidP="00327FBA">
            <w:pPr>
              <w:pStyle w:val="Body"/>
              <w:rPr>
                <w:lang w:val="fr-FR"/>
              </w:rPr>
            </w:pPr>
            <w:r>
              <w:rPr>
                <w:lang w:val="fr-FR"/>
              </w:rPr>
              <w:t>Dig/in</w:t>
            </w:r>
          </w:p>
        </w:tc>
        <w:tc>
          <w:tcPr>
            <w:tcW w:w="2333" w:type="dxa"/>
          </w:tcPr>
          <w:p w14:paraId="7BEF8A73" w14:textId="5DC3CFD5" w:rsidR="00327FBA" w:rsidRPr="00665719" w:rsidRDefault="00327FBA" w:rsidP="00327FBA">
            <w:pPr>
              <w:pStyle w:val="Body"/>
              <w:rPr>
                <w:highlight w:val="cyan"/>
              </w:rPr>
            </w:pPr>
            <w:r w:rsidRPr="00374FE3">
              <w:t xml:space="preserve">Struct test for </w:t>
            </w:r>
            <w:r>
              <w:t>prDac</w:t>
            </w:r>
          </w:p>
        </w:tc>
        <w:tc>
          <w:tcPr>
            <w:tcW w:w="892" w:type="dxa"/>
          </w:tcPr>
          <w:p w14:paraId="2F9F6A0B" w14:textId="37348823" w:rsidR="00327FBA" w:rsidRPr="00665719" w:rsidRDefault="00327FBA" w:rsidP="00327FBA">
            <w:pPr>
              <w:pStyle w:val="Body"/>
              <w:rPr>
                <w:lang w:val="fr-FR"/>
              </w:rPr>
            </w:pPr>
            <w:r w:rsidRPr="003C67A9">
              <w:t>OCII</w:t>
            </w:r>
          </w:p>
        </w:tc>
      </w:tr>
      <w:tr w:rsidR="00327FBA" w:rsidRPr="00041E79" w14:paraId="74EE979A" w14:textId="77777777" w:rsidTr="00633272">
        <w:tc>
          <w:tcPr>
            <w:tcW w:w="3772" w:type="dxa"/>
          </w:tcPr>
          <w:p w14:paraId="5E118B6C" w14:textId="02534151" w:rsidR="00327FBA" w:rsidRPr="00041E79" w:rsidRDefault="00327FBA" w:rsidP="00327FBA">
            <w:pPr>
              <w:pStyle w:val="Body"/>
              <w:rPr>
                <w:lang w:val="fr-FR"/>
              </w:rPr>
            </w:pPr>
            <w:r>
              <w:rPr>
                <w:lang w:val="fr-FR"/>
              </w:rPr>
              <w:t>D_dft_ctrl_biasdac_en</w:t>
            </w:r>
          </w:p>
        </w:tc>
        <w:tc>
          <w:tcPr>
            <w:tcW w:w="893" w:type="dxa"/>
          </w:tcPr>
          <w:p w14:paraId="621EA405" w14:textId="034C80B2" w:rsidR="00327FBA" w:rsidRDefault="00327FBA" w:rsidP="00327FBA">
            <w:pPr>
              <w:pStyle w:val="Body"/>
              <w:rPr>
                <w:lang w:val="fr-FR"/>
              </w:rPr>
            </w:pPr>
            <w:r>
              <w:rPr>
                <w:lang w:val="fr-FR"/>
              </w:rPr>
              <w:t>Dig/in</w:t>
            </w:r>
          </w:p>
        </w:tc>
        <w:tc>
          <w:tcPr>
            <w:tcW w:w="2333" w:type="dxa"/>
          </w:tcPr>
          <w:p w14:paraId="4C874256" w14:textId="18A155B8" w:rsidR="00327FBA" w:rsidRPr="00665719" w:rsidRDefault="00327FBA" w:rsidP="00327FBA">
            <w:pPr>
              <w:pStyle w:val="Body"/>
              <w:rPr>
                <w:highlight w:val="cyan"/>
                <w:lang w:val="fr-FR"/>
              </w:rPr>
            </w:pPr>
            <w:r w:rsidRPr="00374FE3">
              <w:t>Struct test for</w:t>
            </w:r>
            <w:r>
              <w:t xml:space="preserve"> Dac</w:t>
            </w:r>
          </w:p>
        </w:tc>
        <w:tc>
          <w:tcPr>
            <w:tcW w:w="892" w:type="dxa"/>
          </w:tcPr>
          <w:p w14:paraId="7C08B401" w14:textId="755770F7" w:rsidR="00327FBA" w:rsidRPr="00041E79" w:rsidRDefault="00327FBA" w:rsidP="00327FBA">
            <w:pPr>
              <w:pStyle w:val="Body"/>
              <w:rPr>
                <w:lang w:val="fr-FR"/>
              </w:rPr>
            </w:pPr>
            <w:r w:rsidRPr="003C67A9">
              <w:t>OCII</w:t>
            </w:r>
          </w:p>
        </w:tc>
      </w:tr>
      <w:tr w:rsidR="00327FBA" w:rsidRPr="00FC576D" w14:paraId="1AB48852" w14:textId="77777777" w:rsidTr="00665719">
        <w:tc>
          <w:tcPr>
            <w:tcW w:w="3772" w:type="dxa"/>
          </w:tcPr>
          <w:p w14:paraId="2E669CF6" w14:textId="522AD98F" w:rsidR="00327FBA" w:rsidRDefault="00327FBA" w:rsidP="00327FBA">
            <w:pPr>
              <w:pStyle w:val="Body"/>
            </w:pPr>
            <w:r>
              <w:t>Rxbist_spare&lt;19:0&gt;</w:t>
            </w:r>
          </w:p>
        </w:tc>
        <w:tc>
          <w:tcPr>
            <w:tcW w:w="893" w:type="dxa"/>
          </w:tcPr>
          <w:p w14:paraId="31A0532C" w14:textId="217CDC47" w:rsidR="00327FBA" w:rsidRPr="00537980" w:rsidRDefault="00327FBA" w:rsidP="00327FBA">
            <w:pPr>
              <w:pStyle w:val="Body"/>
            </w:pPr>
            <w:r>
              <w:t>digin</w:t>
            </w:r>
          </w:p>
        </w:tc>
        <w:tc>
          <w:tcPr>
            <w:tcW w:w="2333" w:type="dxa"/>
          </w:tcPr>
          <w:p w14:paraId="6EA39599" w14:textId="4E1B5507" w:rsidR="00327FBA" w:rsidRDefault="00327FBA" w:rsidP="00327FBA">
            <w:pPr>
              <w:pStyle w:val="Body"/>
            </w:pPr>
            <w:r>
              <w:t>Spare bits</w:t>
            </w:r>
          </w:p>
        </w:tc>
        <w:tc>
          <w:tcPr>
            <w:tcW w:w="892" w:type="dxa"/>
          </w:tcPr>
          <w:p w14:paraId="14AF0DE3" w14:textId="0999D818" w:rsidR="00327FBA" w:rsidRPr="003C67A9" w:rsidRDefault="00327FBA" w:rsidP="00327FBA">
            <w:pPr>
              <w:pStyle w:val="Body"/>
            </w:pPr>
            <w:r w:rsidRPr="003C67A9">
              <w:t>OCII</w:t>
            </w:r>
          </w:p>
        </w:tc>
      </w:tr>
      <w:tr w:rsidR="00327FBA" w:rsidRPr="00FC576D" w14:paraId="6BBEF906" w14:textId="77777777" w:rsidTr="00633272">
        <w:tc>
          <w:tcPr>
            <w:tcW w:w="3772" w:type="dxa"/>
          </w:tcPr>
          <w:p w14:paraId="3F90B65E" w14:textId="262CB20A" w:rsidR="00327FBA" w:rsidRDefault="00327FBA" w:rsidP="00327FBA">
            <w:pPr>
              <w:pStyle w:val="Body"/>
            </w:pPr>
            <w:r>
              <w:t>Rxbist_spare_in&lt;3:0&gt;</w:t>
            </w:r>
          </w:p>
        </w:tc>
        <w:tc>
          <w:tcPr>
            <w:tcW w:w="893" w:type="dxa"/>
          </w:tcPr>
          <w:p w14:paraId="2DB113AF" w14:textId="2FBBF02D" w:rsidR="00327FBA" w:rsidRDefault="00327FBA" w:rsidP="00327FBA">
            <w:pPr>
              <w:pStyle w:val="Body"/>
            </w:pPr>
            <w:r>
              <w:t>digout</w:t>
            </w:r>
          </w:p>
        </w:tc>
        <w:tc>
          <w:tcPr>
            <w:tcW w:w="2333" w:type="dxa"/>
          </w:tcPr>
          <w:p w14:paraId="7D4CEAC0" w14:textId="359945E9" w:rsidR="00327FBA" w:rsidRDefault="00327FBA" w:rsidP="00327FBA">
            <w:pPr>
              <w:pStyle w:val="Body"/>
            </w:pPr>
            <w:r>
              <w:t>Spare signals into digital</w:t>
            </w:r>
          </w:p>
        </w:tc>
        <w:tc>
          <w:tcPr>
            <w:tcW w:w="892" w:type="dxa"/>
          </w:tcPr>
          <w:p w14:paraId="0AD6C136" w14:textId="77777777" w:rsidR="00327FBA" w:rsidRPr="003C67A9" w:rsidRDefault="00327FBA" w:rsidP="00327FBA">
            <w:pPr>
              <w:pStyle w:val="Body"/>
            </w:pPr>
          </w:p>
        </w:tc>
      </w:tr>
    </w:tbl>
    <w:bookmarkEnd w:id="335"/>
    <w:p w14:paraId="37874F5F" w14:textId="5E3783DC" w:rsidR="001753B3" w:rsidRDefault="00764345" w:rsidP="00764345">
      <w:pPr>
        <w:pStyle w:val="Caption"/>
        <w:jc w:val="center"/>
      </w:pPr>
      <w:r>
        <w:t xml:space="preserve">Table </w:t>
      </w:r>
      <w:r>
        <w:fldChar w:fldCharType="begin"/>
      </w:r>
      <w:r>
        <w:instrText xml:space="preserve"> SEQ Table \* ARABIC </w:instrText>
      </w:r>
      <w:r>
        <w:fldChar w:fldCharType="separate"/>
      </w:r>
      <w:r w:rsidR="00AA6F07">
        <w:rPr>
          <w:noProof/>
        </w:rPr>
        <w:t>5</w:t>
      </w:r>
      <w:r>
        <w:fldChar w:fldCharType="end"/>
      </w:r>
      <w:r w:rsidR="00AA6F07">
        <w:t>:</w:t>
      </w:r>
      <w:r>
        <w:t xml:space="preserve"> I/O RXBIST</w:t>
      </w:r>
      <w:bookmarkEnd w:id="336"/>
    </w:p>
    <w:p w14:paraId="3520E13E" w14:textId="77777777" w:rsidR="00764345" w:rsidRPr="00764345" w:rsidRDefault="00764345" w:rsidP="00B75F5C"/>
    <w:p w14:paraId="5CFCC0CF" w14:textId="0E153BAD" w:rsidR="001753B3" w:rsidRDefault="001753B3">
      <w:pPr>
        <w:pStyle w:val="Heading3"/>
      </w:pPr>
      <w:bookmarkStart w:id="340" w:name="_Toc49245175"/>
      <w:r>
        <w:t>Usage with the RX</w:t>
      </w:r>
      <w:bookmarkEnd w:id="340"/>
    </w:p>
    <w:p w14:paraId="677DA21C" w14:textId="3FFBCD4C" w:rsidR="001753B3" w:rsidRDefault="001753B3">
      <w:pPr>
        <w:pStyle w:val="Body"/>
      </w:pPr>
      <w:r>
        <w:t>The RF signal can be fed directly at LNA input or LNA output. [</w:t>
      </w:r>
      <w:hyperlink r:id="rId38" w:history="1">
        <w:r w:rsidRPr="009B51DB">
          <w:rPr>
            <w:rStyle w:val="Hyperlink"/>
          </w:rPr>
          <w:t>artf1098948</w:t>
        </w:r>
      </w:hyperlink>
      <w:r>
        <w:t>]</w:t>
      </w:r>
      <w:r w:rsidRPr="00AB1E00">
        <w:t xml:space="preserve"> </w:t>
      </w:r>
      <w:r>
        <w:t>[</w:t>
      </w:r>
      <w:hyperlink r:id="rId39" w:history="1">
        <w:r w:rsidRPr="00AB1E00">
          <w:rPr>
            <w:rStyle w:val="Hyperlink"/>
          </w:rPr>
          <w:t>artf1098953</w:t>
        </w:r>
      </w:hyperlink>
      <w:r>
        <w:t>][</w:t>
      </w:r>
      <w:hyperlink r:id="rId40" w:history="1">
        <w:r w:rsidRPr="00AB1E00">
          <w:rPr>
            <w:rStyle w:val="Hyperlink"/>
          </w:rPr>
          <w:t>artf1098946</w:t>
        </w:r>
      </w:hyperlink>
      <w:r>
        <w:t>] These controls are managed inside the RX modules.</w:t>
      </w:r>
    </w:p>
    <w:p w14:paraId="59C0EF00" w14:textId="37C4A107" w:rsidR="001753B3" w:rsidRDefault="001753B3">
      <w:pPr>
        <w:pStyle w:val="Body"/>
      </w:pPr>
      <w:r>
        <w:t>The baseband signal generation allow to generate IF signal covering the RX bandwidth with a high linearity. The I and Q signal are buffered and sent to each of the RX baseband inputs. As the distance between RXbist and RX is high, the signals must be locally buffered to keep the signal bandw</w:t>
      </w:r>
      <w:r w:rsidR="00BB6411">
        <w:t>d</w:t>
      </w:r>
      <w:r>
        <w:t>ith while driving the high capacitive load of the vgas. Different access is planned to be able to drive signal or monitor signals inside the baseband. [artf1098948][[</w:t>
      </w:r>
      <w:hyperlink r:id="rId41" w:history="1">
        <w:r w:rsidRPr="000044B9">
          <w:rPr>
            <w:rStyle w:val="Hyperlink"/>
          </w:rPr>
          <w:t>art1204765</w:t>
        </w:r>
      </w:hyperlink>
      <w:r>
        <w:t>]</w:t>
      </w:r>
    </w:p>
    <w:p w14:paraId="599DC33E" w14:textId="52F1DD17" w:rsidR="001753B3" w:rsidRDefault="001753B3">
      <w:pPr>
        <w:pStyle w:val="Body"/>
      </w:pPr>
      <w:r>
        <w:t>The Bist generation is used with the FFT embedded processing (FFT) and software [</w:t>
      </w:r>
      <w:hyperlink r:id="rId42" w:history="1">
        <w:r w:rsidRPr="00AB1E00">
          <w:rPr>
            <w:rStyle w:val="Hyperlink"/>
          </w:rPr>
          <w:t>artf1098944</w:t>
        </w:r>
      </w:hyperlink>
      <w:r>
        <w:t>] that analyses the received signal : level, phase, harmonics.</w:t>
      </w:r>
    </w:p>
    <w:p w14:paraId="1457FF1D" w14:textId="41ED8360" w:rsidR="001753B3" w:rsidRDefault="00435106" w:rsidP="00435106">
      <w:pPr>
        <w:pStyle w:val="Body"/>
        <w:tabs>
          <w:tab w:val="left" w:pos="892"/>
        </w:tabs>
      </w:pPr>
      <w:r>
        <w:tab/>
      </w:r>
    </w:p>
    <w:p w14:paraId="7D7DD7A4" w14:textId="79D6BE28" w:rsidR="00435106" w:rsidRDefault="00435106" w:rsidP="00665719">
      <w:pPr>
        <w:pStyle w:val="Body"/>
        <w:tabs>
          <w:tab w:val="left" w:pos="892"/>
        </w:tabs>
      </w:pPr>
      <w:r>
        <w:t>Rx interface (I path) with Bist; ADC and ATB I/O. Each line is differential.</w:t>
      </w:r>
    </w:p>
    <w:p w14:paraId="0EE2A9FE" w14:textId="3E4A0482" w:rsidR="001753B3" w:rsidRDefault="00435106" w:rsidP="001753B3">
      <w:pPr>
        <w:pStyle w:val="Caption"/>
        <w:jc w:val="center"/>
      </w:pPr>
      <w:r w:rsidRPr="00435106">
        <w:rPr>
          <w:noProof/>
        </w:rPr>
        <w:drawing>
          <wp:anchor distT="0" distB="0" distL="114300" distR="114300" simplePos="0" relativeHeight="251720192" behindDoc="0" locked="0" layoutInCell="1" allowOverlap="1" wp14:anchorId="41E16ACD" wp14:editId="18E005B9">
            <wp:simplePos x="0" y="0"/>
            <wp:positionH relativeFrom="column">
              <wp:posOffset>-76200</wp:posOffset>
            </wp:positionH>
            <wp:positionV relativeFrom="paragraph">
              <wp:posOffset>148751</wp:posOffset>
            </wp:positionV>
            <wp:extent cx="5016500" cy="2033270"/>
            <wp:effectExtent l="0" t="0" r="0" b="508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16500" cy="2033270"/>
                    </a:xfrm>
                    <a:prstGeom prst="rect">
                      <a:avLst/>
                    </a:prstGeom>
                  </pic:spPr>
                </pic:pic>
              </a:graphicData>
            </a:graphic>
            <wp14:sizeRelV relativeFrom="margin">
              <wp14:pctHeight>0</wp14:pctHeight>
            </wp14:sizeRelV>
          </wp:anchor>
        </w:drawing>
      </w:r>
      <w:r w:rsidR="001753B3" w:rsidRPr="007117AA">
        <w:rPr>
          <w:noProof/>
        </w:rPr>
        <w:t xml:space="preserve"> </w:t>
      </w:r>
    </w:p>
    <w:p w14:paraId="28A0406E" w14:textId="2B1F0417" w:rsidR="001753B3" w:rsidRDefault="001753B3" w:rsidP="001753B3">
      <w:pPr>
        <w:pStyle w:val="Caption"/>
        <w:jc w:val="center"/>
      </w:pPr>
      <w:bookmarkStart w:id="341" w:name="_Toc42511833"/>
      <w:r>
        <w:t xml:space="preserve">Figure </w:t>
      </w:r>
      <w:r>
        <w:fldChar w:fldCharType="begin"/>
      </w:r>
      <w:r>
        <w:instrText xml:space="preserve"> SEQ Figure \* ARABIC </w:instrText>
      </w:r>
      <w:r>
        <w:fldChar w:fldCharType="separate"/>
      </w:r>
      <w:r w:rsidR="004A0420">
        <w:rPr>
          <w:noProof/>
        </w:rPr>
        <w:t>11</w:t>
      </w:r>
      <w:r>
        <w:rPr>
          <w:noProof/>
        </w:rPr>
        <w:fldChar w:fldCharType="end"/>
      </w:r>
      <w:r w:rsidR="00AA6F07">
        <w:rPr>
          <w:noProof/>
        </w:rPr>
        <w:t>:</w:t>
      </w:r>
      <w:r>
        <w:t xml:space="preserve"> baseband test access</w:t>
      </w:r>
      <w:bookmarkEnd w:id="341"/>
    </w:p>
    <w:p w14:paraId="26D4768F" w14:textId="0C35A118" w:rsidR="001753B3" w:rsidRDefault="001753B3" w:rsidP="001753B3">
      <w:pPr>
        <w:jc w:val="center"/>
      </w:pPr>
      <w:r>
        <w:rPr>
          <w:noProof/>
        </w:rPr>
        <w:drawing>
          <wp:anchor distT="0" distB="0" distL="114300" distR="114300" simplePos="0" relativeHeight="251621888" behindDoc="0" locked="0" layoutInCell="1" allowOverlap="1" wp14:anchorId="2C1B7DD4" wp14:editId="21361A58">
            <wp:simplePos x="0" y="0"/>
            <wp:positionH relativeFrom="margin">
              <wp:posOffset>-150125</wp:posOffset>
            </wp:positionH>
            <wp:positionV relativeFrom="paragraph">
              <wp:posOffset>148590</wp:posOffset>
            </wp:positionV>
            <wp:extent cx="5016500" cy="3957850"/>
            <wp:effectExtent l="0" t="0" r="0" b="50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6500" cy="3957850"/>
                    </a:xfrm>
                    <a:prstGeom prst="rect">
                      <a:avLst/>
                    </a:prstGeom>
                  </pic:spPr>
                </pic:pic>
              </a:graphicData>
            </a:graphic>
          </wp:anchor>
        </w:drawing>
      </w:r>
    </w:p>
    <w:p w14:paraId="3FD50113" w14:textId="7B07C82A" w:rsidR="001753B3" w:rsidRDefault="001753B3" w:rsidP="001753B3">
      <w:pPr>
        <w:pStyle w:val="Caption"/>
        <w:ind w:firstLine="346"/>
        <w:jc w:val="center"/>
      </w:pPr>
      <w:bookmarkStart w:id="342" w:name="_Toc42511866"/>
      <w:r>
        <w:t xml:space="preserve">Table </w:t>
      </w:r>
      <w:r>
        <w:fldChar w:fldCharType="begin"/>
      </w:r>
      <w:r>
        <w:instrText xml:space="preserve"> SEQ Table \* ARABIC </w:instrText>
      </w:r>
      <w:r>
        <w:fldChar w:fldCharType="separate"/>
      </w:r>
      <w:r w:rsidR="00AA6F07">
        <w:rPr>
          <w:noProof/>
        </w:rPr>
        <w:t>6</w:t>
      </w:r>
      <w:r>
        <w:rPr>
          <w:noProof/>
        </w:rPr>
        <w:fldChar w:fldCharType="end"/>
      </w:r>
      <w:r w:rsidR="00AA6F07">
        <w:rPr>
          <w:noProof/>
        </w:rPr>
        <w:t>:</w:t>
      </w:r>
      <w:r>
        <w:t xml:space="preserve"> Baseband Bist modes of  operation</w:t>
      </w:r>
      <w:bookmarkEnd w:id="342"/>
    </w:p>
    <w:p w14:paraId="6997076C" w14:textId="675DB0D1" w:rsidR="001753B3" w:rsidRDefault="001753B3">
      <w:pPr>
        <w:pStyle w:val="Heading2"/>
      </w:pPr>
      <w:bookmarkStart w:id="343" w:name="_Toc49245176"/>
      <w:r>
        <w:t>Description of the block</w:t>
      </w:r>
      <w:bookmarkEnd w:id="337"/>
      <w:bookmarkEnd w:id="343"/>
    </w:p>
    <w:p w14:paraId="6204AC0C" w14:textId="77777777" w:rsidR="001753B3" w:rsidRDefault="001753B3">
      <w:pPr>
        <w:pStyle w:val="Body"/>
      </w:pPr>
      <w:r>
        <w:t>The block is composed of :</w:t>
      </w:r>
    </w:p>
    <w:p w14:paraId="68494530" w14:textId="77777777" w:rsidR="001753B3" w:rsidRDefault="001753B3">
      <w:pPr>
        <w:pStyle w:val="Body"/>
        <w:numPr>
          <w:ilvl w:val="0"/>
          <w:numId w:val="24"/>
        </w:numPr>
      </w:pPr>
      <w:r>
        <w:t>LO doubler chain (to multiply by 2 the input LO) with power detector control</w:t>
      </w:r>
    </w:p>
    <w:p w14:paraId="5DF033CD" w14:textId="77777777" w:rsidR="001753B3" w:rsidRDefault="001753B3">
      <w:pPr>
        <w:pStyle w:val="Body"/>
        <w:numPr>
          <w:ilvl w:val="0"/>
          <w:numId w:val="24"/>
        </w:numPr>
      </w:pPr>
      <w:r>
        <w:t>an IQ mixer (from TX) without calibration for minimum image rejection</w:t>
      </w:r>
    </w:p>
    <w:p w14:paraId="630038DB" w14:textId="77777777" w:rsidR="001753B3" w:rsidRDefault="001753B3">
      <w:pPr>
        <w:pStyle w:val="Body"/>
        <w:numPr>
          <w:ilvl w:val="0"/>
          <w:numId w:val="24"/>
        </w:numPr>
      </w:pPr>
      <w:r>
        <w:t>programmable buffers and splitter to get a 4dBm out with power detector having high accuracy</w:t>
      </w:r>
    </w:p>
    <w:p w14:paraId="1A920D4A" w14:textId="0202CA30" w:rsidR="001753B3" w:rsidRDefault="001753B3">
      <w:pPr>
        <w:pStyle w:val="Body"/>
        <w:numPr>
          <w:ilvl w:val="0"/>
          <w:numId w:val="24"/>
        </w:numPr>
      </w:pPr>
      <w:r>
        <w:t>2 DAC 8b (from TX) (Thermometric DAC with &lt;0:25</w:t>
      </w:r>
      <w:r w:rsidR="00DA6E6D">
        <w:t>5</w:t>
      </w:r>
      <w:r w:rsidR="00472047">
        <w:t>&gt;</w:t>
      </w:r>
    </w:p>
    <w:p w14:paraId="7014A0A7" w14:textId="6E216288" w:rsidR="001753B3" w:rsidRDefault="00E32C1D">
      <w:pPr>
        <w:pStyle w:val="Body"/>
        <w:numPr>
          <w:ilvl w:val="0"/>
          <w:numId w:val="24"/>
        </w:numPr>
      </w:pPr>
      <w:r>
        <w:t>3</w:t>
      </w:r>
      <w:r w:rsidR="001753B3">
        <w:t xml:space="preserve"> LDO with supply monitors</w:t>
      </w:r>
    </w:p>
    <w:p w14:paraId="62641F87" w14:textId="77777777" w:rsidR="001753B3" w:rsidRDefault="001753B3">
      <w:pPr>
        <w:pStyle w:val="Body"/>
        <w:numPr>
          <w:ilvl w:val="0"/>
          <w:numId w:val="24"/>
        </w:numPr>
      </w:pPr>
      <w:r>
        <w:t>An OCII</w:t>
      </w:r>
    </w:p>
    <w:p w14:paraId="361A576F" w14:textId="77777777" w:rsidR="001753B3" w:rsidRDefault="001753B3">
      <w:pPr>
        <w:pStyle w:val="Body"/>
      </w:pPr>
    </w:p>
    <w:p w14:paraId="2B990B8D" w14:textId="77777777" w:rsidR="001753B3" w:rsidRDefault="001753B3">
      <w:pPr>
        <w:pStyle w:val="Body"/>
      </w:pPr>
      <w:r>
        <w:t>The block is similar to the TX channel except :</w:t>
      </w:r>
    </w:p>
    <w:p w14:paraId="295CEBFA" w14:textId="77777777" w:rsidR="001753B3" w:rsidRDefault="001753B3">
      <w:pPr>
        <w:pStyle w:val="Body"/>
        <w:numPr>
          <w:ilvl w:val="0"/>
          <w:numId w:val="27"/>
        </w:numPr>
      </w:pPr>
      <w:r>
        <w:t>The DAC output is switchable from RF mode to BB mode</w:t>
      </w:r>
    </w:p>
    <w:p w14:paraId="6CD5A1CC" w14:textId="5020472E" w:rsidR="001753B3" w:rsidRDefault="001753B3">
      <w:pPr>
        <w:pStyle w:val="Body"/>
        <w:numPr>
          <w:ilvl w:val="0"/>
          <w:numId w:val="27"/>
        </w:numPr>
      </w:pPr>
      <w:r>
        <w:t xml:space="preserve">the PA is replaced by a splitter by 4, the output power must be &gt;4dBm to get good measurement with </w:t>
      </w:r>
      <w:r w:rsidRPr="003C67A9">
        <w:t>power</w:t>
      </w:r>
      <w:r>
        <w:t xml:space="preserve"> detector</w:t>
      </w:r>
      <w:r w:rsidR="00472047">
        <w:t xml:space="preserve"> at the rx side</w:t>
      </w:r>
      <w:r>
        <w:t>.</w:t>
      </w:r>
    </w:p>
    <w:p w14:paraId="5AACEFFE" w14:textId="484918EA" w:rsidR="001753B3" w:rsidRDefault="001753B3">
      <w:pPr>
        <w:pStyle w:val="Body"/>
        <w:numPr>
          <w:ilvl w:val="0"/>
          <w:numId w:val="27"/>
        </w:numPr>
      </w:pPr>
      <w:r>
        <w:t>The RF output power must be programmable with some dynamic. It is controlled by the DAC of the IQ modulator</w:t>
      </w:r>
      <w:r w:rsidR="00E32C1D">
        <w:t xml:space="preserve"> and buffers current controlled</w:t>
      </w:r>
    </w:p>
    <w:p w14:paraId="377FB7DE" w14:textId="77777777" w:rsidR="001753B3" w:rsidRDefault="001753B3">
      <w:pPr>
        <w:pStyle w:val="Body"/>
      </w:pPr>
    </w:p>
    <w:p w14:paraId="39BD9C43" w14:textId="3B16FFE9" w:rsidR="001753B3" w:rsidRPr="00494A5B" w:rsidRDefault="001753B3">
      <w:pPr>
        <w:pStyle w:val="Heading3"/>
      </w:pPr>
      <w:bookmarkStart w:id="344" w:name="_Toc49245177"/>
      <w:r>
        <w:t xml:space="preserve">RF </w:t>
      </w:r>
      <w:r w:rsidRPr="00494A5B">
        <w:t>Lineup:</w:t>
      </w:r>
      <w:bookmarkEnd w:id="344"/>
    </w:p>
    <w:p w14:paraId="3A207D4C" w14:textId="77777777" w:rsidR="001753B3" w:rsidRDefault="001753B3">
      <w:pPr>
        <w:pStyle w:val="Body"/>
      </w:pPr>
    </w:p>
    <w:p w14:paraId="0B73A6FA" w14:textId="374DACAA" w:rsidR="001753B3" w:rsidRDefault="001753B3">
      <w:pPr>
        <w:pStyle w:val="Body"/>
      </w:pPr>
      <w:r>
        <w:t xml:space="preserve">The SSB modulator must generate a signal that can be measured with the power detector at the receiver input with enough accuracy . </w:t>
      </w:r>
    </w:p>
    <w:p w14:paraId="6ED97A8B" w14:textId="39E5BF90" w:rsidR="001753B3" w:rsidRDefault="001753B3">
      <w:pPr>
        <w:pStyle w:val="Body"/>
        <w:numPr>
          <w:ilvl w:val="0"/>
          <w:numId w:val="25"/>
        </w:numPr>
      </w:pPr>
      <w:r>
        <w:t xml:space="preserve">With this power the RX chain should not saturate to be able to measure a reference level at ADC out. This reference is used to calibrate the full RX chain gain. </w:t>
      </w:r>
    </w:p>
    <w:p w14:paraId="283F0967" w14:textId="1DE0E8E1" w:rsidR="001753B3" w:rsidRDefault="001753B3">
      <w:pPr>
        <w:pStyle w:val="Body"/>
        <w:numPr>
          <w:ilvl w:val="0"/>
          <w:numId w:val="25"/>
        </w:numPr>
      </w:pPr>
      <w:r>
        <w:t xml:space="preserve">When the reference is known, the level at SSB output power can be modified with </w:t>
      </w:r>
      <w:r w:rsidR="00E32C1D">
        <w:t xml:space="preserve">the driver currents </w:t>
      </w:r>
      <w:r>
        <w:t xml:space="preserve">and Phase modulator. </w:t>
      </w:r>
    </w:p>
    <w:p w14:paraId="15588545" w14:textId="77777777" w:rsidR="001753B3" w:rsidRDefault="001753B3">
      <w:pPr>
        <w:pStyle w:val="Body"/>
        <w:numPr>
          <w:ilvl w:val="0"/>
          <w:numId w:val="25"/>
        </w:numPr>
      </w:pPr>
      <w:r>
        <w:t xml:space="preserve">A reference level of &gt;4dBm is calibrated through the SSB_ppd detector (see calibration chapter) </w:t>
      </w:r>
    </w:p>
    <w:p w14:paraId="7FFD5B2A" w14:textId="77777777" w:rsidR="001753B3" w:rsidRDefault="001753B3">
      <w:pPr>
        <w:pStyle w:val="Body"/>
        <w:numPr>
          <w:ilvl w:val="0"/>
          <w:numId w:val="25"/>
        </w:numPr>
      </w:pPr>
      <w:r>
        <w:t>the step is controllable to allow measurement of vga while keeping same power at output</w:t>
      </w:r>
    </w:p>
    <w:p w14:paraId="359F55D1" w14:textId="77777777" w:rsidR="001753B3" w:rsidRDefault="001753B3">
      <w:pPr>
        <w:pStyle w:val="Body"/>
        <w:numPr>
          <w:ilvl w:val="0"/>
          <w:numId w:val="25"/>
        </w:numPr>
      </w:pPr>
      <w:r>
        <w:t>SSB modulator must  generate a signal into RF input that can be measured through ADC. Thus level at the ADC must be below ADC clipping which is Vclip=0.6Vp.</w:t>
      </w:r>
    </w:p>
    <w:p w14:paraId="2BFBE552" w14:textId="77777777" w:rsidR="001753B3" w:rsidRDefault="001753B3">
      <w:pPr>
        <w:pStyle w:val="Body"/>
      </w:pPr>
      <w:r>
        <w:t xml:space="preserve">In the RF path, PPD is used to calibrate all power measurements. Thus, ppd must be the closest possible to the Rx chain to have maximum accuracy between ppd and LNA input. </w:t>
      </w:r>
    </w:p>
    <w:p w14:paraId="79993C7F" w14:textId="77777777" w:rsidR="001753B3" w:rsidRDefault="001753B3">
      <w:pPr>
        <w:pStyle w:val="Body"/>
      </w:pPr>
    </w:p>
    <w:p w14:paraId="06B2DFCF" w14:textId="77777777" w:rsidR="001753B3" w:rsidRDefault="001753B3">
      <w:pPr>
        <w:pStyle w:val="Body"/>
      </w:pPr>
      <w:r>
        <w:t>PPD has good accuracy around -10dBm. It is placed after the splitter where the output power is around this value as shown in the table below:</w:t>
      </w:r>
    </w:p>
    <w:tbl>
      <w:tblPr>
        <w:tblStyle w:val="GridTable4-Accent1"/>
        <w:tblW w:w="0" w:type="auto"/>
        <w:tblInd w:w="951" w:type="dxa"/>
        <w:tblLook w:val="04A0" w:firstRow="1" w:lastRow="0" w:firstColumn="1" w:lastColumn="0" w:noHBand="0" w:noVBand="1"/>
      </w:tblPr>
      <w:tblGrid>
        <w:gridCol w:w="817"/>
        <w:gridCol w:w="581"/>
        <w:gridCol w:w="768"/>
        <w:gridCol w:w="850"/>
        <w:gridCol w:w="972"/>
        <w:gridCol w:w="581"/>
      </w:tblGrid>
      <w:tr w:rsidR="001753B3" w:rsidRPr="008D2366" w14:paraId="0D00CAC8" w14:textId="77777777" w:rsidTr="00665719">
        <w:trPr>
          <w:cnfStyle w:val="100000000000" w:firstRow="1" w:lastRow="0" w:firstColumn="0" w:lastColumn="0" w:oddVBand="0" w:evenVBand="0" w:oddHBand="0"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817" w:type="dxa"/>
            <w:noWrap/>
            <w:hideMark/>
          </w:tcPr>
          <w:p w14:paraId="1740AB7E" w14:textId="77777777" w:rsidR="001753B3" w:rsidRPr="008D2366" w:rsidRDefault="001753B3">
            <w:pPr>
              <w:pStyle w:val="Body"/>
            </w:pPr>
          </w:p>
        </w:tc>
        <w:tc>
          <w:tcPr>
            <w:tcW w:w="0" w:type="dxa"/>
            <w:hideMark/>
          </w:tcPr>
          <w:p w14:paraId="26FFC975" w14:textId="6F3F6DD6" w:rsidR="001753B3" w:rsidRPr="00842529" w:rsidRDefault="001753B3">
            <w:pPr>
              <w:pStyle w:val="Body"/>
              <w:cnfStyle w:val="100000000000" w:firstRow="1" w:lastRow="0" w:firstColumn="0" w:lastColumn="0" w:oddVBand="0" w:evenVBand="0" w:oddHBand="0" w:evenHBand="0" w:firstRowFirstColumn="0" w:firstRowLastColumn="0" w:lastRowFirstColumn="0" w:lastRowLastColumn="0"/>
              <w:rPr>
                <w:sz w:val="16"/>
                <w:szCs w:val="16"/>
              </w:rPr>
            </w:pPr>
            <w:r w:rsidRPr="00842529">
              <w:rPr>
                <w:sz w:val="16"/>
                <w:szCs w:val="16"/>
              </w:rPr>
              <w:t xml:space="preserve">RF BIST out </w:t>
            </w:r>
          </w:p>
        </w:tc>
        <w:tc>
          <w:tcPr>
            <w:tcW w:w="0" w:type="dxa"/>
            <w:hideMark/>
          </w:tcPr>
          <w:p w14:paraId="3DE04853" w14:textId="6F65AC4A" w:rsidR="001753B3" w:rsidRPr="00842529" w:rsidRDefault="001753B3">
            <w:pPr>
              <w:pStyle w:val="Body"/>
              <w:cnfStyle w:val="100000000000" w:firstRow="1" w:lastRow="0" w:firstColumn="0" w:lastColumn="0" w:oddVBand="0" w:evenVBand="0" w:oddHBand="0" w:evenHBand="0" w:firstRowFirstColumn="0" w:firstRowLastColumn="0" w:lastRowFirstColumn="0" w:lastRowLastColumn="0"/>
              <w:rPr>
                <w:sz w:val="16"/>
                <w:szCs w:val="16"/>
              </w:rPr>
            </w:pPr>
            <w:r w:rsidRPr="00842529">
              <w:rPr>
                <w:sz w:val="16"/>
                <w:szCs w:val="16"/>
              </w:rPr>
              <w:t>Splitter Loss</w:t>
            </w:r>
          </w:p>
        </w:tc>
        <w:tc>
          <w:tcPr>
            <w:tcW w:w="0" w:type="dxa"/>
            <w:hideMark/>
          </w:tcPr>
          <w:p w14:paraId="6043622E" w14:textId="2A8F9556" w:rsidR="001753B3" w:rsidRPr="00842529" w:rsidRDefault="001E2BF0">
            <w:pPr>
              <w:pStyle w:val="Body"/>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Line+2</w:t>
            </w:r>
            <w:r w:rsidRPr="00842529">
              <w:rPr>
                <w:sz w:val="16"/>
                <w:szCs w:val="16"/>
                <w:vertAlign w:val="superscript"/>
              </w:rPr>
              <w:t>nd</w:t>
            </w:r>
            <w:r>
              <w:rPr>
                <w:sz w:val="16"/>
                <w:szCs w:val="16"/>
              </w:rPr>
              <w:t xml:space="preserve"> splitter loss</w:t>
            </w:r>
          </w:p>
        </w:tc>
        <w:tc>
          <w:tcPr>
            <w:tcW w:w="0" w:type="dxa"/>
            <w:hideMark/>
          </w:tcPr>
          <w:p w14:paraId="141A6A3C" w14:textId="6A40F2B8" w:rsidR="001753B3" w:rsidRPr="00842529" w:rsidRDefault="001753B3">
            <w:pPr>
              <w:pStyle w:val="Body"/>
              <w:cnfStyle w:val="100000000000" w:firstRow="1" w:lastRow="0" w:firstColumn="0" w:lastColumn="0" w:oddVBand="0" w:evenVBand="0" w:oddHBand="0" w:evenHBand="0" w:firstRowFirstColumn="0" w:firstRowLastColumn="0" w:lastRowFirstColumn="0" w:lastRowLastColumn="0"/>
              <w:rPr>
                <w:sz w:val="16"/>
                <w:szCs w:val="16"/>
              </w:rPr>
            </w:pPr>
            <w:r w:rsidRPr="00842529">
              <w:rPr>
                <w:sz w:val="16"/>
                <w:szCs w:val="16"/>
              </w:rPr>
              <w:t>Coupler directivity</w:t>
            </w:r>
            <w:r w:rsidR="001E2BF0">
              <w:rPr>
                <w:sz w:val="16"/>
                <w:szCs w:val="16"/>
              </w:rPr>
              <w:t xml:space="preserve"> + matching losses</w:t>
            </w:r>
          </w:p>
        </w:tc>
        <w:tc>
          <w:tcPr>
            <w:tcW w:w="581" w:type="dxa"/>
            <w:hideMark/>
          </w:tcPr>
          <w:p w14:paraId="546A4C5F" w14:textId="57D38FBD" w:rsidR="001753B3" w:rsidRPr="00842529" w:rsidRDefault="001753B3">
            <w:pPr>
              <w:pStyle w:val="Body"/>
              <w:cnfStyle w:val="100000000000" w:firstRow="1" w:lastRow="0" w:firstColumn="0" w:lastColumn="0" w:oddVBand="0" w:evenVBand="0" w:oddHBand="0" w:evenHBand="0" w:firstRowFirstColumn="0" w:firstRowLastColumn="0" w:lastRowFirstColumn="0" w:lastRowLastColumn="0"/>
              <w:rPr>
                <w:sz w:val="16"/>
                <w:szCs w:val="16"/>
              </w:rPr>
            </w:pPr>
            <w:r w:rsidRPr="00842529">
              <w:rPr>
                <w:sz w:val="16"/>
                <w:szCs w:val="16"/>
              </w:rPr>
              <w:t xml:space="preserve">RF BIST to </w:t>
            </w:r>
            <w:r w:rsidR="001E2BF0">
              <w:rPr>
                <w:sz w:val="16"/>
                <w:szCs w:val="16"/>
              </w:rPr>
              <w:t>ADC in</w:t>
            </w:r>
          </w:p>
        </w:tc>
      </w:tr>
      <w:tr w:rsidR="001753B3" w:rsidRPr="008D2366" w14:paraId="559FA117" w14:textId="77777777" w:rsidTr="006657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72700E34" w14:textId="05EF8F13" w:rsidR="001753B3" w:rsidRPr="008D2366" w:rsidRDefault="001753B3">
            <w:pPr>
              <w:pStyle w:val="Body"/>
            </w:pPr>
            <w:r w:rsidRPr="008D2366">
              <w:t>Gain</w:t>
            </w:r>
            <w:r w:rsidR="001E2BF0">
              <w:t xml:space="preserve"> [dB]</w:t>
            </w:r>
          </w:p>
        </w:tc>
        <w:tc>
          <w:tcPr>
            <w:tcW w:w="0" w:type="dxa"/>
            <w:noWrap/>
            <w:hideMark/>
          </w:tcPr>
          <w:p w14:paraId="4FDDDFE5" w14:textId="6A3E1B00" w:rsidR="001753B3" w:rsidRPr="008D2366" w:rsidRDefault="001753B3">
            <w:pPr>
              <w:pStyle w:val="Body"/>
              <w:cnfStyle w:val="000000100000" w:firstRow="0" w:lastRow="0" w:firstColumn="0" w:lastColumn="0" w:oddVBand="0" w:evenVBand="0" w:oddHBand="1" w:evenHBand="0" w:firstRowFirstColumn="0" w:firstRowLastColumn="0" w:lastRowFirstColumn="0" w:lastRowLastColumn="0"/>
            </w:pPr>
          </w:p>
        </w:tc>
        <w:tc>
          <w:tcPr>
            <w:tcW w:w="0" w:type="dxa"/>
            <w:noWrap/>
            <w:hideMark/>
          </w:tcPr>
          <w:p w14:paraId="0DE3298A" w14:textId="77777777" w:rsidR="001753B3" w:rsidRPr="008D2366" w:rsidRDefault="001753B3">
            <w:pPr>
              <w:pStyle w:val="Body"/>
              <w:cnfStyle w:val="000000100000" w:firstRow="0" w:lastRow="0" w:firstColumn="0" w:lastColumn="0" w:oddVBand="0" w:evenVBand="0" w:oddHBand="1" w:evenHBand="0" w:firstRowFirstColumn="0" w:firstRowLastColumn="0" w:lastRowFirstColumn="0" w:lastRowLastColumn="0"/>
            </w:pPr>
            <w:r w:rsidRPr="008D2366">
              <w:t>-14</w:t>
            </w:r>
          </w:p>
        </w:tc>
        <w:tc>
          <w:tcPr>
            <w:tcW w:w="0" w:type="dxa"/>
            <w:noWrap/>
            <w:hideMark/>
          </w:tcPr>
          <w:p w14:paraId="5EBD4256" w14:textId="6B9ECAEE" w:rsidR="001753B3" w:rsidRPr="008D2366" w:rsidRDefault="001753B3">
            <w:pPr>
              <w:pStyle w:val="Body"/>
              <w:cnfStyle w:val="000000100000" w:firstRow="0" w:lastRow="0" w:firstColumn="0" w:lastColumn="0" w:oddVBand="0" w:evenVBand="0" w:oddHBand="1" w:evenHBand="0" w:firstRowFirstColumn="0" w:firstRowLastColumn="0" w:lastRowFirstColumn="0" w:lastRowLastColumn="0"/>
            </w:pPr>
            <w:r w:rsidRPr="008D2366">
              <w:t>-</w:t>
            </w:r>
            <w:r w:rsidR="001E2BF0">
              <w:t>5</w:t>
            </w:r>
          </w:p>
        </w:tc>
        <w:tc>
          <w:tcPr>
            <w:tcW w:w="0" w:type="dxa"/>
            <w:noWrap/>
            <w:hideMark/>
          </w:tcPr>
          <w:p w14:paraId="1DA6C7B8" w14:textId="45DBF6EF" w:rsidR="001753B3" w:rsidRPr="008D2366" w:rsidRDefault="001753B3">
            <w:pPr>
              <w:pStyle w:val="Body"/>
              <w:cnfStyle w:val="000000100000" w:firstRow="0" w:lastRow="0" w:firstColumn="0" w:lastColumn="0" w:oddVBand="0" w:evenVBand="0" w:oddHBand="1" w:evenHBand="0" w:firstRowFirstColumn="0" w:firstRowLastColumn="0" w:lastRowFirstColumn="0" w:lastRowLastColumn="0"/>
            </w:pPr>
            <w:r w:rsidRPr="008D2366">
              <w:t>-1</w:t>
            </w:r>
            <w:r w:rsidR="001E2BF0">
              <w:t>8</w:t>
            </w:r>
          </w:p>
        </w:tc>
        <w:tc>
          <w:tcPr>
            <w:tcW w:w="581" w:type="dxa"/>
            <w:noWrap/>
            <w:hideMark/>
          </w:tcPr>
          <w:p w14:paraId="22489598" w14:textId="77777777" w:rsidR="001753B3" w:rsidRPr="008D2366" w:rsidRDefault="001753B3">
            <w:pPr>
              <w:pStyle w:val="Body"/>
              <w:cnfStyle w:val="000000100000" w:firstRow="0" w:lastRow="0" w:firstColumn="0" w:lastColumn="0" w:oddVBand="0" w:evenVBand="0" w:oddHBand="1" w:evenHBand="0" w:firstRowFirstColumn="0" w:firstRowLastColumn="0" w:lastRowFirstColumn="0" w:lastRowLastColumn="0"/>
            </w:pPr>
          </w:p>
        </w:tc>
      </w:tr>
      <w:tr w:rsidR="001753B3" w:rsidRPr="008D2366" w14:paraId="187C8379" w14:textId="77777777" w:rsidTr="00665719">
        <w:trPr>
          <w:trHeight w:val="300"/>
        </w:trPr>
        <w:tc>
          <w:tcPr>
            <w:cnfStyle w:val="001000000000" w:firstRow="0" w:lastRow="0" w:firstColumn="1" w:lastColumn="0" w:oddVBand="0" w:evenVBand="0" w:oddHBand="0" w:evenHBand="0" w:firstRowFirstColumn="0" w:firstRowLastColumn="0" w:lastRowFirstColumn="0" w:lastRowLastColumn="0"/>
            <w:tcW w:w="817" w:type="dxa"/>
            <w:noWrap/>
            <w:hideMark/>
          </w:tcPr>
          <w:p w14:paraId="67F3C406" w14:textId="77777777" w:rsidR="001753B3" w:rsidRPr="008D2366" w:rsidRDefault="001753B3">
            <w:pPr>
              <w:pStyle w:val="Body"/>
            </w:pPr>
            <w:r w:rsidRPr="008D2366">
              <w:t>Power Out [dBm]</w:t>
            </w:r>
          </w:p>
        </w:tc>
        <w:tc>
          <w:tcPr>
            <w:tcW w:w="0" w:type="dxa"/>
            <w:noWrap/>
            <w:hideMark/>
          </w:tcPr>
          <w:p w14:paraId="0DB3FDC3" w14:textId="163BA036" w:rsidR="001753B3" w:rsidRPr="008D2366" w:rsidRDefault="001E2BF0">
            <w:pPr>
              <w:pStyle w:val="Body"/>
              <w:cnfStyle w:val="000000000000" w:firstRow="0" w:lastRow="0" w:firstColumn="0" w:lastColumn="0" w:oddVBand="0" w:evenVBand="0" w:oddHBand="0" w:evenHBand="0" w:firstRowFirstColumn="0" w:firstRowLastColumn="0" w:lastRowFirstColumn="0" w:lastRowLastColumn="0"/>
            </w:pPr>
            <w:r>
              <w:t>4</w:t>
            </w:r>
          </w:p>
        </w:tc>
        <w:tc>
          <w:tcPr>
            <w:tcW w:w="0" w:type="dxa"/>
            <w:noWrap/>
            <w:hideMark/>
          </w:tcPr>
          <w:p w14:paraId="4D1AE4AD" w14:textId="77777777" w:rsidR="001753B3" w:rsidRPr="008D2366" w:rsidRDefault="001753B3">
            <w:pPr>
              <w:pStyle w:val="Body"/>
              <w:cnfStyle w:val="000000000000" w:firstRow="0" w:lastRow="0" w:firstColumn="0" w:lastColumn="0" w:oddVBand="0" w:evenVBand="0" w:oddHBand="0" w:evenHBand="0" w:firstRowFirstColumn="0" w:firstRowLastColumn="0" w:lastRowFirstColumn="0" w:lastRowLastColumn="0"/>
            </w:pPr>
            <w:r w:rsidRPr="008D2366">
              <w:t>-10</w:t>
            </w:r>
          </w:p>
        </w:tc>
        <w:tc>
          <w:tcPr>
            <w:tcW w:w="0" w:type="dxa"/>
            <w:noWrap/>
            <w:hideMark/>
          </w:tcPr>
          <w:p w14:paraId="1BC39B97" w14:textId="229D0D03" w:rsidR="001753B3" w:rsidRPr="008D2366" w:rsidRDefault="001753B3">
            <w:pPr>
              <w:pStyle w:val="Body"/>
              <w:cnfStyle w:val="000000000000" w:firstRow="0" w:lastRow="0" w:firstColumn="0" w:lastColumn="0" w:oddVBand="0" w:evenVBand="0" w:oddHBand="0" w:evenHBand="0" w:firstRowFirstColumn="0" w:firstRowLastColumn="0" w:lastRowFirstColumn="0" w:lastRowLastColumn="0"/>
            </w:pPr>
            <w:r w:rsidRPr="008D2366">
              <w:t>-1</w:t>
            </w:r>
            <w:r w:rsidR="001E2BF0">
              <w:t>5</w:t>
            </w:r>
          </w:p>
        </w:tc>
        <w:tc>
          <w:tcPr>
            <w:tcW w:w="0" w:type="dxa"/>
            <w:noWrap/>
            <w:hideMark/>
          </w:tcPr>
          <w:p w14:paraId="3A34A20F" w14:textId="7E08EBED" w:rsidR="001753B3" w:rsidRPr="008D2366" w:rsidRDefault="001753B3">
            <w:pPr>
              <w:pStyle w:val="Body"/>
              <w:cnfStyle w:val="000000000000" w:firstRow="0" w:lastRow="0" w:firstColumn="0" w:lastColumn="0" w:oddVBand="0" w:evenVBand="0" w:oddHBand="0" w:evenHBand="0" w:firstRowFirstColumn="0" w:firstRowLastColumn="0" w:lastRowFirstColumn="0" w:lastRowLastColumn="0"/>
            </w:pPr>
            <w:r w:rsidRPr="008D2366">
              <w:t>-</w:t>
            </w:r>
            <w:r w:rsidR="001E2BF0">
              <w:t>33</w:t>
            </w:r>
          </w:p>
        </w:tc>
        <w:tc>
          <w:tcPr>
            <w:tcW w:w="581" w:type="dxa"/>
            <w:noWrap/>
            <w:hideMark/>
          </w:tcPr>
          <w:p w14:paraId="1039E7C1" w14:textId="374FDA02" w:rsidR="001753B3" w:rsidRPr="008D2366" w:rsidRDefault="001753B3">
            <w:pPr>
              <w:pStyle w:val="Body"/>
              <w:cnfStyle w:val="000000000000" w:firstRow="0" w:lastRow="0" w:firstColumn="0" w:lastColumn="0" w:oddVBand="0" w:evenVBand="0" w:oddHBand="0" w:evenHBand="0" w:firstRowFirstColumn="0" w:firstRowLastColumn="0" w:lastRowFirstColumn="0" w:lastRowLastColumn="0"/>
            </w:pPr>
            <w:r w:rsidRPr="008D2366">
              <w:t>-2</w:t>
            </w:r>
            <w:r w:rsidR="001E2BF0">
              <w:t>5 dBv</w:t>
            </w:r>
          </w:p>
        </w:tc>
      </w:tr>
    </w:tbl>
    <w:p w14:paraId="7BCC80CF" w14:textId="4ECACDFA" w:rsidR="001753B3" w:rsidRDefault="001753B3" w:rsidP="00665719">
      <w:pPr>
        <w:pStyle w:val="Caption"/>
        <w:ind w:firstLine="1296"/>
        <w:jc w:val="center"/>
      </w:pPr>
      <w:bookmarkStart w:id="345" w:name="_Toc42511868"/>
      <w:r>
        <w:t xml:space="preserve">Table </w:t>
      </w:r>
      <w:r>
        <w:fldChar w:fldCharType="begin"/>
      </w:r>
      <w:r>
        <w:instrText xml:space="preserve"> SEQ Table \* ARABIC </w:instrText>
      </w:r>
      <w:r>
        <w:fldChar w:fldCharType="separate"/>
      </w:r>
      <w:r w:rsidR="00AA6F07">
        <w:rPr>
          <w:noProof/>
        </w:rPr>
        <w:t>8</w:t>
      </w:r>
      <w:r>
        <w:rPr>
          <w:noProof/>
        </w:rPr>
        <w:fldChar w:fldCharType="end"/>
      </w:r>
      <w:r>
        <w:t>: Power line-up at different stages of RFBist</w:t>
      </w:r>
      <w:bookmarkEnd w:id="345"/>
    </w:p>
    <w:p w14:paraId="3E281DDD" w14:textId="6BB872C2" w:rsidR="001E2BF0" w:rsidRDefault="001753B3">
      <w:pPr>
        <w:pStyle w:val="Body"/>
      </w:pPr>
      <w:r>
        <w:t xml:space="preserve">With RFbist out of 4dBm, the power at the input of the </w:t>
      </w:r>
      <w:r w:rsidR="001E2BF0">
        <w:t>ADC</w:t>
      </w:r>
      <w:r>
        <w:t xml:space="preserve"> is</w:t>
      </w:r>
      <w:r w:rsidR="001E2BF0">
        <w:t>:</w:t>
      </w:r>
    </w:p>
    <w:tbl>
      <w:tblPr>
        <w:tblStyle w:val="GridTable2-Accent1"/>
        <w:tblW w:w="0" w:type="auto"/>
        <w:tblLook w:val="04A0" w:firstRow="1" w:lastRow="0" w:firstColumn="1" w:lastColumn="0" w:noHBand="0" w:noVBand="1"/>
      </w:tblPr>
      <w:tblGrid>
        <w:gridCol w:w="692"/>
        <w:gridCol w:w="1121"/>
        <w:gridCol w:w="1131"/>
        <w:gridCol w:w="968"/>
        <w:gridCol w:w="1310"/>
        <w:gridCol w:w="1382"/>
        <w:gridCol w:w="1296"/>
      </w:tblGrid>
      <w:tr w:rsidR="00617134" w:rsidRPr="001751F9" w14:paraId="75B93B8A" w14:textId="77777777" w:rsidTr="0061713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35F0D405" w14:textId="77777777" w:rsidR="00617134" w:rsidRPr="003C67A9" w:rsidRDefault="00617134" w:rsidP="001E2BF0">
            <w:pPr>
              <w:pStyle w:val="Body"/>
            </w:pPr>
            <w:r w:rsidRPr="003C67A9">
              <w:t>AGC</w:t>
            </w:r>
          </w:p>
        </w:tc>
        <w:tc>
          <w:tcPr>
            <w:tcW w:w="3220" w:type="dxa"/>
            <w:gridSpan w:val="3"/>
            <w:noWrap/>
            <w:vAlign w:val="bottom"/>
            <w:hideMark/>
          </w:tcPr>
          <w:p w14:paraId="7302988F" w14:textId="1E1764DB" w:rsidR="00617134" w:rsidRPr="003C67A9" w:rsidRDefault="00617134" w:rsidP="001E2BF0">
            <w:pPr>
              <w:pStyle w:val="Body"/>
              <w:cnfStyle w:val="100000000000" w:firstRow="1" w:lastRow="0" w:firstColumn="0" w:lastColumn="0" w:oddVBand="0" w:evenVBand="0" w:oddHBand="0" w:evenHBand="0" w:firstRowFirstColumn="0" w:firstRowLastColumn="0" w:lastRowFirstColumn="0" w:lastRowLastColumn="0"/>
            </w:pPr>
            <w:r>
              <w:t>CGv (From ARP to ADC in)</w:t>
            </w:r>
          </w:p>
        </w:tc>
        <w:tc>
          <w:tcPr>
            <w:tcW w:w="3988" w:type="dxa"/>
            <w:gridSpan w:val="3"/>
            <w:vAlign w:val="bottom"/>
          </w:tcPr>
          <w:p w14:paraId="119E01D6" w14:textId="3BD51293" w:rsidR="00617134" w:rsidRPr="00842529" w:rsidRDefault="00617134" w:rsidP="00842529">
            <w:pPr>
              <w:pStyle w:val="Body"/>
              <w:jc w:val="center"/>
              <w:cnfStyle w:val="100000000000" w:firstRow="1" w:lastRow="0" w:firstColumn="0" w:lastColumn="0" w:oddVBand="0" w:evenVBand="0" w:oddHBand="0" w:evenHBand="0" w:firstRowFirstColumn="0" w:firstRowLastColumn="0" w:lastRowFirstColumn="0" w:lastRowLastColumn="0"/>
              <w:rPr>
                <w:b w:val="0"/>
                <w:bCs w:val="0"/>
              </w:rPr>
            </w:pPr>
            <w:r>
              <w:t>Bist level at ADC in [dBv]</w:t>
            </w:r>
          </w:p>
        </w:tc>
      </w:tr>
      <w:tr w:rsidR="00617134" w:rsidRPr="001751F9" w14:paraId="4C8B082F" w14:textId="77777777" w:rsidTr="0061713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92" w:type="dxa"/>
            <w:noWrap/>
            <w:vAlign w:val="bottom"/>
          </w:tcPr>
          <w:p w14:paraId="43ECBEC0" w14:textId="77777777" w:rsidR="00617134" w:rsidRPr="003C67A9" w:rsidRDefault="00617134" w:rsidP="00617134">
            <w:pPr>
              <w:pStyle w:val="Body"/>
            </w:pPr>
          </w:p>
        </w:tc>
        <w:tc>
          <w:tcPr>
            <w:tcW w:w="1121" w:type="dxa"/>
            <w:noWrap/>
            <w:vAlign w:val="bottom"/>
          </w:tcPr>
          <w:p w14:paraId="2FF68A3E" w14:textId="78365416"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Min</w:t>
            </w:r>
          </w:p>
        </w:tc>
        <w:tc>
          <w:tcPr>
            <w:tcW w:w="1131" w:type="dxa"/>
            <w:vAlign w:val="bottom"/>
          </w:tcPr>
          <w:p w14:paraId="234C6BAD" w14:textId="5744C328"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Typ</w:t>
            </w:r>
          </w:p>
        </w:tc>
        <w:tc>
          <w:tcPr>
            <w:tcW w:w="968" w:type="dxa"/>
            <w:vAlign w:val="bottom"/>
          </w:tcPr>
          <w:p w14:paraId="6C5EAE94" w14:textId="03FFB66B" w:rsidR="00617134" w:rsidRPr="003C67A9" w:rsidRDefault="00617134" w:rsidP="00617134">
            <w:pPr>
              <w:pStyle w:val="Body"/>
              <w:cnfStyle w:val="000000100000" w:firstRow="0" w:lastRow="0" w:firstColumn="0" w:lastColumn="0" w:oddVBand="0" w:evenVBand="0" w:oddHBand="1" w:evenHBand="0" w:firstRowFirstColumn="0" w:firstRowLastColumn="0" w:lastRowFirstColumn="0" w:lastRowLastColumn="0"/>
            </w:pPr>
            <w:r>
              <w:t>Max</w:t>
            </w:r>
          </w:p>
        </w:tc>
        <w:tc>
          <w:tcPr>
            <w:tcW w:w="1310" w:type="dxa"/>
            <w:vAlign w:val="bottom"/>
          </w:tcPr>
          <w:p w14:paraId="075C5403" w14:textId="339B986F" w:rsidR="00617134" w:rsidRPr="003C67A9" w:rsidRDefault="00617134" w:rsidP="00617134">
            <w:pPr>
              <w:pStyle w:val="Body"/>
              <w:cnfStyle w:val="000000100000" w:firstRow="0" w:lastRow="0" w:firstColumn="0" w:lastColumn="0" w:oddVBand="0" w:evenVBand="0" w:oddHBand="1" w:evenHBand="0" w:firstRowFirstColumn="0" w:firstRowLastColumn="0" w:lastRowFirstColumn="0" w:lastRowLastColumn="0"/>
            </w:pPr>
            <w:r>
              <w:t>Min</w:t>
            </w:r>
          </w:p>
        </w:tc>
        <w:tc>
          <w:tcPr>
            <w:tcW w:w="1382" w:type="dxa"/>
            <w:vAlign w:val="bottom"/>
          </w:tcPr>
          <w:p w14:paraId="7C0FAE75" w14:textId="7333ACAB" w:rsidR="00617134" w:rsidRPr="003C67A9" w:rsidRDefault="00617134" w:rsidP="00617134">
            <w:pPr>
              <w:pStyle w:val="Body"/>
              <w:cnfStyle w:val="000000100000" w:firstRow="0" w:lastRow="0" w:firstColumn="0" w:lastColumn="0" w:oddVBand="0" w:evenVBand="0" w:oddHBand="1" w:evenHBand="0" w:firstRowFirstColumn="0" w:firstRowLastColumn="0" w:lastRowFirstColumn="0" w:lastRowLastColumn="0"/>
            </w:pPr>
            <w:r>
              <w:t>Typ</w:t>
            </w:r>
          </w:p>
        </w:tc>
        <w:tc>
          <w:tcPr>
            <w:tcW w:w="1296" w:type="dxa"/>
            <w:vAlign w:val="bottom"/>
          </w:tcPr>
          <w:p w14:paraId="00A4C7A0" w14:textId="20740DDD" w:rsidR="00617134" w:rsidRPr="003C67A9" w:rsidRDefault="00617134" w:rsidP="00617134">
            <w:pPr>
              <w:pStyle w:val="Body"/>
              <w:cnfStyle w:val="000000100000" w:firstRow="0" w:lastRow="0" w:firstColumn="0" w:lastColumn="0" w:oddVBand="0" w:evenVBand="0" w:oddHBand="1" w:evenHBand="0" w:firstRowFirstColumn="0" w:firstRowLastColumn="0" w:lastRowFirstColumn="0" w:lastRowLastColumn="0"/>
            </w:pPr>
            <w:r>
              <w:t>Max</w:t>
            </w:r>
          </w:p>
        </w:tc>
      </w:tr>
      <w:tr w:rsidR="00617134" w:rsidRPr="001751F9" w14:paraId="7F3573CA" w14:textId="77777777" w:rsidTr="00206BAC">
        <w:trPr>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5E2E244D" w14:textId="0405D508" w:rsidR="00617134" w:rsidRPr="001751F9" w:rsidRDefault="00617134" w:rsidP="00617134">
            <w:pPr>
              <w:pStyle w:val="Body"/>
            </w:pPr>
            <w:r>
              <w:t>0</w:t>
            </w:r>
          </w:p>
        </w:tc>
        <w:tc>
          <w:tcPr>
            <w:tcW w:w="1121" w:type="dxa"/>
            <w:noWrap/>
            <w:vAlign w:val="bottom"/>
            <w:hideMark/>
          </w:tcPr>
          <w:p w14:paraId="20999D4D" w14:textId="62867475"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23</w:t>
            </w:r>
          </w:p>
        </w:tc>
        <w:tc>
          <w:tcPr>
            <w:tcW w:w="1131" w:type="dxa"/>
            <w:vAlign w:val="bottom"/>
          </w:tcPr>
          <w:p w14:paraId="4034573C" w14:textId="268AE59D"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25</w:t>
            </w:r>
          </w:p>
        </w:tc>
        <w:tc>
          <w:tcPr>
            <w:tcW w:w="968" w:type="dxa"/>
            <w:vAlign w:val="bottom"/>
          </w:tcPr>
          <w:p w14:paraId="2B3391E3" w14:textId="0D95A481"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27</w:t>
            </w:r>
          </w:p>
        </w:tc>
        <w:tc>
          <w:tcPr>
            <w:tcW w:w="1310" w:type="dxa"/>
            <w:noWrap/>
            <w:vAlign w:val="bottom"/>
          </w:tcPr>
          <w:p w14:paraId="74708B3A" w14:textId="6ECA432F"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-28</w:t>
            </w:r>
          </w:p>
        </w:tc>
        <w:tc>
          <w:tcPr>
            <w:tcW w:w="1382" w:type="dxa"/>
            <w:noWrap/>
            <w:vAlign w:val="bottom"/>
          </w:tcPr>
          <w:p w14:paraId="1C9A2124" w14:textId="60805384"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-26</w:t>
            </w:r>
          </w:p>
        </w:tc>
        <w:tc>
          <w:tcPr>
            <w:tcW w:w="1296" w:type="dxa"/>
            <w:noWrap/>
            <w:vAlign w:val="bottom"/>
          </w:tcPr>
          <w:p w14:paraId="5FF6194C" w14:textId="3610C918"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-24</w:t>
            </w:r>
          </w:p>
        </w:tc>
      </w:tr>
      <w:tr w:rsidR="00617134" w:rsidRPr="001751F9" w14:paraId="5E776194" w14:textId="77777777" w:rsidTr="00206B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40A7FDE6" w14:textId="3CFF64E7" w:rsidR="00617134" w:rsidRPr="001751F9" w:rsidRDefault="00617134" w:rsidP="00617134">
            <w:pPr>
              <w:pStyle w:val="Body"/>
            </w:pPr>
            <w:r>
              <w:t>1</w:t>
            </w:r>
          </w:p>
        </w:tc>
        <w:tc>
          <w:tcPr>
            <w:tcW w:w="1121" w:type="dxa"/>
            <w:noWrap/>
            <w:vAlign w:val="bottom"/>
            <w:hideMark/>
          </w:tcPr>
          <w:p w14:paraId="05056FE8" w14:textId="3A448756"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26</w:t>
            </w:r>
          </w:p>
        </w:tc>
        <w:tc>
          <w:tcPr>
            <w:tcW w:w="1131" w:type="dxa"/>
            <w:vAlign w:val="bottom"/>
          </w:tcPr>
          <w:p w14:paraId="3CA2C117" w14:textId="52CEA362"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28</w:t>
            </w:r>
          </w:p>
        </w:tc>
        <w:tc>
          <w:tcPr>
            <w:tcW w:w="968" w:type="dxa"/>
            <w:vAlign w:val="bottom"/>
          </w:tcPr>
          <w:p w14:paraId="07C44197" w14:textId="39D0034F"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30</w:t>
            </w:r>
          </w:p>
        </w:tc>
        <w:tc>
          <w:tcPr>
            <w:tcW w:w="1310" w:type="dxa"/>
            <w:noWrap/>
            <w:vAlign w:val="bottom"/>
          </w:tcPr>
          <w:p w14:paraId="0F14F9F4" w14:textId="2CCEBAD3"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-25</w:t>
            </w:r>
          </w:p>
        </w:tc>
        <w:tc>
          <w:tcPr>
            <w:tcW w:w="1382" w:type="dxa"/>
            <w:noWrap/>
            <w:vAlign w:val="bottom"/>
          </w:tcPr>
          <w:p w14:paraId="32C5ACAE" w14:textId="11E20061"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-23</w:t>
            </w:r>
          </w:p>
        </w:tc>
        <w:tc>
          <w:tcPr>
            <w:tcW w:w="1296" w:type="dxa"/>
            <w:noWrap/>
            <w:vAlign w:val="bottom"/>
          </w:tcPr>
          <w:p w14:paraId="647E5B09" w14:textId="263546E8"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-21</w:t>
            </w:r>
          </w:p>
        </w:tc>
      </w:tr>
      <w:tr w:rsidR="00617134" w:rsidRPr="001751F9" w14:paraId="61C67DDA" w14:textId="77777777" w:rsidTr="00206BAC">
        <w:trPr>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24E74787" w14:textId="64EDF890" w:rsidR="00617134" w:rsidRPr="001751F9" w:rsidRDefault="00617134" w:rsidP="00617134">
            <w:pPr>
              <w:pStyle w:val="Body"/>
            </w:pPr>
            <w:r>
              <w:t>2</w:t>
            </w:r>
          </w:p>
        </w:tc>
        <w:tc>
          <w:tcPr>
            <w:tcW w:w="1121" w:type="dxa"/>
            <w:noWrap/>
            <w:vAlign w:val="bottom"/>
            <w:hideMark/>
          </w:tcPr>
          <w:p w14:paraId="0BB1373F" w14:textId="518C01C0"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29</w:t>
            </w:r>
          </w:p>
        </w:tc>
        <w:tc>
          <w:tcPr>
            <w:tcW w:w="1131" w:type="dxa"/>
            <w:vAlign w:val="bottom"/>
          </w:tcPr>
          <w:p w14:paraId="28A11B78" w14:textId="4C37DF7D"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31</w:t>
            </w:r>
          </w:p>
        </w:tc>
        <w:tc>
          <w:tcPr>
            <w:tcW w:w="968" w:type="dxa"/>
            <w:vAlign w:val="bottom"/>
          </w:tcPr>
          <w:p w14:paraId="57AFDAF0" w14:textId="1F5F6A38"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33</w:t>
            </w:r>
          </w:p>
        </w:tc>
        <w:tc>
          <w:tcPr>
            <w:tcW w:w="1310" w:type="dxa"/>
            <w:noWrap/>
            <w:vAlign w:val="bottom"/>
          </w:tcPr>
          <w:p w14:paraId="106EFB50" w14:textId="186594B1"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-22</w:t>
            </w:r>
          </w:p>
        </w:tc>
        <w:tc>
          <w:tcPr>
            <w:tcW w:w="1382" w:type="dxa"/>
            <w:noWrap/>
            <w:vAlign w:val="bottom"/>
          </w:tcPr>
          <w:p w14:paraId="0CABE28A" w14:textId="0C05FEC1"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-20</w:t>
            </w:r>
          </w:p>
        </w:tc>
        <w:tc>
          <w:tcPr>
            <w:tcW w:w="1296" w:type="dxa"/>
            <w:noWrap/>
            <w:vAlign w:val="bottom"/>
          </w:tcPr>
          <w:p w14:paraId="391E7DA2" w14:textId="5D0AEB48"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-18</w:t>
            </w:r>
          </w:p>
        </w:tc>
      </w:tr>
      <w:tr w:rsidR="00617134" w:rsidRPr="001751F9" w14:paraId="263CB221" w14:textId="77777777" w:rsidTr="00206B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16D6F169" w14:textId="06F119B4" w:rsidR="00617134" w:rsidRPr="001751F9" w:rsidRDefault="00617134" w:rsidP="00617134">
            <w:pPr>
              <w:pStyle w:val="Body"/>
            </w:pPr>
            <w:r>
              <w:t>3</w:t>
            </w:r>
          </w:p>
        </w:tc>
        <w:tc>
          <w:tcPr>
            <w:tcW w:w="1121" w:type="dxa"/>
            <w:noWrap/>
            <w:vAlign w:val="bottom"/>
            <w:hideMark/>
          </w:tcPr>
          <w:p w14:paraId="227F8A9B" w14:textId="3E8566C7"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32</w:t>
            </w:r>
          </w:p>
        </w:tc>
        <w:tc>
          <w:tcPr>
            <w:tcW w:w="1131" w:type="dxa"/>
            <w:vAlign w:val="bottom"/>
          </w:tcPr>
          <w:p w14:paraId="11F51901" w14:textId="7B92E29E"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34</w:t>
            </w:r>
          </w:p>
        </w:tc>
        <w:tc>
          <w:tcPr>
            <w:tcW w:w="968" w:type="dxa"/>
            <w:vAlign w:val="bottom"/>
          </w:tcPr>
          <w:p w14:paraId="4EF7FB1F" w14:textId="7B417412"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36</w:t>
            </w:r>
          </w:p>
        </w:tc>
        <w:tc>
          <w:tcPr>
            <w:tcW w:w="1310" w:type="dxa"/>
            <w:noWrap/>
            <w:vAlign w:val="bottom"/>
          </w:tcPr>
          <w:p w14:paraId="1A69B406" w14:textId="6A73BB1F"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-19</w:t>
            </w:r>
          </w:p>
        </w:tc>
        <w:tc>
          <w:tcPr>
            <w:tcW w:w="1382" w:type="dxa"/>
            <w:noWrap/>
            <w:vAlign w:val="bottom"/>
          </w:tcPr>
          <w:p w14:paraId="642C02E6" w14:textId="74DE7EF5"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-17</w:t>
            </w:r>
          </w:p>
        </w:tc>
        <w:tc>
          <w:tcPr>
            <w:tcW w:w="1296" w:type="dxa"/>
            <w:noWrap/>
            <w:vAlign w:val="bottom"/>
          </w:tcPr>
          <w:p w14:paraId="07781EA7" w14:textId="16B97006"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-15</w:t>
            </w:r>
          </w:p>
        </w:tc>
      </w:tr>
      <w:tr w:rsidR="00617134" w:rsidRPr="001751F9" w14:paraId="5BC3CF15" w14:textId="77777777" w:rsidTr="00206BAC">
        <w:trPr>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018A5E14" w14:textId="77777777" w:rsidR="00617134" w:rsidRPr="001751F9" w:rsidRDefault="00617134" w:rsidP="00617134">
            <w:pPr>
              <w:pStyle w:val="Body"/>
            </w:pPr>
            <w:r w:rsidRPr="003C67A9">
              <w:t>4</w:t>
            </w:r>
          </w:p>
        </w:tc>
        <w:tc>
          <w:tcPr>
            <w:tcW w:w="1121" w:type="dxa"/>
            <w:noWrap/>
            <w:vAlign w:val="bottom"/>
            <w:hideMark/>
          </w:tcPr>
          <w:p w14:paraId="519C2C87" w14:textId="6776BE2F"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35</w:t>
            </w:r>
          </w:p>
        </w:tc>
        <w:tc>
          <w:tcPr>
            <w:tcW w:w="1131" w:type="dxa"/>
            <w:vAlign w:val="bottom"/>
          </w:tcPr>
          <w:p w14:paraId="6F652171" w14:textId="0E32FFA4"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37</w:t>
            </w:r>
          </w:p>
        </w:tc>
        <w:tc>
          <w:tcPr>
            <w:tcW w:w="968" w:type="dxa"/>
            <w:vAlign w:val="bottom"/>
          </w:tcPr>
          <w:p w14:paraId="3447E0AF" w14:textId="0C48DA15"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39</w:t>
            </w:r>
          </w:p>
        </w:tc>
        <w:tc>
          <w:tcPr>
            <w:tcW w:w="1310" w:type="dxa"/>
            <w:noWrap/>
            <w:vAlign w:val="bottom"/>
          </w:tcPr>
          <w:p w14:paraId="448374FD" w14:textId="630B42C3"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-16</w:t>
            </w:r>
          </w:p>
        </w:tc>
        <w:tc>
          <w:tcPr>
            <w:tcW w:w="1382" w:type="dxa"/>
            <w:noWrap/>
            <w:vAlign w:val="bottom"/>
          </w:tcPr>
          <w:p w14:paraId="022BE3F8" w14:textId="420D0F9A"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-14</w:t>
            </w:r>
          </w:p>
        </w:tc>
        <w:tc>
          <w:tcPr>
            <w:tcW w:w="1296" w:type="dxa"/>
            <w:noWrap/>
            <w:vAlign w:val="bottom"/>
          </w:tcPr>
          <w:p w14:paraId="68D558FD" w14:textId="0A1C5BD8"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-12</w:t>
            </w:r>
          </w:p>
        </w:tc>
      </w:tr>
      <w:tr w:rsidR="00617134" w:rsidRPr="001751F9" w14:paraId="51393E8E" w14:textId="77777777" w:rsidTr="00206B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01EC3C10" w14:textId="7CFC1939" w:rsidR="00617134" w:rsidRPr="001751F9" w:rsidRDefault="00617134" w:rsidP="00617134">
            <w:pPr>
              <w:pStyle w:val="Body"/>
            </w:pPr>
            <w:r>
              <w:t>5</w:t>
            </w:r>
          </w:p>
        </w:tc>
        <w:tc>
          <w:tcPr>
            <w:tcW w:w="1121" w:type="dxa"/>
            <w:noWrap/>
            <w:vAlign w:val="bottom"/>
            <w:hideMark/>
          </w:tcPr>
          <w:p w14:paraId="0BC7029D" w14:textId="5E7B78FD"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38</w:t>
            </w:r>
          </w:p>
        </w:tc>
        <w:tc>
          <w:tcPr>
            <w:tcW w:w="1131" w:type="dxa"/>
            <w:vAlign w:val="bottom"/>
          </w:tcPr>
          <w:p w14:paraId="6CBBF902" w14:textId="6497009A"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40</w:t>
            </w:r>
          </w:p>
        </w:tc>
        <w:tc>
          <w:tcPr>
            <w:tcW w:w="968" w:type="dxa"/>
            <w:vAlign w:val="bottom"/>
          </w:tcPr>
          <w:p w14:paraId="5EC8E6B6" w14:textId="42D81F7A"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42</w:t>
            </w:r>
          </w:p>
        </w:tc>
        <w:tc>
          <w:tcPr>
            <w:tcW w:w="1310" w:type="dxa"/>
            <w:noWrap/>
            <w:vAlign w:val="bottom"/>
          </w:tcPr>
          <w:p w14:paraId="5C47B719" w14:textId="6E60A2E7"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-1</w:t>
            </w:r>
            <w:r w:rsidR="003617A1">
              <w:t>3</w:t>
            </w:r>
          </w:p>
        </w:tc>
        <w:tc>
          <w:tcPr>
            <w:tcW w:w="1382" w:type="dxa"/>
            <w:noWrap/>
            <w:vAlign w:val="bottom"/>
          </w:tcPr>
          <w:p w14:paraId="464828E7" w14:textId="0C567A39" w:rsidR="00617134" w:rsidRPr="001751F9" w:rsidRDefault="003617A1" w:rsidP="00617134">
            <w:pPr>
              <w:pStyle w:val="Body"/>
              <w:cnfStyle w:val="000000100000" w:firstRow="0" w:lastRow="0" w:firstColumn="0" w:lastColumn="0" w:oddVBand="0" w:evenVBand="0" w:oddHBand="1" w:evenHBand="0" w:firstRowFirstColumn="0" w:firstRowLastColumn="0" w:lastRowFirstColumn="0" w:lastRowLastColumn="0"/>
            </w:pPr>
            <w:r>
              <w:t>-11</w:t>
            </w:r>
          </w:p>
        </w:tc>
        <w:tc>
          <w:tcPr>
            <w:tcW w:w="1296" w:type="dxa"/>
            <w:noWrap/>
            <w:vAlign w:val="bottom"/>
          </w:tcPr>
          <w:p w14:paraId="5955F232" w14:textId="6C9B8B63" w:rsidR="00617134" w:rsidRPr="001751F9" w:rsidRDefault="003617A1" w:rsidP="00617134">
            <w:pPr>
              <w:pStyle w:val="Body"/>
              <w:cnfStyle w:val="000000100000" w:firstRow="0" w:lastRow="0" w:firstColumn="0" w:lastColumn="0" w:oddVBand="0" w:evenVBand="0" w:oddHBand="1" w:evenHBand="0" w:firstRowFirstColumn="0" w:firstRowLastColumn="0" w:lastRowFirstColumn="0" w:lastRowLastColumn="0"/>
            </w:pPr>
            <w:r>
              <w:t>-9</w:t>
            </w:r>
          </w:p>
        </w:tc>
      </w:tr>
      <w:tr w:rsidR="00617134" w:rsidRPr="001751F9" w14:paraId="18D5DA3E" w14:textId="77777777" w:rsidTr="00206BAC">
        <w:trPr>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1C21B7FD" w14:textId="263F3506" w:rsidR="00617134" w:rsidRPr="001751F9" w:rsidRDefault="00617134" w:rsidP="00617134">
            <w:pPr>
              <w:pStyle w:val="Body"/>
            </w:pPr>
            <w:r>
              <w:t>6</w:t>
            </w:r>
          </w:p>
        </w:tc>
        <w:tc>
          <w:tcPr>
            <w:tcW w:w="1121" w:type="dxa"/>
            <w:noWrap/>
            <w:vAlign w:val="bottom"/>
            <w:hideMark/>
          </w:tcPr>
          <w:p w14:paraId="66B3BFED" w14:textId="3D24A88C"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41</w:t>
            </w:r>
          </w:p>
        </w:tc>
        <w:tc>
          <w:tcPr>
            <w:tcW w:w="1131" w:type="dxa"/>
            <w:vAlign w:val="bottom"/>
          </w:tcPr>
          <w:p w14:paraId="18D6C429" w14:textId="622D3990"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43</w:t>
            </w:r>
          </w:p>
        </w:tc>
        <w:tc>
          <w:tcPr>
            <w:tcW w:w="968" w:type="dxa"/>
            <w:vAlign w:val="bottom"/>
          </w:tcPr>
          <w:p w14:paraId="549C15B0" w14:textId="17DD6306" w:rsidR="00617134" w:rsidRPr="001751F9" w:rsidRDefault="00617134" w:rsidP="00617134">
            <w:pPr>
              <w:pStyle w:val="Body"/>
              <w:cnfStyle w:val="000000000000" w:firstRow="0" w:lastRow="0" w:firstColumn="0" w:lastColumn="0" w:oddVBand="0" w:evenVBand="0" w:oddHBand="0" w:evenHBand="0" w:firstRowFirstColumn="0" w:firstRowLastColumn="0" w:lastRowFirstColumn="0" w:lastRowLastColumn="0"/>
            </w:pPr>
            <w:r>
              <w:t>45</w:t>
            </w:r>
          </w:p>
        </w:tc>
        <w:tc>
          <w:tcPr>
            <w:tcW w:w="1310" w:type="dxa"/>
            <w:noWrap/>
            <w:vAlign w:val="bottom"/>
          </w:tcPr>
          <w:p w14:paraId="02F8E44C" w14:textId="61E1FBEC" w:rsidR="00617134" w:rsidRPr="001751F9" w:rsidRDefault="003617A1" w:rsidP="00617134">
            <w:pPr>
              <w:pStyle w:val="Body"/>
              <w:cnfStyle w:val="000000000000" w:firstRow="0" w:lastRow="0" w:firstColumn="0" w:lastColumn="0" w:oddVBand="0" w:evenVBand="0" w:oddHBand="0" w:evenHBand="0" w:firstRowFirstColumn="0" w:firstRowLastColumn="0" w:lastRowFirstColumn="0" w:lastRowLastColumn="0"/>
            </w:pPr>
            <w:r>
              <w:t>-10</w:t>
            </w:r>
          </w:p>
        </w:tc>
        <w:tc>
          <w:tcPr>
            <w:tcW w:w="1382" w:type="dxa"/>
            <w:noWrap/>
            <w:vAlign w:val="bottom"/>
          </w:tcPr>
          <w:p w14:paraId="215AE58B" w14:textId="358A7749" w:rsidR="00617134" w:rsidRPr="001751F9" w:rsidRDefault="003617A1" w:rsidP="00617134">
            <w:pPr>
              <w:pStyle w:val="Body"/>
              <w:cnfStyle w:val="000000000000" w:firstRow="0" w:lastRow="0" w:firstColumn="0" w:lastColumn="0" w:oddVBand="0" w:evenVBand="0" w:oddHBand="0" w:evenHBand="0" w:firstRowFirstColumn="0" w:firstRowLastColumn="0" w:lastRowFirstColumn="0" w:lastRowLastColumn="0"/>
            </w:pPr>
            <w:r>
              <w:t>-8</w:t>
            </w:r>
          </w:p>
        </w:tc>
        <w:tc>
          <w:tcPr>
            <w:tcW w:w="1296" w:type="dxa"/>
            <w:noWrap/>
            <w:vAlign w:val="bottom"/>
          </w:tcPr>
          <w:p w14:paraId="3724C63D" w14:textId="1C0EEA3D" w:rsidR="00617134" w:rsidRPr="001751F9" w:rsidRDefault="003617A1" w:rsidP="00617134">
            <w:pPr>
              <w:pStyle w:val="Body"/>
              <w:cnfStyle w:val="000000000000" w:firstRow="0" w:lastRow="0" w:firstColumn="0" w:lastColumn="0" w:oddVBand="0" w:evenVBand="0" w:oddHBand="0" w:evenHBand="0" w:firstRowFirstColumn="0" w:firstRowLastColumn="0" w:lastRowFirstColumn="0" w:lastRowLastColumn="0"/>
            </w:pPr>
            <w:r>
              <w:t>-6</w:t>
            </w:r>
          </w:p>
        </w:tc>
      </w:tr>
      <w:tr w:rsidR="00617134" w:rsidRPr="001751F9" w14:paraId="12412FA4" w14:textId="77777777" w:rsidTr="00206B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92" w:type="dxa"/>
            <w:noWrap/>
            <w:vAlign w:val="bottom"/>
            <w:hideMark/>
          </w:tcPr>
          <w:p w14:paraId="5F224C52" w14:textId="033CDAEA" w:rsidR="00617134" w:rsidRPr="001751F9" w:rsidRDefault="00617134" w:rsidP="00617134">
            <w:pPr>
              <w:pStyle w:val="Body"/>
            </w:pPr>
            <w:r>
              <w:t>7</w:t>
            </w:r>
          </w:p>
        </w:tc>
        <w:tc>
          <w:tcPr>
            <w:tcW w:w="1121" w:type="dxa"/>
            <w:noWrap/>
            <w:vAlign w:val="bottom"/>
            <w:hideMark/>
          </w:tcPr>
          <w:p w14:paraId="47FA2EC1" w14:textId="0365244A"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44</w:t>
            </w:r>
          </w:p>
        </w:tc>
        <w:tc>
          <w:tcPr>
            <w:tcW w:w="1131" w:type="dxa"/>
            <w:vAlign w:val="bottom"/>
          </w:tcPr>
          <w:p w14:paraId="63E08697" w14:textId="2B4E1164"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46</w:t>
            </w:r>
          </w:p>
        </w:tc>
        <w:tc>
          <w:tcPr>
            <w:tcW w:w="968" w:type="dxa"/>
            <w:vAlign w:val="bottom"/>
          </w:tcPr>
          <w:p w14:paraId="41D6D0C9" w14:textId="650EF9D9" w:rsidR="00617134" w:rsidRPr="001751F9" w:rsidRDefault="00617134" w:rsidP="00617134">
            <w:pPr>
              <w:pStyle w:val="Body"/>
              <w:cnfStyle w:val="000000100000" w:firstRow="0" w:lastRow="0" w:firstColumn="0" w:lastColumn="0" w:oddVBand="0" w:evenVBand="0" w:oddHBand="1" w:evenHBand="0" w:firstRowFirstColumn="0" w:firstRowLastColumn="0" w:lastRowFirstColumn="0" w:lastRowLastColumn="0"/>
            </w:pPr>
            <w:r>
              <w:t>48</w:t>
            </w:r>
          </w:p>
        </w:tc>
        <w:tc>
          <w:tcPr>
            <w:tcW w:w="1310" w:type="dxa"/>
            <w:noWrap/>
            <w:vAlign w:val="bottom"/>
          </w:tcPr>
          <w:p w14:paraId="6914978B" w14:textId="50A6F1B0" w:rsidR="00617134" w:rsidRPr="001751F9" w:rsidRDefault="003617A1" w:rsidP="00617134">
            <w:pPr>
              <w:pStyle w:val="Body"/>
              <w:cnfStyle w:val="000000100000" w:firstRow="0" w:lastRow="0" w:firstColumn="0" w:lastColumn="0" w:oddVBand="0" w:evenVBand="0" w:oddHBand="1" w:evenHBand="0" w:firstRowFirstColumn="0" w:firstRowLastColumn="0" w:lastRowFirstColumn="0" w:lastRowLastColumn="0"/>
            </w:pPr>
            <w:r>
              <w:t>-7</w:t>
            </w:r>
          </w:p>
        </w:tc>
        <w:tc>
          <w:tcPr>
            <w:tcW w:w="1382" w:type="dxa"/>
            <w:noWrap/>
            <w:vAlign w:val="bottom"/>
          </w:tcPr>
          <w:p w14:paraId="5606983F" w14:textId="2F92CD00" w:rsidR="00617134" w:rsidRPr="001751F9" w:rsidRDefault="003617A1" w:rsidP="00617134">
            <w:pPr>
              <w:pStyle w:val="Body"/>
              <w:cnfStyle w:val="000000100000" w:firstRow="0" w:lastRow="0" w:firstColumn="0" w:lastColumn="0" w:oddVBand="0" w:evenVBand="0" w:oddHBand="1" w:evenHBand="0" w:firstRowFirstColumn="0" w:firstRowLastColumn="0" w:lastRowFirstColumn="0" w:lastRowLastColumn="0"/>
            </w:pPr>
            <w:r>
              <w:t>-5</w:t>
            </w:r>
          </w:p>
        </w:tc>
        <w:tc>
          <w:tcPr>
            <w:tcW w:w="1296" w:type="dxa"/>
            <w:noWrap/>
            <w:vAlign w:val="bottom"/>
          </w:tcPr>
          <w:p w14:paraId="560B802D" w14:textId="2DCF3E3C" w:rsidR="00617134" w:rsidRPr="001751F9" w:rsidRDefault="003617A1" w:rsidP="00617134">
            <w:pPr>
              <w:pStyle w:val="Body"/>
              <w:cnfStyle w:val="000000100000" w:firstRow="0" w:lastRow="0" w:firstColumn="0" w:lastColumn="0" w:oddVBand="0" w:evenVBand="0" w:oddHBand="1" w:evenHBand="0" w:firstRowFirstColumn="0" w:firstRowLastColumn="0" w:lastRowFirstColumn="0" w:lastRowLastColumn="0"/>
            </w:pPr>
            <w:r>
              <w:t>-3</w:t>
            </w:r>
          </w:p>
        </w:tc>
      </w:tr>
    </w:tbl>
    <w:p w14:paraId="5C591924" w14:textId="77777777" w:rsidR="00206BAC" w:rsidRDefault="00206BAC" w:rsidP="00665719">
      <w:pPr>
        <w:pStyle w:val="Caption"/>
        <w:ind w:firstLine="1296"/>
        <w:jc w:val="center"/>
      </w:pPr>
      <w:bookmarkStart w:id="346" w:name="_Ref42276645"/>
      <w:r>
        <w:t xml:space="preserve">Table </w:t>
      </w:r>
      <w:r>
        <w:fldChar w:fldCharType="begin"/>
      </w:r>
      <w:r>
        <w:instrText xml:space="preserve"> SEQ Table \* ARABIC </w:instrText>
      </w:r>
      <w:r>
        <w:fldChar w:fldCharType="separate"/>
      </w:r>
      <w:r>
        <w:rPr>
          <w:noProof/>
        </w:rPr>
        <w:t>7</w:t>
      </w:r>
      <w:r>
        <w:rPr>
          <w:noProof/>
        </w:rPr>
        <w:fldChar w:fldCharType="end"/>
      </w:r>
      <w:bookmarkEnd w:id="346"/>
      <w:r>
        <w:t>: Max input RFBist power before saturating ADC</w:t>
      </w:r>
    </w:p>
    <w:p w14:paraId="6F768CD1" w14:textId="57EEEE41" w:rsidR="001753B3" w:rsidRDefault="003617A1">
      <w:pPr>
        <w:pStyle w:val="Body"/>
      </w:pPr>
      <w:r>
        <w:t xml:space="preserve">ADC clips for Vin&gt;-7dBv. </w:t>
      </w:r>
      <w:r w:rsidR="001753B3">
        <w:t xml:space="preserve">That allows power measurements for AGC 0 to </w:t>
      </w:r>
      <w:r>
        <w:t>5</w:t>
      </w:r>
      <w:r w:rsidR="001753B3">
        <w:t xml:space="preserve"> given to the </w:t>
      </w:r>
      <w:r>
        <w:t>above</w:t>
      </w:r>
      <w:r w:rsidR="001753B3">
        <w:t xml:space="preserve">. For other AGC, the RFbist power is decreased through </w:t>
      </w:r>
      <w:r w:rsidR="00E32C1D">
        <w:t>the buffer controls and PR DAC</w:t>
      </w:r>
      <w:r w:rsidR="001753B3">
        <w:t xml:space="preserve"> . All the measurement must be then relative to the initial measurement (SSB power maximum</w:t>
      </w:r>
      <w:r w:rsidR="00E32C1D">
        <w:t xml:space="preserve"> measured after the ADC</w:t>
      </w:r>
      <w:r w:rsidR="001753B3">
        <w:t>) to keep the accuracy.</w:t>
      </w:r>
    </w:p>
    <w:p w14:paraId="32052570" w14:textId="4EC9CFC9" w:rsidR="001753B3" w:rsidRDefault="001753B3">
      <w:pPr>
        <w:pStyle w:val="Body"/>
      </w:pPr>
      <w:r>
        <w:t xml:space="preserve">To be able to check the full AGC we need  at least </w:t>
      </w:r>
      <w:r w:rsidR="00A65E07">
        <w:t>7</w:t>
      </w:r>
      <w:r>
        <w:t>dB of dynamic (target 20dB</w:t>
      </w:r>
      <w:r w:rsidR="00E32C1D">
        <w:t>)</w:t>
      </w:r>
    </w:p>
    <w:p w14:paraId="2EE26AA5" w14:textId="3D134627" w:rsidR="00206BAC" w:rsidRDefault="001753B3">
      <w:pPr>
        <w:pStyle w:val="Body"/>
      </w:pPr>
      <w:r>
        <w:t>The steps and dynamic are built from the buffers/PR current controls. Fine tuning can be done with digital cos/sin control.</w:t>
      </w:r>
    </w:p>
    <w:p w14:paraId="5D35FC9D" w14:textId="27770E7A" w:rsidR="001753B3" w:rsidRDefault="001753B3">
      <w:pPr>
        <w:pStyle w:val="Body"/>
      </w:pPr>
    </w:p>
    <w:p w14:paraId="7B28F809" w14:textId="77777777" w:rsidR="001753B3" w:rsidRPr="00494A5B" w:rsidRDefault="001753B3">
      <w:pPr>
        <w:pStyle w:val="Heading3"/>
      </w:pPr>
      <w:r w:rsidDel="00F03D3C">
        <w:t xml:space="preserve"> </w:t>
      </w:r>
      <w:bookmarkStart w:id="347" w:name="_Toc49245178"/>
      <w:r>
        <w:t xml:space="preserve">BB </w:t>
      </w:r>
      <w:r w:rsidRPr="00494A5B">
        <w:t>Lineup:</w:t>
      </w:r>
      <w:bookmarkEnd w:id="347"/>
    </w:p>
    <w:p w14:paraId="6DC06BC6" w14:textId="77777777" w:rsidR="001753B3" w:rsidRDefault="001753B3">
      <w:pPr>
        <w:pStyle w:val="Body"/>
      </w:pPr>
    </w:p>
    <w:p w14:paraId="09F38A89" w14:textId="77777777" w:rsidR="001753B3" w:rsidRDefault="001753B3">
      <w:pPr>
        <w:pStyle w:val="Body"/>
      </w:pPr>
      <w:r>
        <w:t>The DDS should provide a signal to measure the full range of the ADC by using the VGA</w:t>
      </w:r>
    </w:p>
    <w:p w14:paraId="5F166A22" w14:textId="77777777" w:rsidR="001753B3" w:rsidRDefault="001753B3">
      <w:pPr>
        <w:pStyle w:val="Body"/>
        <w:numPr>
          <w:ilvl w:val="0"/>
          <w:numId w:val="26"/>
        </w:numPr>
      </w:pPr>
      <w:r>
        <w:t>The DDS should provide a signal that doesn’t saturate the VGA’s with the maximum gain</w:t>
      </w:r>
    </w:p>
    <w:p w14:paraId="79F27550" w14:textId="77777777" w:rsidR="001753B3" w:rsidRDefault="001753B3">
      <w:pPr>
        <w:pStyle w:val="Body"/>
        <w:numPr>
          <w:ilvl w:val="0"/>
          <w:numId w:val="26"/>
        </w:numPr>
      </w:pPr>
      <w:r>
        <w:t>The DDS should generate signals to test the saturation detectors of vga1 and vga2</w:t>
      </w:r>
    </w:p>
    <w:p w14:paraId="658B6B88" w14:textId="77777777" w:rsidR="001753B3" w:rsidRDefault="001753B3">
      <w:pPr>
        <w:pStyle w:val="Body"/>
        <w:numPr>
          <w:ilvl w:val="0"/>
          <w:numId w:val="26"/>
        </w:numPr>
      </w:pPr>
      <w:r>
        <w:t>the step is controllable to allow measurement of sat detectors (vgas,ADC)</w:t>
      </w:r>
    </w:p>
    <w:p w14:paraId="30A928C8" w14:textId="77777777" w:rsidR="001753B3" w:rsidRDefault="001753B3">
      <w:pPr>
        <w:pStyle w:val="Body"/>
        <w:numPr>
          <w:ilvl w:val="0"/>
          <w:numId w:val="26"/>
        </w:numPr>
      </w:pPr>
      <w:r>
        <w:t xml:space="preserve">BB signals allow to measure gains and linearity. For this purpose the BB buffer should provide a signal that saturate VGA1, but also a signal in the linear zone for max gain. These two conditions determines the range of the baseband bist signal power at the input of each Rx. </w:t>
      </w:r>
    </w:p>
    <w:p w14:paraId="648E5B78" w14:textId="77777777" w:rsidR="001753B3" w:rsidRDefault="001753B3">
      <w:pPr>
        <w:pStyle w:val="Body"/>
        <w:numPr>
          <w:ilvl w:val="0"/>
          <w:numId w:val="26"/>
        </w:numPr>
      </w:pPr>
      <w:r>
        <w:t>VGA saturates around -6dBv. With maximum gain for VGA1 of 20dB. The Bist input level must be around -6-20+3=-23dBv (3dB of margin).</w:t>
      </w:r>
    </w:p>
    <w:p w14:paraId="4457EA21" w14:textId="77777777" w:rsidR="001753B3" w:rsidRDefault="001753B3">
      <w:pPr>
        <w:pStyle w:val="Body"/>
        <w:numPr>
          <w:ilvl w:val="0"/>
          <w:numId w:val="26"/>
        </w:numPr>
      </w:pPr>
      <w:r>
        <w:t>On the other hand, for Rx-IF max gain (40dB) the output should be below ADC clipping level of -7.5dBv (0.6Vdp). Also IMD measurement must be done at least 10dB below Saturation of VGA2=-6dBv. This gives a lower requirement for BB-bist of -56dBv.</w:t>
      </w:r>
    </w:p>
    <w:p w14:paraId="5B012471" w14:textId="2D62DCA5" w:rsidR="00C95239" w:rsidRDefault="00C95239">
      <w:pPr>
        <w:pStyle w:val="Body"/>
        <w:numPr>
          <w:ilvl w:val="0"/>
          <w:numId w:val="26"/>
        </w:numPr>
      </w:pPr>
      <w:r>
        <w:t>All ADC measurements in full scale will be done through Rx analog with IF limitations of Rx (linearity/noise)</w:t>
      </w:r>
    </w:p>
    <w:p w14:paraId="39354AB8" w14:textId="77777777" w:rsidR="001753B3" w:rsidRDefault="001753B3">
      <w:pPr>
        <w:pStyle w:val="Body"/>
        <w:numPr>
          <w:ilvl w:val="0"/>
          <w:numId w:val="26"/>
        </w:numPr>
      </w:pPr>
      <w:r>
        <w:t xml:space="preserve">Steps can be fine tuned by the DDS and also by the attenuator/amplification (see </w:t>
      </w:r>
      <w:r>
        <w:fldChar w:fldCharType="begin"/>
      </w:r>
      <w:r>
        <w:instrText xml:space="preserve"> REF _Ref38958732 \h </w:instrText>
      </w:r>
      <w:r>
        <w:fldChar w:fldCharType="separate"/>
      </w:r>
      <w:r>
        <w:t xml:space="preserve">Figure </w:t>
      </w:r>
      <w:r>
        <w:rPr>
          <w:noProof/>
        </w:rPr>
        <w:t>8</w:t>
      </w:r>
      <w:r>
        <w:fldChar w:fldCharType="end"/>
      </w:r>
      <w:r>
        <w:t>)</w:t>
      </w:r>
    </w:p>
    <w:p w14:paraId="4C803941" w14:textId="77777777" w:rsidR="001753B3" w:rsidRDefault="001753B3">
      <w:pPr>
        <w:pStyle w:val="Body"/>
      </w:pPr>
    </w:p>
    <w:p w14:paraId="6E21463B" w14:textId="77D9691C" w:rsidR="001753B3" w:rsidRPr="008D06BE" w:rsidRDefault="001753B3">
      <w:pPr>
        <w:pStyle w:val="Heading3"/>
      </w:pPr>
      <w:bookmarkStart w:id="348" w:name="_Toc49245179"/>
      <w:r>
        <w:t>BB Linearity constraint</w:t>
      </w:r>
      <w:bookmarkEnd w:id="348"/>
    </w:p>
    <w:p w14:paraId="0D903A8D" w14:textId="77777777" w:rsidR="001753B3" w:rsidRDefault="001753B3">
      <w:pPr>
        <w:pStyle w:val="Body"/>
        <w:numPr>
          <w:ilvl w:val="0"/>
          <w:numId w:val="28"/>
        </w:numPr>
      </w:pPr>
      <w:r w:rsidRPr="003C67A9">
        <w:t xml:space="preserve">ADC SFDR spec are 70dBc (for signal &gt;-30dBFs=-37dBv). With the range fixed before we can measure SFDR at -37dBv. </w:t>
      </w:r>
    </w:p>
    <w:p w14:paraId="7122E319" w14:textId="77777777" w:rsidR="001753B3" w:rsidRDefault="001753B3">
      <w:pPr>
        <w:pStyle w:val="Body"/>
        <w:numPr>
          <w:ilvl w:val="0"/>
          <w:numId w:val="28"/>
        </w:numPr>
      </w:pPr>
      <w:r w:rsidRPr="003C67A9">
        <w:t>However ADC SFDR at full scale cannot be done through Rx VGA amplification since this later creates harmonics above 70dBc</w:t>
      </w:r>
    </w:p>
    <w:p w14:paraId="626F38E8" w14:textId="77777777" w:rsidR="001753B3" w:rsidRDefault="001753B3">
      <w:pPr>
        <w:pStyle w:val="Body"/>
        <w:numPr>
          <w:ilvl w:val="0"/>
          <w:numId w:val="28"/>
        </w:numPr>
      </w:pPr>
      <w:r w:rsidRPr="003C67A9">
        <w:t>To measure SFDR at full scale, BB-bist upper range must be extended to -5dBv with SFDR requirement s&gt;70dBc. This seems to us hard requirement to achieve. Buffer linearity at this high voltage will limit the SFDR as for Rx VGAs</w:t>
      </w:r>
      <w:r>
        <w:t xml:space="preserve"> so the target of SFDR is guaranteed only up to -20dBv out</w:t>
      </w:r>
    </w:p>
    <w:p w14:paraId="5FE6FBD0" w14:textId="77777777" w:rsidR="001753B3" w:rsidRDefault="001753B3">
      <w:pPr>
        <w:pStyle w:val="Body"/>
        <w:numPr>
          <w:ilvl w:val="0"/>
          <w:numId w:val="28"/>
        </w:numPr>
      </w:pPr>
      <w:r>
        <w:t>The system can generate a 2 tones to check the Continental and RX-RS linearity requirement which are:</w:t>
      </w:r>
    </w:p>
    <w:p w14:paraId="3B574B1B" w14:textId="77777777" w:rsidR="001753B3" w:rsidRDefault="001753B3">
      <w:pPr>
        <w:pStyle w:val="Body"/>
        <w:numPr>
          <w:ilvl w:val="0"/>
          <w:numId w:val="43"/>
        </w:numPr>
      </w:pPr>
      <w:r>
        <w:t>IIP2&gt;44-CG (CG=40dB max) , 5fhp&lt;f1,f2&lt;flp f1,f2=-56dBm RF =&gt;OIP2=34dBVp</w:t>
      </w:r>
    </w:p>
    <w:p w14:paraId="1EE91DE8" w14:textId="77777777" w:rsidR="001753B3" w:rsidRDefault="001753B3">
      <w:pPr>
        <w:pStyle w:val="Body"/>
        <w:numPr>
          <w:ilvl w:val="0"/>
          <w:numId w:val="43"/>
        </w:numPr>
      </w:pPr>
      <w:r>
        <w:t>IIP3&gt;14-CG (CG=40dB max) , 5fhp&lt;f1,f2&lt;flp f1,f2=-56dBm RF =&gt;OIP3=4dBVp</w:t>
      </w:r>
    </w:p>
    <w:p w14:paraId="702D119D" w14:textId="77777777" w:rsidR="001753B3" w:rsidRDefault="001753B3">
      <w:pPr>
        <w:pStyle w:val="Body"/>
        <w:numPr>
          <w:ilvl w:val="0"/>
          <w:numId w:val="43"/>
        </w:numPr>
      </w:pPr>
      <w:r>
        <w:t>3 tones . Considering F1 for baseband is not a contributor because it is low frequency and filtered. Notice that F1 can create IMD due to mixer but it is not supported in the bist</w:t>
      </w:r>
    </w:p>
    <w:tbl>
      <w:tblPr>
        <w:tblW w:w="74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700"/>
        <w:gridCol w:w="1260"/>
      </w:tblGrid>
      <w:tr w:rsidR="001753B3" w14:paraId="3B43AEFF" w14:textId="77777777" w:rsidTr="00665719">
        <w:tc>
          <w:tcPr>
            <w:tcW w:w="3505" w:type="dxa"/>
          </w:tcPr>
          <w:p w14:paraId="0C09A70E" w14:textId="77777777" w:rsidR="001753B3" w:rsidRDefault="001753B3">
            <w:pPr>
              <w:pStyle w:val="Body"/>
            </w:pPr>
            <w:r>
              <w:t>F2(80KHz,2.6MHz),</w:t>
            </w:r>
          </w:p>
        </w:tc>
        <w:tc>
          <w:tcPr>
            <w:tcW w:w="2700" w:type="dxa"/>
          </w:tcPr>
          <w:p w14:paraId="695A70AB" w14:textId="77777777" w:rsidR="001753B3" w:rsidRDefault="001753B3">
            <w:pPr>
              <w:pStyle w:val="Body"/>
            </w:pPr>
            <w:r>
              <w:t>F3</w:t>
            </w:r>
          </w:p>
        </w:tc>
        <w:tc>
          <w:tcPr>
            <w:tcW w:w="1260" w:type="dxa"/>
          </w:tcPr>
          <w:p w14:paraId="4DA12CE2" w14:textId="77777777" w:rsidR="001753B3" w:rsidRDefault="001753B3">
            <w:pPr>
              <w:pStyle w:val="Body"/>
            </w:pPr>
            <w:r>
              <w:t>Spurs (relative to F1,F2)</w:t>
            </w:r>
          </w:p>
        </w:tc>
      </w:tr>
      <w:tr w:rsidR="001753B3" w14:paraId="1928A71A" w14:textId="77777777" w:rsidTr="00665719">
        <w:tc>
          <w:tcPr>
            <w:tcW w:w="3505" w:type="dxa"/>
          </w:tcPr>
          <w:p w14:paraId="2E9D3EC2" w14:textId="77777777" w:rsidR="001753B3" w:rsidRDefault="001753B3">
            <w:pPr>
              <w:pStyle w:val="Body"/>
            </w:pPr>
            <w:r>
              <w:t>0.4fhp-36dBm RF</w:t>
            </w:r>
          </w:p>
        </w:tc>
        <w:tc>
          <w:tcPr>
            <w:tcW w:w="2700" w:type="dxa"/>
          </w:tcPr>
          <w:p w14:paraId="617D7550" w14:textId="77777777" w:rsidR="001753B3" w:rsidRDefault="001753B3">
            <w:pPr>
              <w:pStyle w:val="Body"/>
            </w:pPr>
            <w:r>
              <w:t>0.5fhp(100KHz,3.2MHz),, -36dBm RF</w:t>
            </w:r>
          </w:p>
        </w:tc>
        <w:tc>
          <w:tcPr>
            <w:tcW w:w="1260" w:type="dxa"/>
          </w:tcPr>
          <w:p w14:paraId="250A59ED" w14:textId="77777777" w:rsidR="001753B3" w:rsidRDefault="001753B3">
            <w:pPr>
              <w:pStyle w:val="Body"/>
            </w:pPr>
            <w:r>
              <w:t>&gt;40dBc</w:t>
            </w:r>
          </w:p>
        </w:tc>
      </w:tr>
      <w:tr w:rsidR="001753B3" w14:paraId="49480855" w14:textId="77777777" w:rsidTr="00665719">
        <w:tc>
          <w:tcPr>
            <w:tcW w:w="3505" w:type="dxa"/>
          </w:tcPr>
          <w:p w14:paraId="479F474B" w14:textId="77777777" w:rsidR="001753B3" w:rsidRDefault="001753B3">
            <w:pPr>
              <w:pStyle w:val="Body"/>
            </w:pPr>
            <w:r>
              <w:t>0.4fhp(80KHz,2.6MHz), -46dBm RF</w:t>
            </w:r>
          </w:p>
        </w:tc>
        <w:tc>
          <w:tcPr>
            <w:tcW w:w="2700" w:type="dxa"/>
          </w:tcPr>
          <w:p w14:paraId="447EE096" w14:textId="77777777" w:rsidR="001753B3" w:rsidRDefault="001753B3">
            <w:pPr>
              <w:pStyle w:val="Body"/>
            </w:pPr>
            <w:r>
              <w:t>0.5fhp(100KHz,3.2MHz),, -46dBm RF</w:t>
            </w:r>
          </w:p>
        </w:tc>
        <w:tc>
          <w:tcPr>
            <w:tcW w:w="1260" w:type="dxa"/>
          </w:tcPr>
          <w:p w14:paraId="527ABA40" w14:textId="77777777" w:rsidR="001753B3" w:rsidRDefault="001753B3">
            <w:pPr>
              <w:pStyle w:val="Body"/>
            </w:pPr>
            <w:r>
              <w:t>&gt;50dBc</w:t>
            </w:r>
          </w:p>
        </w:tc>
      </w:tr>
      <w:tr w:rsidR="001753B3" w14:paraId="53BAD940" w14:textId="77777777" w:rsidTr="00665719">
        <w:tc>
          <w:tcPr>
            <w:tcW w:w="3505" w:type="dxa"/>
          </w:tcPr>
          <w:p w14:paraId="6B7491F9" w14:textId="77777777" w:rsidR="001753B3" w:rsidRDefault="001753B3">
            <w:pPr>
              <w:pStyle w:val="Body"/>
            </w:pPr>
            <w:r>
              <w:t>4fhp(800KHz,25MHz) -66dBm RF (-76dBVp vga1 input)</w:t>
            </w:r>
          </w:p>
        </w:tc>
        <w:tc>
          <w:tcPr>
            <w:tcW w:w="2700" w:type="dxa"/>
          </w:tcPr>
          <w:p w14:paraId="7210E947" w14:textId="77777777" w:rsidR="001753B3" w:rsidRDefault="001753B3">
            <w:pPr>
              <w:pStyle w:val="Body"/>
            </w:pPr>
            <w:r>
              <w:t>4.4fhp(880KHz,28MHz), -66dBm RF</w:t>
            </w:r>
          </w:p>
        </w:tc>
        <w:tc>
          <w:tcPr>
            <w:tcW w:w="1260" w:type="dxa"/>
          </w:tcPr>
          <w:p w14:paraId="0DD23152" w14:textId="77777777" w:rsidR="001753B3" w:rsidRDefault="001753B3">
            <w:pPr>
              <w:pStyle w:val="Body"/>
            </w:pPr>
            <w:r>
              <w:t>&gt;55dBc</w:t>
            </w:r>
          </w:p>
        </w:tc>
      </w:tr>
      <w:tr w:rsidR="001753B3" w14:paraId="1B5D0E04" w14:textId="77777777" w:rsidTr="00665719">
        <w:tc>
          <w:tcPr>
            <w:tcW w:w="3505" w:type="dxa"/>
          </w:tcPr>
          <w:p w14:paraId="422D4A83" w14:textId="77777777" w:rsidR="001753B3" w:rsidRDefault="001753B3">
            <w:pPr>
              <w:pStyle w:val="Body"/>
            </w:pPr>
            <w:r>
              <w:t>4fhp(800KHz,25MHz), -70dBm RF (-80dBVp vga1 input)</w:t>
            </w:r>
          </w:p>
        </w:tc>
        <w:tc>
          <w:tcPr>
            <w:tcW w:w="2700" w:type="dxa"/>
          </w:tcPr>
          <w:p w14:paraId="5E904A65" w14:textId="77777777" w:rsidR="001753B3" w:rsidRDefault="001753B3">
            <w:pPr>
              <w:pStyle w:val="Body"/>
            </w:pPr>
            <w:r>
              <w:t>4.4fhp(880KHz,28MHz),, -70dBm RF</w:t>
            </w:r>
          </w:p>
        </w:tc>
        <w:tc>
          <w:tcPr>
            <w:tcW w:w="1260" w:type="dxa"/>
          </w:tcPr>
          <w:p w14:paraId="6082F77B" w14:textId="77777777" w:rsidR="001753B3" w:rsidRDefault="001753B3">
            <w:pPr>
              <w:pStyle w:val="Body"/>
            </w:pPr>
            <w:r>
              <w:t>&gt;60dBc</w:t>
            </w:r>
          </w:p>
        </w:tc>
      </w:tr>
    </w:tbl>
    <w:p w14:paraId="5BEF6B3F" w14:textId="77777777" w:rsidR="001753B3" w:rsidRDefault="001753B3">
      <w:pPr>
        <w:pStyle w:val="Body"/>
      </w:pPr>
    </w:p>
    <w:p w14:paraId="0AF227C8" w14:textId="4350F696" w:rsidR="001753B3" w:rsidRDefault="001753B3">
      <w:pPr>
        <w:pStyle w:val="Body"/>
      </w:pPr>
      <w:r>
        <w:t>Consequence on switches linearity</w:t>
      </w:r>
      <w:r w:rsidR="00E32C1D">
        <w:t xml:space="preserve"> (in the RX)</w:t>
      </w:r>
      <w:r>
        <w:t xml:space="preserve"> :</w:t>
      </w:r>
    </w:p>
    <w:p w14:paraId="06ECD99C" w14:textId="77777777" w:rsidR="001753B3" w:rsidRDefault="001753B3" w:rsidP="001753B3">
      <w:pPr>
        <w:rPr>
          <w:u w:val="single"/>
        </w:rPr>
      </w:pPr>
    </w:p>
    <w:p w14:paraId="4764E0C1" w14:textId="77777777" w:rsidR="001753B3" w:rsidRPr="001E2A28" w:rsidRDefault="001753B3">
      <w:pPr>
        <w:pStyle w:val="Body"/>
      </w:pPr>
      <w:r w:rsidRPr="001E2A28">
        <w:t>Spec for sw4, sw5, sw6:</w:t>
      </w:r>
      <w:r>
        <w:t xml:space="preserve">            OIP3 &gt;23.5 dBVp;   OIP2&gt;53.5 dBVp</w:t>
      </w:r>
    </w:p>
    <w:p w14:paraId="040F36F7" w14:textId="77777777" w:rsidR="001753B3" w:rsidRPr="001E2A28" w:rsidRDefault="001753B3">
      <w:pPr>
        <w:pStyle w:val="Body"/>
      </w:pPr>
    </w:p>
    <w:p w14:paraId="56BC55F4" w14:textId="77777777" w:rsidR="001753B3" w:rsidRDefault="001753B3">
      <w:pPr>
        <w:pStyle w:val="Body"/>
      </w:pPr>
      <w:r w:rsidRPr="001E2A28">
        <w:t>Spec for sw3a:</w:t>
      </w:r>
      <w:r>
        <w:t xml:space="preserve">                              OIP3 &gt;3.5 dBVp;   OIP2&gt;33.5 dBVp</w:t>
      </w:r>
    </w:p>
    <w:p w14:paraId="123A62A3" w14:textId="143EFA0D" w:rsidR="001753B3" w:rsidRDefault="007327D0">
      <w:pPr>
        <w:pStyle w:val="Body"/>
      </w:pPr>
      <w:r>
        <w:t>Spec for sw2:</w:t>
      </w:r>
      <w:r>
        <w:tab/>
      </w:r>
      <w:r>
        <w:tab/>
      </w:r>
      <w:r>
        <w:tab/>
        <w:t xml:space="preserve">  OIP3 &gt; 9dBVp;</w:t>
      </w:r>
      <w:r>
        <w:tab/>
        <w:t>OIP2&gt; 44dBvp</w:t>
      </w:r>
      <w:r>
        <w:tab/>
      </w:r>
    </w:p>
    <w:p w14:paraId="64E6B764" w14:textId="77777777" w:rsidR="001753B3" w:rsidRDefault="001753B3">
      <w:pPr>
        <w:pStyle w:val="Body"/>
      </w:pPr>
      <w:r w:rsidRPr="001E2A28">
        <w:t>Spec for sw1 and BB source:</w:t>
      </w:r>
      <w:r>
        <w:t xml:space="preserve">    OIP3 &gt;-16.5 dBVp;   OIP2&gt;13.5 dBVp</w:t>
      </w:r>
    </w:p>
    <w:p w14:paraId="3A477BD4" w14:textId="2572FFED" w:rsidR="007327D0" w:rsidRPr="008D06BE" w:rsidRDefault="007327D0">
      <w:pPr>
        <w:pStyle w:val="Heading3"/>
      </w:pPr>
      <w:bookmarkStart w:id="349" w:name="_Toc49245180"/>
      <w:r>
        <w:t>BB Noise constraint</w:t>
      </w:r>
      <w:bookmarkEnd w:id="349"/>
    </w:p>
    <w:p w14:paraId="6366472F" w14:textId="77777777" w:rsidR="007327D0" w:rsidRDefault="007327D0">
      <w:pPr>
        <w:pStyle w:val="Body"/>
      </w:pPr>
    </w:p>
    <w:p w14:paraId="65C5C7BD" w14:textId="77777777" w:rsidR="007327D0" w:rsidRDefault="007327D0">
      <w:pPr>
        <w:pStyle w:val="Body"/>
      </w:pPr>
      <w:r>
        <w:t>Rx SNR measurement is done with an On/Of measurement (see chapter 8.2). Thus, there is no direct requirement on baseband noise generation.</w:t>
      </w:r>
    </w:p>
    <w:p w14:paraId="6F8C8C8D" w14:textId="77777777" w:rsidR="007327D0" w:rsidRDefault="007327D0">
      <w:pPr>
        <w:pStyle w:val="Body"/>
      </w:pPr>
      <w:r>
        <w:t xml:space="preserve">However, all Rx and ADC linearity measurements needs to be able to measure low level of IMDs with a limited time duration of the signal. This means that at ADC level the noise with a limited number of samples must be below the linearity to measure. </w:t>
      </w:r>
    </w:p>
    <w:p w14:paraId="4200CCFF" w14:textId="77777777" w:rsidR="00665719" w:rsidRDefault="00665719" w:rsidP="001F1C32">
      <w:pPr>
        <w:pStyle w:val="Body"/>
        <w:rPr>
          <w:ins w:id="350" w:author="Ayoub Rifai" w:date="2021-03-23T11:24:00Z"/>
        </w:rPr>
      </w:pPr>
    </w:p>
    <w:p w14:paraId="7DF8F6D4" w14:textId="2B0E51B0" w:rsidR="007327D0" w:rsidRPr="00665719" w:rsidRDefault="00665719" w:rsidP="001F1C32">
      <w:pPr>
        <w:pStyle w:val="Body"/>
        <w:rPr>
          <w:u w:val="single"/>
          <w:lang w:val="fr-FR"/>
          <w:rPrChange w:id="351" w:author="Ayoub Rifai" w:date="2021-03-23T11:24:00Z">
            <w:rPr/>
          </w:rPrChange>
        </w:rPr>
      </w:pPr>
      <w:ins w:id="352" w:author="Ayoub Rifai" w:date="2021-03-23T11:24:00Z">
        <w:r w:rsidRPr="00665719">
          <w:rPr>
            <w:u w:val="single"/>
            <w:lang w:val="fr-FR"/>
            <w:rPrChange w:id="353" w:author="Ayoub Rifai" w:date="2021-03-23T11:24:00Z">
              <w:rPr/>
            </w:rPrChange>
          </w:rPr>
          <w:t>ADC SFDR measurement: noise sp</w:t>
        </w:r>
        <w:r w:rsidRPr="00665719">
          <w:rPr>
            <w:u w:val="single"/>
            <w:lang w:val="fr-FR"/>
            <w:rPrChange w:id="354" w:author="Ayoub Rifai" w:date="2021-03-23T11:24:00Z">
              <w:rPr>
                <w:lang w:val="fr-FR"/>
              </w:rPr>
            </w:rPrChange>
          </w:rPr>
          <w:t>ec</w:t>
        </w:r>
      </w:ins>
      <w:r w:rsidR="007327D0" w:rsidRPr="00665719">
        <w:rPr>
          <w:lang w:val="fr-FR"/>
          <w:rPrChange w:id="355" w:author="Ayoub Rifai" w:date="2021-03-23T11:24:00Z">
            <w:rPr/>
          </w:rPrChange>
        </w:rPr>
        <w:tab/>
      </w:r>
    </w:p>
    <w:p w14:paraId="53221BB9" w14:textId="5F1E0F68" w:rsidR="007327D0" w:rsidRDefault="007327D0">
      <w:pPr>
        <w:pStyle w:val="Body"/>
      </w:pPr>
      <w:r>
        <w:t>In order to measure simultaneously 4 Rx and do their fft, maximum number of sample possible is 512 per Rx channel. In the o</w:t>
      </w:r>
      <w:r w:rsidR="007B5CD8">
        <w:t>th</w:t>
      </w:r>
      <w:r>
        <w:t>er hand, the hardest linearity measurement possible with the BIST is ADC linearity measurement. This measurement uses 1 tone at -20dBv and H3 must be observed at levels as low as -96dBv as shown by the figure</w:t>
      </w:r>
      <w:ins w:id="356" w:author="Ayoub Rifai" w:date="2021-03-23T11:24:00Z">
        <w:r w:rsidR="00665719">
          <w:t xml:space="preserve"> </w:t>
        </w:r>
      </w:ins>
      <w:del w:id="357" w:author="Ayoub Rifai" w:date="2021-03-23T11:24:00Z">
        <w:r w:rsidDel="00665719">
          <w:delText xml:space="preserve"> </w:delText>
        </w:r>
        <w:r w:rsidR="00913457" w:rsidDel="00665719">
          <w:delText>par</w:delText>
        </w:r>
      </w:del>
      <w:r>
        <w:t xml:space="preserve">below. </w:t>
      </w:r>
    </w:p>
    <w:p w14:paraId="5E8E7A06" w14:textId="77777777" w:rsidR="007327D0" w:rsidRDefault="007327D0">
      <w:pPr>
        <w:pStyle w:val="Body"/>
      </w:pPr>
      <w:r>
        <w:rPr>
          <w:noProof/>
        </w:rPr>
        <w:drawing>
          <wp:anchor distT="0" distB="0" distL="114300" distR="114300" simplePos="0" relativeHeight="251687424" behindDoc="0" locked="0" layoutInCell="1" allowOverlap="1" wp14:anchorId="28C2A3E8" wp14:editId="6A58476F">
            <wp:simplePos x="0" y="0"/>
            <wp:positionH relativeFrom="column">
              <wp:posOffset>689321</wp:posOffset>
            </wp:positionH>
            <wp:positionV relativeFrom="paragraph">
              <wp:posOffset>205872</wp:posOffset>
            </wp:positionV>
            <wp:extent cx="2665730" cy="234823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65730" cy="2348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472" behindDoc="0" locked="0" layoutInCell="1" allowOverlap="1" wp14:anchorId="5CE3D8F7" wp14:editId="57B96356">
                <wp:simplePos x="0" y="0"/>
                <wp:positionH relativeFrom="column">
                  <wp:posOffset>-11059</wp:posOffset>
                </wp:positionH>
                <wp:positionV relativeFrom="paragraph">
                  <wp:posOffset>2554374</wp:posOffset>
                </wp:positionV>
                <wp:extent cx="3983355" cy="635"/>
                <wp:effectExtent l="0" t="0" r="0" b="6350"/>
                <wp:wrapTopAndBottom/>
                <wp:docPr id="79" name="Text Box 79"/>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2E3575F0" w14:textId="2C391172" w:rsidR="00FF2D65" w:rsidRPr="009F2C90" w:rsidRDefault="00FF2D65" w:rsidP="007327D0">
                            <w:pPr>
                              <w:pStyle w:val="Caption"/>
                              <w:jc w:val="right"/>
                              <w:rPr>
                                <w:noProof/>
                              </w:rPr>
                            </w:pPr>
                            <w:r>
                              <w:t xml:space="preserve">Figure </w:t>
                            </w:r>
                            <w:r>
                              <w:fldChar w:fldCharType="begin"/>
                            </w:r>
                            <w:r>
                              <w:instrText xml:space="preserve"> SEQ Figure \* ARABIC </w:instrText>
                            </w:r>
                            <w:r>
                              <w:fldChar w:fldCharType="separate"/>
                            </w:r>
                            <w:r>
                              <w:rPr>
                                <w:noProof/>
                              </w:rPr>
                              <w:t>12</w:t>
                            </w:r>
                            <w:r>
                              <w:fldChar w:fldCharType="end"/>
                            </w:r>
                            <w:r>
                              <w:t>: Noise consideration to observe linearity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E3D8F7" id="Text Box 79" o:spid="_x0000_s1028" type="#_x0000_t202" style="position:absolute;margin-left:-.85pt;margin-top:201.15pt;width:313.65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" stroked="f">
                <v:textbox style="mso-fit-shape-to-text:t" inset="0,0,0,0">
                  <w:txbxContent>
                    <w:p w14:paraId="2E3575F0" w14:textId="2C391172" w:rsidR="00FF2D65" w:rsidRPr="009F2C90" w:rsidRDefault="00FF2D65" w:rsidP="007327D0">
                      <w:pPr>
                        <w:pStyle w:val="Caption"/>
                        <w:jc w:val="right"/>
                        <w:rPr>
                          <w:noProof/>
                        </w:rPr>
                      </w:pPr>
                      <w:r>
                        <w:t xml:space="preserve">Figure </w:t>
                      </w:r>
                      <w:r>
                        <w:fldChar w:fldCharType="begin"/>
                      </w:r>
                      <w:r>
                        <w:instrText xml:space="preserve"> SEQ Figure \* ARABIC </w:instrText>
                      </w:r>
                      <w:r>
                        <w:fldChar w:fldCharType="separate"/>
                      </w:r>
                      <w:r>
                        <w:rPr>
                          <w:noProof/>
                        </w:rPr>
                        <w:t>12</w:t>
                      </w:r>
                      <w:r>
                        <w:fldChar w:fldCharType="end"/>
                      </w:r>
                      <w:r>
                        <w:t>: Noise consideration to observe linearity measurement</w:t>
                      </w:r>
                    </w:p>
                  </w:txbxContent>
                </v:textbox>
                <w10:wrap type="topAndBottom"/>
              </v:shape>
            </w:pict>
          </mc:Fallback>
        </mc:AlternateContent>
      </w:r>
    </w:p>
    <w:p w14:paraId="1AEC0EA6" w14:textId="77777777" w:rsidR="007327D0" w:rsidRDefault="007327D0">
      <w:pPr>
        <w:pStyle w:val="Body"/>
      </w:pPr>
    </w:p>
    <w:p w14:paraId="6CFAC14E" w14:textId="77777777" w:rsidR="007327D0" w:rsidRDefault="007327D0">
      <w:pPr>
        <w:pStyle w:val="Body"/>
      </w:pPr>
      <w:r>
        <w:t xml:space="preserve">Having noise at least 10dB below H3 spec gives: </w:t>
      </w:r>
    </w:p>
    <w:p w14:paraId="6AD6C6B8" w14:textId="77777777" w:rsidR="007327D0" w:rsidRDefault="007327D0">
      <w:pPr>
        <w:pStyle w:val="Body"/>
      </w:pPr>
      <w:r w:rsidRPr="0062266F">
        <w:rPr>
          <w:noProof/>
        </w:rPr>
        <mc:AlternateContent>
          <mc:Choice Requires="wps">
            <w:drawing>
              <wp:anchor distT="0" distB="0" distL="114300" distR="114300" simplePos="0" relativeHeight="251691520" behindDoc="0" locked="0" layoutInCell="1" allowOverlap="1" wp14:anchorId="354A1B96" wp14:editId="7E24B74D">
                <wp:simplePos x="0" y="0"/>
                <wp:positionH relativeFrom="column">
                  <wp:posOffset>0</wp:posOffset>
                </wp:positionH>
                <wp:positionV relativeFrom="paragraph">
                  <wp:posOffset>0</wp:posOffset>
                </wp:positionV>
                <wp:extent cx="5183470" cy="398442"/>
                <wp:effectExtent l="0" t="0" r="0" b="0"/>
                <wp:wrapNone/>
                <wp:docPr id="88" name="TextBox 37"/>
                <wp:cNvGraphicFramePr/>
                <a:graphic xmlns:a="http://schemas.openxmlformats.org/drawingml/2006/main">
                  <a:graphicData uri="http://schemas.microsoft.com/office/word/2010/wordprocessingShape">
                    <wps:wsp>
                      <wps:cNvSpPr txBox="1"/>
                      <wps:spPr>
                        <a:xfrm>
                          <a:off x="0" y="0"/>
                          <a:ext cx="5183470" cy="398442"/>
                        </a:xfrm>
                        <a:prstGeom prst="rect">
                          <a:avLst/>
                        </a:prstGeom>
                        <a:noFill/>
                      </wps:spPr>
                      <wps:txbx>
                        <w:txbxContent>
                          <w:p w14:paraId="4166B38A" w14:textId="77777777" w:rsidR="00FF2D65" w:rsidRDefault="00FF2D65" w:rsidP="007327D0">
                            <w:pPr>
                              <w:jc w:val="right"/>
                              <w:rPr>
                                <w:sz w:val="24"/>
                                <w:szCs w:val="24"/>
                              </w:rPr>
                            </w:pPr>
                            <m:oMath>
                              <m:r>
                                <w:rPr>
                                  <w:rFonts w:ascii="Cambria Math" w:hAnsi="Cambria Math" w:cstheme="minorBidi"/>
                                  <w:color w:val="000000" w:themeColor="text1"/>
                                  <w:kern w:val="24"/>
                                  <w:sz w:val="18"/>
                                  <w:szCs w:val="18"/>
                                </w:rPr>
                                <m:t>-20dBv-80dB=10*</m:t>
                              </m:r>
                              <m:r>
                                <m:rPr>
                                  <m:sty m:val="p"/>
                                </m:rPr>
                                <w:rPr>
                                  <w:rFonts w:ascii="Cambria Math" w:hAnsi="Cambria Math" w:cstheme="minorBidi"/>
                                  <w:color w:val="000000" w:themeColor="text1"/>
                                  <w:kern w:val="24"/>
                                  <w:sz w:val="18"/>
                                  <w:szCs w:val="18"/>
                                </w:rPr>
                                <m:t>log</m:t>
                              </m:r>
                              <m:r>
                                <w:rPr>
                                  <w:rFonts w:ascii="Cambria Math" w:hAnsi="Cambria Math" w:cstheme="minorBidi"/>
                                  <w:color w:val="000000" w:themeColor="text1"/>
                                  <w:kern w:val="24"/>
                                  <w:sz w:val="18"/>
                                  <w:szCs w:val="18"/>
                                </w:rPr>
                                <m:t>⁡(Vnois</m:t>
                              </m:r>
                              <m:sSub>
                                <m:sSubPr>
                                  <m:ctrlPr>
                                    <w:rPr>
                                      <w:rFonts w:ascii="Cambria Math" w:eastAsiaTheme="minorEastAsia" w:hAnsi="Cambria Math" w:cstheme="minorBidi"/>
                                      <w:i/>
                                      <w:iCs/>
                                      <w:color w:val="000000" w:themeColor="text1"/>
                                      <w:kern w:val="24"/>
                                      <w:sz w:val="18"/>
                                      <w:szCs w:val="18"/>
                                    </w:rPr>
                                  </m:ctrlPr>
                                </m:sSubPr>
                                <m:e>
                                  <m:r>
                                    <w:rPr>
                                      <w:rFonts w:ascii="Cambria Math" w:hAnsi="Cambria Math" w:cstheme="minorBidi"/>
                                      <w:color w:val="000000" w:themeColor="text1"/>
                                      <w:kern w:val="24"/>
                                      <w:sz w:val="18"/>
                                      <w:szCs w:val="18"/>
                                    </w:rPr>
                                    <m:t>e</m:t>
                                  </m:r>
                                </m:e>
                                <m:sub>
                                  <m:r>
                                    <w:rPr>
                                      <w:rFonts w:ascii="Cambria Math" w:hAnsi="Cambria Math" w:cstheme="minorBidi"/>
                                      <w:color w:val="000000" w:themeColor="text1"/>
                                      <w:kern w:val="24"/>
                                      <w:sz w:val="18"/>
                                      <w:szCs w:val="18"/>
                                    </w:rPr>
                                    <m:t>max</m:t>
                                  </m:r>
                                </m:sub>
                              </m:sSub>
                              <m:r>
                                <w:rPr>
                                  <w:rFonts w:ascii="Cambria Math" w:hAnsi="Cambria Math" w:cstheme="minorBidi"/>
                                  <w:color w:val="000000" w:themeColor="text1"/>
                                  <w:kern w:val="24"/>
                                  <w:sz w:val="18"/>
                                  <w:szCs w:val="18"/>
                                </w:rPr>
                                <m:t>²*BW)</m:t>
                              </m:r>
                            </m:oMath>
                            <w:r w:rsidRPr="00EA6DFC">
                              <w:rPr>
                                <w:rFonts w:asciiTheme="minorHAnsi" w:hAnsi="Calibri" w:cstheme="minorBidi"/>
                                <w:color w:val="000000" w:themeColor="text1"/>
                                <w:kern w:val="24"/>
                                <w:sz w:val="18"/>
                                <w:szCs w:val="18"/>
                              </w:rPr>
                              <w:t xml:space="preserve">       / </w:t>
                            </w:r>
                            <m:oMath>
                              <m:r>
                                <w:rPr>
                                  <w:rFonts w:ascii="Cambria Math" w:hAnsi="Cambria Math" w:cstheme="minorBidi"/>
                                  <w:color w:val="000000" w:themeColor="text1"/>
                                  <w:kern w:val="24"/>
                                  <w:sz w:val="18"/>
                                  <w:szCs w:val="18"/>
                                </w:rPr>
                                <m:t>BW=</m:t>
                              </m:r>
                              <m:f>
                                <m:fPr>
                                  <m:ctrlPr>
                                    <w:rPr>
                                      <w:rFonts w:ascii="Cambria Math" w:eastAsiaTheme="minorEastAsia" w:hAnsi="Cambria Math" w:cstheme="minorBidi"/>
                                      <w:i/>
                                      <w:iCs/>
                                      <w:color w:val="000000" w:themeColor="text1"/>
                                      <w:kern w:val="24"/>
                                      <w:sz w:val="18"/>
                                      <w:szCs w:val="18"/>
                                    </w:rPr>
                                  </m:ctrlPr>
                                </m:fPr>
                                <m:num>
                                  <m:r>
                                    <w:rPr>
                                      <w:rFonts w:ascii="Cambria Math" w:hAnsi="Cambria Math" w:cstheme="minorBidi"/>
                                      <w:color w:val="000000" w:themeColor="text1"/>
                                      <w:kern w:val="24"/>
                                      <w:sz w:val="18"/>
                                      <w:szCs w:val="18"/>
                                    </w:rPr>
                                    <m:t>40MHz</m:t>
                                  </m:r>
                                </m:num>
                                <m:den>
                                  <m:r>
                                    <w:rPr>
                                      <w:rFonts w:ascii="Cambria Math" w:hAnsi="Cambria Math" w:cstheme="minorBidi"/>
                                      <w:color w:val="000000" w:themeColor="text1"/>
                                      <w:kern w:val="24"/>
                                      <w:sz w:val="18"/>
                                      <w:szCs w:val="18"/>
                                    </w:rPr>
                                    <m:t>512</m:t>
                                  </m:r>
                                </m:den>
                              </m:f>
                            </m:oMath>
                          </w:p>
                        </w:txbxContent>
                      </wps:txbx>
                      <wps:bodyPr wrap="none" rtlCol="0">
                        <a:spAutoFit/>
                      </wps:bodyPr>
                    </wps:wsp>
                  </a:graphicData>
                </a:graphic>
              </wp:anchor>
            </w:drawing>
          </mc:Choice>
          <mc:Fallback>
            <w:pict>
              <v:shape w14:anchorId="354A1B96" id="TextBox 37" o:spid="_x0000_s1029" type="#_x0000_t202" style="position:absolute;margin-left:0;margin-top:0;width:408.15pt;height:31.35pt;z-index:251691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" filled="f" stroked="f">
                <v:textbox style="mso-fit-shape-to-text:t">
                  <w:txbxContent>
                    <w:p w14:paraId="4166B38A" w14:textId="77777777" w:rsidR="00FF2D65" w:rsidRDefault="00FF2D65" w:rsidP="007327D0">
                      <w:pPr>
                        <w:jc w:val="right"/>
                        <w:rPr>
                          <w:sz w:val="24"/>
                          <w:szCs w:val="24"/>
                        </w:rPr>
                      </w:pPr>
                      <m:oMath>
                        <m:r>
                          <w:rPr>
                            <w:rFonts w:ascii="Cambria Math" w:hAnsi="Cambria Math" w:cstheme="minorBidi"/>
                            <w:color w:val="000000" w:themeColor="text1"/>
                            <w:kern w:val="24"/>
                            <w:sz w:val="18"/>
                            <w:szCs w:val="18"/>
                          </w:rPr>
                          <m:t>-20dBv-80dB=10*</m:t>
                        </m:r>
                        <m:r>
                          <m:rPr>
                            <m:sty m:val="p"/>
                          </m:rPr>
                          <w:rPr>
                            <w:rFonts w:ascii="Cambria Math" w:hAnsi="Cambria Math" w:cstheme="minorBidi"/>
                            <w:color w:val="000000" w:themeColor="text1"/>
                            <w:kern w:val="24"/>
                            <w:sz w:val="18"/>
                            <w:szCs w:val="18"/>
                          </w:rPr>
                          <m:t>log</m:t>
                        </m:r>
                        <m:r>
                          <w:rPr>
                            <w:rFonts w:ascii="Cambria Math" w:hAnsi="Cambria Math" w:cstheme="minorBidi"/>
                            <w:color w:val="000000" w:themeColor="text1"/>
                            <w:kern w:val="24"/>
                            <w:sz w:val="18"/>
                            <w:szCs w:val="18"/>
                          </w:rPr>
                          <m:t>⁡(Vnois</m:t>
                        </m:r>
                        <m:sSub>
                          <m:sSubPr>
                            <m:ctrlPr>
                              <w:rPr>
                                <w:rFonts w:ascii="Cambria Math" w:eastAsiaTheme="minorEastAsia" w:hAnsi="Cambria Math" w:cstheme="minorBidi"/>
                                <w:i/>
                                <w:iCs/>
                                <w:color w:val="000000" w:themeColor="text1"/>
                                <w:kern w:val="24"/>
                                <w:sz w:val="18"/>
                                <w:szCs w:val="18"/>
                              </w:rPr>
                            </m:ctrlPr>
                          </m:sSubPr>
                          <m:e>
                            <m:r>
                              <w:rPr>
                                <w:rFonts w:ascii="Cambria Math" w:hAnsi="Cambria Math" w:cstheme="minorBidi"/>
                                <w:color w:val="000000" w:themeColor="text1"/>
                                <w:kern w:val="24"/>
                                <w:sz w:val="18"/>
                                <w:szCs w:val="18"/>
                              </w:rPr>
                              <m:t>e</m:t>
                            </m:r>
                          </m:e>
                          <m:sub>
                            <m:r>
                              <w:rPr>
                                <w:rFonts w:ascii="Cambria Math" w:hAnsi="Cambria Math" w:cstheme="minorBidi"/>
                                <w:color w:val="000000" w:themeColor="text1"/>
                                <w:kern w:val="24"/>
                                <w:sz w:val="18"/>
                                <w:szCs w:val="18"/>
                              </w:rPr>
                              <m:t>max</m:t>
                            </m:r>
                          </m:sub>
                        </m:sSub>
                        <m:r>
                          <w:rPr>
                            <w:rFonts w:ascii="Cambria Math" w:hAnsi="Cambria Math" w:cstheme="minorBidi"/>
                            <w:color w:val="000000" w:themeColor="text1"/>
                            <w:kern w:val="24"/>
                            <w:sz w:val="18"/>
                            <w:szCs w:val="18"/>
                          </w:rPr>
                          <m:t>²*BW)</m:t>
                        </m:r>
                      </m:oMath>
                      <w:r w:rsidRPr="00EA6DFC">
                        <w:rPr>
                          <w:rFonts w:asciiTheme="minorHAnsi" w:hAnsi="Calibri" w:cstheme="minorBidi"/>
                          <w:color w:val="000000" w:themeColor="text1"/>
                          <w:kern w:val="24"/>
                          <w:sz w:val="18"/>
                          <w:szCs w:val="18"/>
                        </w:rPr>
                        <w:t xml:space="preserve">       / </w:t>
                      </w:r>
                      <m:oMath>
                        <m:r>
                          <w:rPr>
                            <w:rFonts w:ascii="Cambria Math" w:hAnsi="Cambria Math" w:cstheme="minorBidi"/>
                            <w:color w:val="000000" w:themeColor="text1"/>
                            <w:kern w:val="24"/>
                            <w:sz w:val="18"/>
                            <w:szCs w:val="18"/>
                          </w:rPr>
                          <m:t>BW=</m:t>
                        </m:r>
                        <m:f>
                          <m:fPr>
                            <m:ctrlPr>
                              <w:rPr>
                                <w:rFonts w:ascii="Cambria Math" w:eastAsiaTheme="minorEastAsia" w:hAnsi="Cambria Math" w:cstheme="minorBidi"/>
                                <w:i/>
                                <w:iCs/>
                                <w:color w:val="000000" w:themeColor="text1"/>
                                <w:kern w:val="24"/>
                                <w:sz w:val="18"/>
                                <w:szCs w:val="18"/>
                              </w:rPr>
                            </m:ctrlPr>
                          </m:fPr>
                          <m:num>
                            <m:r>
                              <w:rPr>
                                <w:rFonts w:ascii="Cambria Math" w:hAnsi="Cambria Math" w:cstheme="minorBidi"/>
                                <w:color w:val="000000" w:themeColor="text1"/>
                                <w:kern w:val="24"/>
                                <w:sz w:val="18"/>
                                <w:szCs w:val="18"/>
                              </w:rPr>
                              <m:t>40MHz</m:t>
                            </m:r>
                          </m:num>
                          <m:den>
                            <m:r>
                              <w:rPr>
                                <w:rFonts w:ascii="Cambria Math" w:hAnsi="Cambria Math" w:cstheme="minorBidi"/>
                                <w:color w:val="000000" w:themeColor="text1"/>
                                <w:kern w:val="24"/>
                                <w:sz w:val="18"/>
                                <w:szCs w:val="18"/>
                              </w:rPr>
                              <m:t>512</m:t>
                            </m:r>
                          </m:den>
                        </m:f>
                      </m:oMath>
                    </w:p>
                  </w:txbxContent>
                </v:textbox>
              </v:shape>
            </w:pict>
          </mc:Fallback>
        </mc:AlternateContent>
      </w:r>
    </w:p>
    <w:p w14:paraId="4C926493" w14:textId="77777777" w:rsidR="007327D0" w:rsidRDefault="007327D0">
      <w:pPr>
        <w:pStyle w:val="Body"/>
      </w:pPr>
      <w:r w:rsidRPr="0062266F">
        <w:rPr>
          <w:noProof/>
        </w:rPr>
        <mc:AlternateContent>
          <mc:Choice Requires="wps">
            <w:drawing>
              <wp:anchor distT="0" distB="0" distL="114300" distR="114300" simplePos="0" relativeHeight="251693568" behindDoc="0" locked="0" layoutInCell="1" allowOverlap="1" wp14:anchorId="63E1EF73" wp14:editId="6198F5BD">
                <wp:simplePos x="0" y="0"/>
                <wp:positionH relativeFrom="column">
                  <wp:posOffset>-47501</wp:posOffset>
                </wp:positionH>
                <wp:positionV relativeFrom="paragraph">
                  <wp:posOffset>62675</wp:posOffset>
                </wp:positionV>
                <wp:extent cx="6011839" cy="307777"/>
                <wp:effectExtent l="0" t="0" r="0" b="0"/>
                <wp:wrapNone/>
                <wp:docPr id="89" name="TextBox 38"/>
                <wp:cNvGraphicFramePr/>
                <a:graphic xmlns:a="http://schemas.openxmlformats.org/drawingml/2006/main">
                  <a:graphicData uri="http://schemas.microsoft.com/office/word/2010/wordprocessingShape">
                    <wps:wsp>
                      <wps:cNvSpPr txBox="1"/>
                      <wps:spPr>
                        <a:xfrm>
                          <a:off x="0" y="0"/>
                          <a:ext cx="6011839" cy="307777"/>
                        </a:xfrm>
                        <a:prstGeom prst="rect">
                          <a:avLst/>
                        </a:prstGeom>
                        <a:noFill/>
                      </wps:spPr>
                      <wps:txbx>
                        <w:txbxContent>
                          <w:p w14:paraId="290E59D0" w14:textId="77777777" w:rsidR="00FF2D65" w:rsidRPr="00EA6DFC" w:rsidRDefault="00FF2D65" w:rsidP="007327D0">
                            <w:pPr>
                              <w:rPr>
                                <w:sz w:val="16"/>
                                <w:szCs w:val="16"/>
                              </w:rPr>
                            </w:pPr>
                            <m:oMathPara>
                              <m:oMathParaPr>
                                <m:jc m:val="centerGroup"/>
                              </m:oMathParaPr>
                              <m:oMath>
                                <m:r>
                                  <w:rPr>
                                    <w:rFonts w:ascii="Cambria Math" w:hAnsi="Cambria Math" w:cstheme="minorBidi"/>
                                    <w:color w:val="000000" w:themeColor="text1"/>
                                    <w:kern w:val="24"/>
                                    <w:sz w:val="18"/>
                                    <w:szCs w:val="18"/>
                                  </w:rPr>
                                  <m:t>10*</m:t>
                                </m:r>
                                <m:func>
                                  <m:funcPr>
                                    <m:ctrlPr>
                                      <w:rPr>
                                        <w:rFonts w:ascii="Cambria Math" w:eastAsiaTheme="minorEastAsia" w:hAnsi="Cambria Math" w:cstheme="minorBidi"/>
                                        <w:i/>
                                        <w:iCs/>
                                        <w:color w:val="000000" w:themeColor="text1"/>
                                        <w:kern w:val="24"/>
                                        <w:sz w:val="18"/>
                                        <w:szCs w:val="18"/>
                                      </w:rPr>
                                    </m:ctrlPr>
                                  </m:funcPr>
                                  <m:fName>
                                    <m:r>
                                      <m:rPr>
                                        <m:sty m:val="p"/>
                                      </m:rPr>
                                      <w:rPr>
                                        <w:rFonts w:ascii="Cambria Math" w:hAnsi="Cambria Math" w:cstheme="minorBidi"/>
                                        <w:color w:val="000000" w:themeColor="text1"/>
                                        <w:kern w:val="24"/>
                                        <w:sz w:val="18"/>
                                        <w:szCs w:val="18"/>
                                      </w:rPr>
                                      <m:t>log</m:t>
                                    </m:r>
                                  </m:fName>
                                  <m:e>
                                    <m:d>
                                      <m:dPr>
                                        <m:ctrlPr>
                                          <w:rPr>
                                            <w:rFonts w:ascii="Cambria Math" w:eastAsiaTheme="minorEastAsia" w:hAnsi="Cambria Math" w:cstheme="minorBidi"/>
                                            <w:i/>
                                            <w:iCs/>
                                            <w:color w:val="000000" w:themeColor="text1"/>
                                            <w:kern w:val="24"/>
                                            <w:sz w:val="18"/>
                                            <w:szCs w:val="18"/>
                                          </w:rPr>
                                        </m:ctrlPr>
                                      </m:dPr>
                                      <m:e>
                                        <m:r>
                                          <w:rPr>
                                            <w:rFonts w:ascii="Cambria Math" w:hAnsi="Cambria Math" w:cstheme="minorBidi"/>
                                            <w:color w:val="000000" w:themeColor="text1"/>
                                            <w:kern w:val="24"/>
                                            <w:sz w:val="18"/>
                                            <w:szCs w:val="18"/>
                                          </w:rPr>
                                          <m:t>Vnois</m:t>
                                        </m:r>
                                        <m:sSubSup>
                                          <m:sSubSupPr>
                                            <m:ctrlPr>
                                              <w:rPr>
                                                <w:rFonts w:ascii="Cambria Math" w:eastAsiaTheme="minorEastAsia" w:hAnsi="Cambria Math" w:cstheme="minorBidi"/>
                                                <w:i/>
                                                <w:iCs/>
                                                <w:color w:val="000000" w:themeColor="text1"/>
                                                <w:kern w:val="24"/>
                                                <w:sz w:val="18"/>
                                                <w:szCs w:val="18"/>
                                              </w:rPr>
                                            </m:ctrlPr>
                                          </m:sSubSupPr>
                                          <m:e>
                                            <m:r>
                                              <w:rPr>
                                                <w:rFonts w:ascii="Cambria Math" w:hAnsi="Cambria Math" w:cstheme="minorBidi"/>
                                                <w:color w:val="000000" w:themeColor="text1"/>
                                                <w:kern w:val="24"/>
                                                <w:sz w:val="18"/>
                                                <w:szCs w:val="18"/>
                                              </w:rPr>
                                              <m:t>e</m:t>
                                            </m:r>
                                          </m:e>
                                          <m:sub>
                                            <m:r>
                                              <w:rPr>
                                                <w:rFonts w:ascii="Cambria Math" w:hAnsi="Cambria Math" w:cstheme="minorBidi"/>
                                                <w:color w:val="000000" w:themeColor="text1"/>
                                                <w:kern w:val="24"/>
                                                <w:sz w:val="18"/>
                                                <w:szCs w:val="18"/>
                                              </w:rPr>
                                              <m:t>max</m:t>
                                            </m:r>
                                          </m:sub>
                                          <m:sup>
                                            <m:r>
                                              <w:rPr>
                                                <w:rFonts w:ascii="Cambria Math" w:hAnsi="Cambria Math" w:cstheme="minorBidi"/>
                                                <w:color w:val="000000" w:themeColor="text1"/>
                                                <w:kern w:val="24"/>
                                                <w:sz w:val="18"/>
                                                <w:szCs w:val="18"/>
                                              </w:rPr>
                                              <m:t>2</m:t>
                                            </m:r>
                                          </m:sup>
                                        </m:sSubSup>
                                      </m:e>
                                    </m:d>
                                  </m:e>
                                </m:func>
                                <m:r>
                                  <w:rPr>
                                    <w:rFonts w:ascii="Cambria Math" w:hAnsi="Cambria Math" w:cstheme="minorBidi"/>
                                    <w:color w:val="000000" w:themeColor="text1"/>
                                    <w:kern w:val="24"/>
                                    <w:sz w:val="18"/>
                                    <w:szCs w:val="18"/>
                                  </w:rPr>
                                  <m:t>=-100dBv -10</m:t>
                                </m:r>
                                <m:r>
                                  <m:rPr>
                                    <m:sty m:val="p"/>
                                  </m:rPr>
                                  <w:rPr>
                                    <w:rFonts w:ascii="Cambria Math" w:hAnsi="Cambria Math" w:cstheme="minorBidi"/>
                                    <w:color w:val="000000" w:themeColor="text1"/>
                                    <w:kern w:val="24"/>
                                    <w:sz w:val="18"/>
                                    <w:szCs w:val="18"/>
                                  </w:rPr>
                                  <m:t>*</m:t>
                                </m:r>
                                <m:func>
                                  <m:funcPr>
                                    <m:ctrlPr>
                                      <w:rPr>
                                        <w:rFonts w:ascii="Cambria Math" w:eastAsiaTheme="minorEastAsia" w:hAnsi="Cambria Math" w:cstheme="minorBidi"/>
                                        <w:i/>
                                        <w:iCs/>
                                        <w:color w:val="000000" w:themeColor="text1"/>
                                        <w:kern w:val="24"/>
                                        <w:sz w:val="18"/>
                                        <w:szCs w:val="18"/>
                                      </w:rPr>
                                    </m:ctrlPr>
                                  </m:funcPr>
                                  <m:fName>
                                    <m:r>
                                      <m:rPr>
                                        <m:sty m:val="p"/>
                                      </m:rPr>
                                      <w:rPr>
                                        <w:rFonts w:ascii="Cambria Math" w:hAnsi="Cambria Math" w:cstheme="minorBidi"/>
                                        <w:color w:val="000000" w:themeColor="text1"/>
                                        <w:kern w:val="24"/>
                                        <w:sz w:val="18"/>
                                        <w:szCs w:val="18"/>
                                      </w:rPr>
                                      <m:t>log</m:t>
                                    </m:r>
                                  </m:fName>
                                  <m:e>
                                    <m:d>
                                      <m:dPr>
                                        <m:ctrlPr>
                                          <w:rPr>
                                            <w:rFonts w:ascii="Cambria Math" w:eastAsiaTheme="minorEastAsia" w:hAnsi="Cambria Math" w:cstheme="minorBidi"/>
                                            <w:i/>
                                            <w:iCs/>
                                            <w:color w:val="000000" w:themeColor="text1"/>
                                            <w:kern w:val="24"/>
                                            <w:sz w:val="18"/>
                                            <w:szCs w:val="18"/>
                                          </w:rPr>
                                        </m:ctrlPr>
                                      </m:dPr>
                                      <m:e>
                                        <m:r>
                                          <w:rPr>
                                            <w:rFonts w:ascii="Cambria Math" w:hAnsi="Cambria Math" w:cstheme="minorBidi"/>
                                            <w:color w:val="000000" w:themeColor="text1"/>
                                            <w:kern w:val="24"/>
                                            <w:sz w:val="18"/>
                                            <w:szCs w:val="18"/>
                                          </w:rPr>
                                          <m:t>BW</m:t>
                                        </m:r>
                                      </m:e>
                                    </m:d>
                                  </m:e>
                                </m:func>
                                <m:r>
                                  <w:rPr>
                                    <w:rFonts w:ascii="Cambria Math" w:hAnsi="Cambria Math" w:cstheme="minorBidi"/>
                                    <w:color w:val="000000" w:themeColor="text1"/>
                                    <w:kern w:val="24"/>
                                    <w:sz w:val="18"/>
                                    <w:szCs w:val="18"/>
                                  </w:rPr>
                                  <m:t>=</m:t>
                                </m:r>
                                <m:r>
                                  <m:rPr>
                                    <m:sty m:val="bi"/>
                                  </m:rPr>
                                  <w:rPr>
                                    <w:rFonts w:ascii="Cambria Math" w:hAnsi="Cambria Math" w:cstheme="minorBidi"/>
                                    <w:color w:val="FF0000"/>
                                    <w:kern w:val="24"/>
                                    <w:sz w:val="18"/>
                                    <w:szCs w:val="18"/>
                                  </w:rPr>
                                  <m:t>-149 dBv/sqrt(Hz)</m:t>
                                </m:r>
                              </m:oMath>
                            </m:oMathPara>
                          </w:p>
                        </w:txbxContent>
                      </wps:txbx>
                      <wps:bodyPr wrap="none" rtlCol="0">
                        <a:spAutoFit/>
                      </wps:bodyPr>
                    </wps:wsp>
                  </a:graphicData>
                </a:graphic>
              </wp:anchor>
            </w:drawing>
          </mc:Choice>
          <mc:Fallback>
            <w:pict>
              <v:shape w14:anchorId="63E1EF73" id="TextBox 38" o:spid="_x0000_s1030" type="#_x0000_t202" style="position:absolute;margin-left:-3.75pt;margin-top:4.95pt;width:473.35pt;height:24.25pt;z-index:251693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" filled="f" stroked="f">
                <v:textbox style="mso-fit-shape-to-text:t">
                  <w:txbxContent>
                    <w:p w14:paraId="290E59D0" w14:textId="77777777" w:rsidR="00FF2D65" w:rsidRPr="00EA6DFC" w:rsidRDefault="00FF2D65" w:rsidP="007327D0">
                      <w:pPr>
                        <w:rPr>
                          <w:sz w:val="16"/>
                          <w:szCs w:val="16"/>
                        </w:rPr>
                      </w:pPr>
                      <m:oMathPara>
                        <m:oMathParaPr>
                          <m:jc m:val="centerGroup"/>
                        </m:oMathParaPr>
                        <m:oMath>
                          <m:r>
                            <w:rPr>
                              <w:rFonts w:ascii="Cambria Math" w:hAnsi="Cambria Math" w:cstheme="minorBidi"/>
                              <w:color w:val="000000" w:themeColor="text1"/>
                              <w:kern w:val="24"/>
                              <w:sz w:val="18"/>
                              <w:szCs w:val="18"/>
                            </w:rPr>
                            <m:t>10*</m:t>
                          </m:r>
                          <m:func>
                            <m:funcPr>
                              <m:ctrlPr>
                                <w:rPr>
                                  <w:rFonts w:ascii="Cambria Math" w:eastAsiaTheme="minorEastAsia" w:hAnsi="Cambria Math" w:cstheme="minorBidi"/>
                                  <w:i/>
                                  <w:iCs/>
                                  <w:color w:val="000000" w:themeColor="text1"/>
                                  <w:kern w:val="24"/>
                                  <w:sz w:val="18"/>
                                  <w:szCs w:val="18"/>
                                </w:rPr>
                              </m:ctrlPr>
                            </m:funcPr>
                            <m:fName>
                              <m:r>
                                <m:rPr>
                                  <m:sty m:val="p"/>
                                </m:rPr>
                                <w:rPr>
                                  <w:rFonts w:ascii="Cambria Math" w:hAnsi="Cambria Math" w:cstheme="minorBidi"/>
                                  <w:color w:val="000000" w:themeColor="text1"/>
                                  <w:kern w:val="24"/>
                                  <w:sz w:val="18"/>
                                  <w:szCs w:val="18"/>
                                </w:rPr>
                                <m:t>log</m:t>
                              </m:r>
                            </m:fName>
                            <m:e>
                              <m:d>
                                <m:dPr>
                                  <m:ctrlPr>
                                    <w:rPr>
                                      <w:rFonts w:ascii="Cambria Math" w:eastAsiaTheme="minorEastAsia" w:hAnsi="Cambria Math" w:cstheme="minorBidi"/>
                                      <w:i/>
                                      <w:iCs/>
                                      <w:color w:val="000000" w:themeColor="text1"/>
                                      <w:kern w:val="24"/>
                                      <w:sz w:val="18"/>
                                      <w:szCs w:val="18"/>
                                    </w:rPr>
                                  </m:ctrlPr>
                                </m:dPr>
                                <m:e>
                                  <m:r>
                                    <w:rPr>
                                      <w:rFonts w:ascii="Cambria Math" w:hAnsi="Cambria Math" w:cstheme="minorBidi"/>
                                      <w:color w:val="000000" w:themeColor="text1"/>
                                      <w:kern w:val="24"/>
                                      <w:sz w:val="18"/>
                                      <w:szCs w:val="18"/>
                                    </w:rPr>
                                    <m:t>Vnois</m:t>
                                  </m:r>
                                  <m:sSubSup>
                                    <m:sSubSupPr>
                                      <m:ctrlPr>
                                        <w:rPr>
                                          <w:rFonts w:ascii="Cambria Math" w:eastAsiaTheme="minorEastAsia" w:hAnsi="Cambria Math" w:cstheme="minorBidi"/>
                                          <w:i/>
                                          <w:iCs/>
                                          <w:color w:val="000000" w:themeColor="text1"/>
                                          <w:kern w:val="24"/>
                                          <w:sz w:val="18"/>
                                          <w:szCs w:val="18"/>
                                        </w:rPr>
                                      </m:ctrlPr>
                                    </m:sSubSupPr>
                                    <m:e>
                                      <m:r>
                                        <w:rPr>
                                          <w:rFonts w:ascii="Cambria Math" w:hAnsi="Cambria Math" w:cstheme="minorBidi"/>
                                          <w:color w:val="000000" w:themeColor="text1"/>
                                          <w:kern w:val="24"/>
                                          <w:sz w:val="18"/>
                                          <w:szCs w:val="18"/>
                                        </w:rPr>
                                        <m:t>e</m:t>
                                      </m:r>
                                    </m:e>
                                    <m:sub>
                                      <m:r>
                                        <w:rPr>
                                          <w:rFonts w:ascii="Cambria Math" w:hAnsi="Cambria Math" w:cstheme="minorBidi"/>
                                          <w:color w:val="000000" w:themeColor="text1"/>
                                          <w:kern w:val="24"/>
                                          <w:sz w:val="18"/>
                                          <w:szCs w:val="18"/>
                                        </w:rPr>
                                        <m:t>max</m:t>
                                      </m:r>
                                    </m:sub>
                                    <m:sup>
                                      <m:r>
                                        <w:rPr>
                                          <w:rFonts w:ascii="Cambria Math" w:hAnsi="Cambria Math" w:cstheme="minorBidi"/>
                                          <w:color w:val="000000" w:themeColor="text1"/>
                                          <w:kern w:val="24"/>
                                          <w:sz w:val="18"/>
                                          <w:szCs w:val="18"/>
                                        </w:rPr>
                                        <m:t>2</m:t>
                                      </m:r>
                                    </m:sup>
                                  </m:sSubSup>
                                </m:e>
                              </m:d>
                            </m:e>
                          </m:func>
                          <m:r>
                            <w:rPr>
                              <w:rFonts w:ascii="Cambria Math" w:hAnsi="Cambria Math" w:cstheme="minorBidi"/>
                              <w:color w:val="000000" w:themeColor="text1"/>
                              <w:kern w:val="24"/>
                              <w:sz w:val="18"/>
                              <w:szCs w:val="18"/>
                            </w:rPr>
                            <m:t>=-100dBv -10</m:t>
                          </m:r>
                          <m:r>
                            <m:rPr>
                              <m:sty m:val="p"/>
                            </m:rPr>
                            <w:rPr>
                              <w:rFonts w:ascii="Cambria Math" w:hAnsi="Cambria Math" w:cstheme="minorBidi"/>
                              <w:color w:val="000000" w:themeColor="text1"/>
                              <w:kern w:val="24"/>
                              <w:sz w:val="18"/>
                              <w:szCs w:val="18"/>
                            </w:rPr>
                            <m:t>*</m:t>
                          </m:r>
                          <m:func>
                            <m:funcPr>
                              <m:ctrlPr>
                                <w:rPr>
                                  <w:rFonts w:ascii="Cambria Math" w:eastAsiaTheme="minorEastAsia" w:hAnsi="Cambria Math" w:cstheme="minorBidi"/>
                                  <w:i/>
                                  <w:iCs/>
                                  <w:color w:val="000000" w:themeColor="text1"/>
                                  <w:kern w:val="24"/>
                                  <w:sz w:val="18"/>
                                  <w:szCs w:val="18"/>
                                </w:rPr>
                              </m:ctrlPr>
                            </m:funcPr>
                            <m:fName>
                              <m:r>
                                <m:rPr>
                                  <m:sty m:val="p"/>
                                </m:rPr>
                                <w:rPr>
                                  <w:rFonts w:ascii="Cambria Math" w:hAnsi="Cambria Math" w:cstheme="minorBidi"/>
                                  <w:color w:val="000000" w:themeColor="text1"/>
                                  <w:kern w:val="24"/>
                                  <w:sz w:val="18"/>
                                  <w:szCs w:val="18"/>
                                </w:rPr>
                                <m:t>log</m:t>
                              </m:r>
                            </m:fName>
                            <m:e>
                              <m:d>
                                <m:dPr>
                                  <m:ctrlPr>
                                    <w:rPr>
                                      <w:rFonts w:ascii="Cambria Math" w:eastAsiaTheme="minorEastAsia" w:hAnsi="Cambria Math" w:cstheme="minorBidi"/>
                                      <w:i/>
                                      <w:iCs/>
                                      <w:color w:val="000000" w:themeColor="text1"/>
                                      <w:kern w:val="24"/>
                                      <w:sz w:val="18"/>
                                      <w:szCs w:val="18"/>
                                    </w:rPr>
                                  </m:ctrlPr>
                                </m:dPr>
                                <m:e>
                                  <m:r>
                                    <w:rPr>
                                      <w:rFonts w:ascii="Cambria Math" w:hAnsi="Cambria Math" w:cstheme="minorBidi"/>
                                      <w:color w:val="000000" w:themeColor="text1"/>
                                      <w:kern w:val="24"/>
                                      <w:sz w:val="18"/>
                                      <w:szCs w:val="18"/>
                                    </w:rPr>
                                    <m:t>BW</m:t>
                                  </m:r>
                                </m:e>
                              </m:d>
                            </m:e>
                          </m:func>
                          <m:r>
                            <w:rPr>
                              <w:rFonts w:ascii="Cambria Math" w:hAnsi="Cambria Math" w:cstheme="minorBidi"/>
                              <w:color w:val="000000" w:themeColor="text1"/>
                              <w:kern w:val="24"/>
                              <w:sz w:val="18"/>
                              <w:szCs w:val="18"/>
                            </w:rPr>
                            <m:t>=</m:t>
                          </m:r>
                          <m:r>
                            <m:rPr>
                              <m:sty m:val="bi"/>
                            </m:rPr>
                            <w:rPr>
                              <w:rFonts w:ascii="Cambria Math" w:hAnsi="Cambria Math" w:cstheme="minorBidi"/>
                              <w:color w:val="FF0000"/>
                              <w:kern w:val="24"/>
                              <w:sz w:val="18"/>
                              <w:szCs w:val="18"/>
                            </w:rPr>
                            <m:t>-149 dBv/sqrt(Hz)</m:t>
                          </m:r>
                        </m:oMath>
                      </m:oMathPara>
                    </w:p>
                  </w:txbxContent>
                </v:textbox>
              </v:shape>
            </w:pict>
          </mc:Fallback>
        </mc:AlternateContent>
      </w:r>
    </w:p>
    <w:p w14:paraId="27292C40" w14:textId="77777777" w:rsidR="007327D0" w:rsidRDefault="007327D0">
      <w:pPr>
        <w:pStyle w:val="Body"/>
      </w:pPr>
    </w:p>
    <w:p w14:paraId="71936CB6" w14:textId="4CF0A3D2" w:rsidR="007327D0" w:rsidRDefault="007327D0">
      <w:pPr>
        <w:pStyle w:val="Body"/>
        <w:rPr>
          <w:ins w:id="358" w:author="Ayoub Rifai" w:date="2021-03-23T11:24:00Z"/>
        </w:rPr>
      </w:pPr>
      <w:r>
        <w:t>This noise level requirement is ha</w:t>
      </w:r>
      <w:r w:rsidR="00FE7430">
        <w:t>r</w:t>
      </w:r>
      <w:r>
        <w:t xml:space="preserve">d to obtain but possible. And it includes 10dB margin from linearity spec. This margin can be decreased if the requirement is not possible this however means less accuracy on IMD measurement. </w:t>
      </w:r>
    </w:p>
    <w:p w14:paraId="46C993B1" w14:textId="27D0F7A1" w:rsidR="00665719" w:rsidRDefault="00665719">
      <w:pPr>
        <w:pStyle w:val="Body"/>
      </w:pPr>
      <w:ins w:id="359" w:author="Ayoub Rifai" w:date="2021-03-23T11:25:00Z">
        <w:r w:rsidRPr="00665719">
          <w:rPr>
            <w:u w:val="single"/>
            <w:rPrChange w:id="360" w:author="Ayoub Rifai" w:date="2021-03-23T11:25:00Z">
              <w:rPr>
                <w:u w:val="single"/>
                <w:lang w:val="fr-FR"/>
              </w:rPr>
            </w:rPrChange>
          </w:rPr>
          <w:t>Rx linearity</w:t>
        </w:r>
      </w:ins>
      <w:ins w:id="361" w:author="Ayoub Rifai" w:date="2021-03-23T11:24:00Z">
        <w:r w:rsidRPr="00665719">
          <w:rPr>
            <w:u w:val="single"/>
            <w:rPrChange w:id="362" w:author="Ayoub Rifai" w:date="2021-03-23T11:25:00Z">
              <w:rPr>
                <w:u w:val="single"/>
                <w:lang w:val="fr-FR"/>
              </w:rPr>
            </w:rPrChange>
          </w:rPr>
          <w:t xml:space="preserve"> measurement: noise spec</w:t>
        </w:r>
      </w:ins>
    </w:p>
    <w:p w14:paraId="475C1637" w14:textId="2E92F76C" w:rsidR="00FF2D65" w:rsidRDefault="00665719">
      <w:pPr>
        <w:pStyle w:val="Body"/>
        <w:rPr>
          <w:ins w:id="363" w:author="Ayoub Rifai" w:date="2021-03-23T11:36:00Z"/>
        </w:rPr>
      </w:pPr>
      <w:ins w:id="364" w:author="Ayoub Rifai" w:date="2021-03-23T11:25:00Z">
        <w:r>
          <w:t>We can apply the same</w:t>
        </w:r>
      </w:ins>
      <w:ins w:id="365" w:author="Ayoub Rifai" w:date="2021-03-23T11:26:00Z">
        <w:r>
          <w:t xml:space="preserve"> reasoning</w:t>
        </w:r>
      </w:ins>
      <w:ins w:id="366" w:author="Ayoub Rifai" w:date="2021-03-23T11:25:00Z">
        <w:r>
          <w:t xml:space="preserve"> as above </w:t>
        </w:r>
      </w:ins>
      <w:ins w:id="367" w:author="Ayoub Rifai" w:date="2021-03-23T11:26:00Z">
        <w:r>
          <w:t>for Rx linearity measurement. BB Bist</w:t>
        </w:r>
      </w:ins>
      <w:ins w:id="368" w:author="Ayoub Rifai" w:date="2021-03-23T11:25:00Z">
        <w:r>
          <w:t xml:space="preserve"> </w:t>
        </w:r>
      </w:ins>
      <w:ins w:id="369" w:author="Ayoub Rifai" w:date="2021-03-23T11:26:00Z">
        <w:r>
          <w:t xml:space="preserve">send </w:t>
        </w:r>
      </w:ins>
      <w:ins w:id="370" w:author="Ayoub Rifai" w:date="2021-03-23T11:25:00Z">
        <w:r>
          <w:t xml:space="preserve">2 tones </w:t>
        </w:r>
      </w:ins>
      <w:ins w:id="371" w:author="Ayoub Rifai" w:date="2021-03-23T11:26:00Z">
        <w:r>
          <w:t>to the Rx so that</w:t>
        </w:r>
      </w:ins>
      <w:ins w:id="372" w:author="Ayoub Rifai" w:date="2021-03-23T11:25:00Z">
        <w:r>
          <w:t xml:space="preserve"> the level at Rx output is</w:t>
        </w:r>
      </w:ins>
      <w:ins w:id="373" w:author="Ayoub Rifai" w:date="2021-03-23T11:30:00Z">
        <w:r w:rsidR="00FF2D65">
          <w:t xml:space="preserve"> 5 dB below saturation (around -6dBv) to be in linear zone. Thus </w:t>
        </w:r>
      </w:ins>
      <w:ins w:id="374" w:author="Ayoub Rifai" w:date="2021-03-23T11:31:00Z">
        <w:r w:rsidR="00FF2D65">
          <w:t>is reasonable to consider -16dBv/tone</w:t>
        </w:r>
      </w:ins>
      <w:ins w:id="375" w:author="Ayoub Rifai" w:date="2021-03-23T11:30:00Z">
        <w:r w:rsidR="00FF2D65">
          <w:t xml:space="preserve"> at VGAs output</w:t>
        </w:r>
      </w:ins>
      <w:ins w:id="376" w:author="Ayoub Rifai" w:date="2021-03-23T11:31:00Z">
        <w:r w:rsidR="00FF2D65">
          <w:t xml:space="preserve"> to be in the linear zone of VGA. The targeted spec to</w:t>
        </w:r>
      </w:ins>
      <w:ins w:id="377" w:author="Ayoub Rifai" w:date="2021-03-23T11:32:00Z">
        <w:r w:rsidR="00FF2D65">
          <w:t xml:space="preserve"> be measured is OIP3&gt;4dBv.</w:t>
        </w:r>
      </w:ins>
      <w:ins w:id="378" w:author="Ayoub Rifai" w:date="2021-03-23T11:36:00Z">
        <w:r w:rsidR="00FF2D65">
          <w:t xml:space="preserve"> An extra margin of 14dB is taken to account for noise variance</w:t>
        </w:r>
      </w:ins>
      <w:ins w:id="379" w:author="Ayoub Rifai" w:date="2021-03-23T11:37:00Z">
        <w:r w:rsidR="00FF2D65">
          <w:t>.</w:t>
        </w:r>
      </w:ins>
      <w:ins w:id="380" w:author="Ayoub Rifai" w:date="2021-03-23T11:32:00Z">
        <w:r w:rsidR="00FF2D65">
          <w:t xml:space="preserve"> Table below gives the noise level spec</w:t>
        </w:r>
      </w:ins>
      <w:ins w:id="381" w:author="Ayoub Rifai" w:date="2021-03-23T11:35:00Z">
        <w:r w:rsidR="00FF2D65">
          <w:t xml:space="preserve"> deduced for the baseband output</w:t>
        </w:r>
      </w:ins>
      <w:ins w:id="382" w:author="Ayoub Rifai" w:date="2021-03-23T11:30:00Z">
        <w:r w:rsidR="00FF2D65">
          <w:t xml:space="preserve"> </w:t>
        </w:r>
      </w:ins>
      <w:ins w:id="383" w:author="Ayoub Rifai" w:date="2021-03-23T11:31:00Z">
        <w:r w:rsidR="00FF2D65">
          <w:t xml:space="preserve"> </w:t>
        </w:r>
      </w:ins>
      <w:ins w:id="384" w:author="Ayoub Rifai" w:date="2021-03-23T11:35:00Z">
        <w:r w:rsidR="00FF2D65">
          <w:t xml:space="preserve">for a linearity </w:t>
        </w:r>
      </w:ins>
      <w:ins w:id="385" w:author="Ayoub Rifai" w:date="2021-03-23T11:36:00Z">
        <w:r w:rsidR="00FF2D65">
          <w:t>measurement at each gain of Rx:</w:t>
        </w:r>
      </w:ins>
    </w:p>
    <w:tbl>
      <w:tblPr>
        <w:tblW w:w="7900" w:type="dxa"/>
        <w:tblLayout w:type="fixed"/>
        <w:tblCellMar>
          <w:left w:w="70" w:type="dxa"/>
          <w:right w:w="70" w:type="dxa"/>
        </w:tblCellMar>
        <w:tblLook w:val="04A0" w:firstRow="1" w:lastRow="0" w:firstColumn="1" w:lastColumn="0" w:noHBand="0" w:noVBand="1"/>
        <w:tblPrChange w:id="386" w:author="Ayoub Rifai" w:date="2021-03-23T11:40:00Z">
          <w:tblPr>
            <w:tblW w:w="8895" w:type="dxa"/>
            <w:tblCellMar>
              <w:left w:w="70" w:type="dxa"/>
              <w:right w:w="70" w:type="dxa"/>
            </w:tblCellMar>
            <w:tblLook w:val="04A0" w:firstRow="1" w:lastRow="0" w:firstColumn="1" w:lastColumn="0" w:noHBand="0" w:noVBand="1"/>
          </w:tblPr>
        </w:tblPrChange>
      </w:tblPr>
      <w:tblGrid>
        <w:gridCol w:w="647"/>
        <w:gridCol w:w="983"/>
        <w:gridCol w:w="984"/>
        <w:gridCol w:w="983"/>
        <w:gridCol w:w="984"/>
        <w:gridCol w:w="983"/>
        <w:gridCol w:w="984"/>
        <w:gridCol w:w="1352"/>
        <w:tblGridChange w:id="387">
          <w:tblGrid>
            <w:gridCol w:w="960"/>
            <w:gridCol w:w="885"/>
            <w:gridCol w:w="1059"/>
            <w:gridCol w:w="485"/>
            <w:gridCol w:w="1337"/>
            <w:gridCol w:w="69"/>
            <w:gridCol w:w="631"/>
            <w:gridCol w:w="69"/>
            <w:gridCol w:w="896"/>
            <w:gridCol w:w="69"/>
            <w:gridCol w:w="1031"/>
            <w:gridCol w:w="69"/>
            <w:gridCol w:w="1335"/>
            <w:gridCol w:w="69"/>
          </w:tblGrid>
        </w:tblGridChange>
      </w:tblGrid>
      <w:tr w:rsidR="00FF2D65" w:rsidRPr="00FF2D65" w14:paraId="49F15B6E" w14:textId="77777777" w:rsidTr="004C1EEE">
        <w:trPr>
          <w:trHeight w:val="1019"/>
          <w:ins w:id="388" w:author="Ayoub Rifai" w:date="2021-03-23T11:36:00Z"/>
          <w:trPrChange w:id="389" w:author="Ayoub Rifai" w:date="2021-03-23T11:40:00Z">
            <w:trPr>
              <w:trHeight w:val="1160"/>
            </w:trPr>
          </w:trPrChange>
        </w:trPr>
        <w:tc>
          <w:tcPr>
            <w:tcW w:w="647" w:type="dxa"/>
            <w:tcBorders>
              <w:top w:val="nil"/>
              <w:left w:val="nil"/>
              <w:bottom w:val="nil"/>
              <w:right w:val="nil"/>
            </w:tcBorders>
            <w:shd w:val="clear" w:color="auto" w:fill="auto"/>
            <w:noWrap/>
            <w:vAlign w:val="bottom"/>
            <w:hideMark/>
            <w:tcPrChange w:id="390" w:author="Ayoub Rifai" w:date="2021-03-23T11:40:00Z">
              <w:tcPr>
                <w:tcW w:w="960" w:type="dxa"/>
                <w:tcBorders>
                  <w:top w:val="nil"/>
                  <w:left w:val="nil"/>
                  <w:bottom w:val="nil"/>
                  <w:right w:val="nil"/>
                </w:tcBorders>
                <w:shd w:val="clear" w:color="auto" w:fill="auto"/>
                <w:noWrap/>
                <w:vAlign w:val="bottom"/>
                <w:hideMark/>
              </w:tcPr>
            </w:tcPrChange>
          </w:tcPr>
          <w:p w14:paraId="10EC69AC" w14:textId="77777777" w:rsidR="00FF2D65" w:rsidRPr="00FF2D65" w:rsidRDefault="00FF2D65" w:rsidP="00FF2D65">
            <w:pPr>
              <w:ind w:left="0"/>
              <w:rPr>
                <w:ins w:id="391" w:author="Ayoub Rifai" w:date="2021-03-23T11:36:00Z"/>
                <w:rFonts w:ascii="Calibri" w:hAnsi="Calibri" w:cs="Calibri"/>
                <w:color w:val="000000"/>
                <w:sz w:val="22"/>
                <w:szCs w:val="22"/>
                <w:lang w:val="fr-FR" w:eastAsia="zh-CN"/>
              </w:rPr>
            </w:pPr>
            <w:ins w:id="392" w:author="Ayoub Rifai" w:date="2021-03-23T11:36:00Z">
              <w:r w:rsidRPr="00FF2D65">
                <w:rPr>
                  <w:rFonts w:ascii="Calibri" w:hAnsi="Calibri" w:cs="Calibri"/>
                  <w:color w:val="000000"/>
                  <w:sz w:val="22"/>
                  <w:szCs w:val="22"/>
                  <w:lang w:val="fr-FR" w:eastAsia="zh-CN"/>
                </w:rPr>
                <w:t>VGA gain</w:t>
              </w:r>
            </w:ins>
          </w:p>
        </w:tc>
        <w:tc>
          <w:tcPr>
            <w:tcW w:w="983" w:type="dxa"/>
            <w:tcBorders>
              <w:top w:val="nil"/>
              <w:left w:val="nil"/>
              <w:bottom w:val="nil"/>
              <w:right w:val="nil"/>
            </w:tcBorders>
            <w:shd w:val="clear" w:color="auto" w:fill="auto"/>
            <w:vAlign w:val="bottom"/>
            <w:hideMark/>
            <w:tcPrChange w:id="393" w:author="Ayoub Rifai" w:date="2021-03-23T11:40:00Z">
              <w:tcPr>
                <w:tcW w:w="885" w:type="dxa"/>
                <w:tcBorders>
                  <w:top w:val="nil"/>
                  <w:left w:val="nil"/>
                  <w:bottom w:val="nil"/>
                  <w:right w:val="nil"/>
                </w:tcBorders>
                <w:shd w:val="clear" w:color="auto" w:fill="auto"/>
                <w:vAlign w:val="bottom"/>
                <w:hideMark/>
              </w:tcPr>
            </w:tcPrChange>
          </w:tcPr>
          <w:p w14:paraId="589E9B36" w14:textId="77777777" w:rsidR="00FF2D65" w:rsidRPr="00FF2D65" w:rsidRDefault="00FF2D65" w:rsidP="00FF2D65">
            <w:pPr>
              <w:ind w:left="0"/>
              <w:rPr>
                <w:ins w:id="394" w:author="Ayoub Rifai" w:date="2021-03-23T11:36:00Z"/>
                <w:rFonts w:ascii="Calibri" w:hAnsi="Calibri" w:cs="Calibri"/>
                <w:color w:val="000000"/>
                <w:sz w:val="22"/>
                <w:szCs w:val="22"/>
                <w:lang w:val="fr-FR" w:eastAsia="zh-CN"/>
              </w:rPr>
            </w:pPr>
            <w:ins w:id="395" w:author="Ayoub Rifai" w:date="2021-03-23T11:36:00Z">
              <w:r w:rsidRPr="00FF2D65">
                <w:rPr>
                  <w:rFonts w:ascii="Calibri" w:hAnsi="Calibri" w:cs="Calibri"/>
                  <w:color w:val="000000"/>
                  <w:sz w:val="22"/>
                  <w:szCs w:val="22"/>
                  <w:lang w:val="fr-FR" w:eastAsia="zh-CN"/>
                </w:rPr>
                <w:t>IF IIP3 [dBv]</w:t>
              </w:r>
            </w:ins>
          </w:p>
        </w:tc>
        <w:tc>
          <w:tcPr>
            <w:tcW w:w="984" w:type="dxa"/>
            <w:tcBorders>
              <w:top w:val="nil"/>
              <w:left w:val="nil"/>
              <w:bottom w:val="nil"/>
              <w:right w:val="nil"/>
            </w:tcBorders>
            <w:shd w:val="clear" w:color="auto" w:fill="auto"/>
            <w:vAlign w:val="bottom"/>
            <w:hideMark/>
            <w:tcPrChange w:id="396" w:author="Ayoub Rifai" w:date="2021-03-23T11:40:00Z">
              <w:tcPr>
                <w:tcW w:w="990" w:type="dxa"/>
                <w:tcBorders>
                  <w:top w:val="nil"/>
                  <w:left w:val="nil"/>
                  <w:bottom w:val="nil"/>
                  <w:right w:val="nil"/>
                </w:tcBorders>
                <w:shd w:val="clear" w:color="auto" w:fill="auto"/>
                <w:vAlign w:val="bottom"/>
                <w:hideMark/>
              </w:tcPr>
            </w:tcPrChange>
          </w:tcPr>
          <w:p w14:paraId="57B55B81" w14:textId="77777777" w:rsidR="00FF2D65" w:rsidRPr="00FF2D65" w:rsidRDefault="00FF2D65" w:rsidP="00FF2D65">
            <w:pPr>
              <w:ind w:left="0"/>
              <w:rPr>
                <w:ins w:id="397" w:author="Ayoub Rifai" w:date="2021-03-23T11:36:00Z"/>
                <w:rFonts w:ascii="Calibri" w:hAnsi="Calibri" w:cs="Calibri"/>
                <w:color w:val="000000"/>
                <w:sz w:val="22"/>
                <w:szCs w:val="22"/>
                <w:lang w:val="fr-FR" w:eastAsia="zh-CN"/>
              </w:rPr>
            </w:pPr>
            <w:ins w:id="398" w:author="Ayoub Rifai" w:date="2021-03-23T11:36:00Z">
              <w:r w:rsidRPr="00FF2D65">
                <w:rPr>
                  <w:rFonts w:ascii="Calibri" w:hAnsi="Calibri" w:cs="Calibri"/>
                  <w:color w:val="000000"/>
                  <w:sz w:val="22"/>
                  <w:szCs w:val="22"/>
                  <w:lang w:val="fr-FR" w:eastAsia="zh-CN"/>
                </w:rPr>
                <w:t>Input level/tone [dBv]</w:t>
              </w:r>
            </w:ins>
          </w:p>
        </w:tc>
        <w:tc>
          <w:tcPr>
            <w:tcW w:w="983" w:type="dxa"/>
            <w:tcBorders>
              <w:top w:val="nil"/>
              <w:left w:val="nil"/>
              <w:bottom w:val="nil"/>
              <w:right w:val="nil"/>
            </w:tcBorders>
            <w:shd w:val="clear" w:color="auto" w:fill="auto"/>
            <w:vAlign w:val="bottom"/>
            <w:hideMark/>
            <w:tcPrChange w:id="399" w:author="Ayoub Rifai" w:date="2021-03-23T11:40:00Z">
              <w:tcPr>
                <w:tcW w:w="1891" w:type="dxa"/>
                <w:gridSpan w:val="3"/>
                <w:tcBorders>
                  <w:top w:val="nil"/>
                  <w:left w:val="nil"/>
                  <w:bottom w:val="nil"/>
                  <w:right w:val="nil"/>
                </w:tcBorders>
                <w:shd w:val="clear" w:color="auto" w:fill="auto"/>
                <w:vAlign w:val="bottom"/>
                <w:hideMark/>
              </w:tcPr>
            </w:tcPrChange>
          </w:tcPr>
          <w:p w14:paraId="63844B7D" w14:textId="77777777" w:rsidR="00FF2D65" w:rsidRPr="00FF2D65" w:rsidRDefault="00FF2D65" w:rsidP="00FF2D65">
            <w:pPr>
              <w:ind w:left="0"/>
              <w:rPr>
                <w:ins w:id="400" w:author="Ayoub Rifai" w:date="2021-03-23T11:36:00Z"/>
                <w:rFonts w:ascii="Calibri" w:hAnsi="Calibri" w:cs="Calibri"/>
                <w:color w:val="000000"/>
                <w:sz w:val="22"/>
                <w:szCs w:val="22"/>
                <w:lang w:val="fr-FR" w:eastAsia="zh-CN"/>
              </w:rPr>
            </w:pPr>
            <w:ins w:id="401" w:author="Ayoub Rifai" w:date="2021-03-23T11:36:00Z">
              <w:r w:rsidRPr="00FF2D65">
                <w:rPr>
                  <w:rFonts w:ascii="Calibri" w:hAnsi="Calibri" w:cs="Calibri"/>
                  <w:color w:val="000000"/>
                  <w:sz w:val="22"/>
                  <w:szCs w:val="22"/>
                  <w:lang w:val="fr-FR" w:eastAsia="zh-CN"/>
                </w:rPr>
                <w:t>input level (2 tones) [dBv]</w:t>
              </w:r>
            </w:ins>
          </w:p>
        </w:tc>
        <w:tc>
          <w:tcPr>
            <w:tcW w:w="984" w:type="dxa"/>
            <w:tcBorders>
              <w:top w:val="nil"/>
              <w:left w:val="nil"/>
              <w:bottom w:val="nil"/>
              <w:right w:val="nil"/>
            </w:tcBorders>
            <w:shd w:val="clear" w:color="auto" w:fill="auto"/>
            <w:noWrap/>
            <w:vAlign w:val="bottom"/>
            <w:hideMark/>
            <w:tcPrChange w:id="402" w:author="Ayoub Rifai" w:date="2021-03-23T11:40:00Z">
              <w:tcPr>
                <w:tcW w:w="700" w:type="dxa"/>
                <w:gridSpan w:val="2"/>
                <w:tcBorders>
                  <w:top w:val="nil"/>
                  <w:left w:val="nil"/>
                  <w:bottom w:val="nil"/>
                  <w:right w:val="nil"/>
                </w:tcBorders>
                <w:shd w:val="clear" w:color="auto" w:fill="auto"/>
                <w:noWrap/>
                <w:vAlign w:val="bottom"/>
                <w:hideMark/>
              </w:tcPr>
            </w:tcPrChange>
          </w:tcPr>
          <w:p w14:paraId="6550DC44" w14:textId="77777777" w:rsidR="00FF2D65" w:rsidRPr="00FF2D65" w:rsidRDefault="00FF2D65" w:rsidP="00FF2D65">
            <w:pPr>
              <w:ind w:left="0"/>
              <w:rPr>
                <w:ins w:id="403" w:author="Ayoub Rifai" w:date="2021-03-23T11:36:00Z"/>
                <w:rFonts w:ascii="Calibri" w:hAnsi="Calibri" w:cs="Calibri"/>
                <w:color w:val="000000"/>
                <w:sz w:val="22"/>
                <w:szCs w:val="22"/>
                <w:lang w:val="fr-FR" w:eastAsia="zh-CN"/>
              </w:rPr>
            </w:pPr>
            <w:ins w:id="404" w:author="Ayoub Rifai" w:date="2021-03-23T11:36:00Z">
              <w:r w:rsidRPr="00FF2D65">
                <w:rPr>
                  <w:rFonts w:ascii="Calibri" w:hAnsi="Calibri" w:cs="Calibri"/>
                  <w:color w:val="000000"/>
                  <w:sz w:val="22"/>
                  <w:szCs w:val="22"/>
                  <w:lang w:val="fr-FR" w:eastAsia="zh-CN"/>
                </w:rPr>
                <w:t>atten</w:t>
              </w:r>
            </w:ins>
          </w:p>
        </w:tc>
        <w:tc>
          <w:tcPr>
            <w:tcW w:w="983" w:type="dxa"/>
            <w:tcBorders>
              <w:top w:val="nil"/>
              <w:left w:val="nil"/>
              <w:bottom w:val="nil"/>
              <w:right w:val="nil"/>
            </w:tcBorders>
            <w:shd w:val="clear" w:color="auto" w:fill="auto"/>
            <w:noWrap/>
            <w:vAlign w:val="bottom"/>
            <w:hideMark/>
            <w:tcPrChange w:id="405" w:author="Ayoub Rifai" w:date="2021-03-23T11:40:00Z">
              <w:tcPr>
                <w:tcW w:w="965" w:type="dxa"/>
                <w:gridSpan w:val="2"/>
                <w:tcBorders>
                  <w:top w:val="nil"/>
                  <w:left w:val="nil"/>
                  <w:bottom w:val="nil"/>
                  <w:right w:val="nil"/>
                </w:tcBorders>
                <w:shd w:val="clear" w:color="auto" w:fill="auto"/>
                <w:noWrap/>
                <w:vAlign w:val="bottom"/>
                <w:hideMark/>
              </w:tcPr>
            </w:tcPrChange>
          </w:tcPr>
          <w:p w14:paraId="6A1EFF15" w14:textId="77777777" w:rsidR="00FF2D65" w:rsidRPr="00FF2D65" w:rsidRDefault="00FF2D65" w:rsidP="00FF2D65">
            <w:pPr>
              <w:ind w:left="0"/>
              <w:rPr>
                <w:ins w:id="406" w:author="Ayoub Rifai" w:date="2021-03-23T11:36:00Z"/>
                <w:rFonts w:ascii="Calibri" w:hAnsi="Calibri" w:cs="Calibri"/>
                <w:color w:val="000000"/>
                <w:sz w:val="22"/>
                <w:szCs w:val="22"/>
                <w:lang w:val="fr-FR" w:eastAsia="zh-CN"/>
              </w:rPr>
            </w:pPr>
            <w:ins w:id="407" w:author="Ayoub Rifai" w:date="2021-03-23T11:36:00Z">
              <w:r w:rsidRPr="00FF2D65">
                <w:rPr>
                  <w:rFonts w:ascii="Calibri" w:hAnsi="Calibri" w:cs="Calibri"/>
                  <w:color w:val="000000"/>
                  <w:sz w:val="22"/>
                  <w:szCs w:val="22"/>
                  <w:lang w:val="fr-FR" w:eastAsia="zh-CN"/>
                </w:rPr>
                <w:t>IM3[dBv]</w:t>
              </w:r>
            </w:ins>
          </w:p>
        </w:tc>
        <w:tc>
          <w:tcPr>
            <w:tcW w:w="984" w:type="dxa"/>
            <w:tcBorders>
              <w:top w:val="nil"/>
              <w:left w:val="nil"/>
              <w:bottom w:val="nil"/>
              <w:right w:val="nil"/>
            </w:tcBorders>
            <w:shd w:val="clear" w:color="auto" w:fill="auto"/>
            <w:noWrap/>
            <w:vAlign w:val="bottom"/>
            <w:hideMark/>
            <w:tcPrChange w:id="408" w:author="Ayoub Rifai" w:date="2021-03-23T11:40:00Z">
              <w:tcPr>
                <w:tcW w:w="1100" w:type="dxa"/>
                <w:gridSpan w:val="2"/>
                <w:tcBorders>
                  <w:top w:val="nil"/>
                  <w:left w:val="nil"/>
                  <w:bottom w:val="nil"/>
                  <w:right w:val="nil"/>
                </w:tcBorders>
                <w:shd w:val="clear" w:color="auto" w:fill="auto"/>
                <w:noWrap/>
                <w:vAlign w:val="bottom"/>
                <w:hideMark/>
              </w:tcPr>
            </w:tcPrChange>
          </w:tcPr>
          <w:p w14:paraId="422CB56D" w14:textId="77777777" w:rsidR="00FF2D65" w:rsidRPr="00FF2D65" w:rsidRDefault="00FF2D65" w:rsidP="00FF2D65">
            <w:pPr>
              <w:ind w:left="0"/>
              <w:rPr>
                <w:ins w:id="409" w:author="Ayoub Rifai" w:date="2021-03-23T11:36:00Z"/>
                <w:rFonts w:ascii="Calibri" w:hAnsi="Calibri" w:cs="Calibri"/>
                <w:color w:val="000000"/>
                <w:sz w:val="22"/>
                <w:szCs w:val="22"/>
                <w:lang w:val="fr-FR" w:eastAsia="zh-CN"/>
              </w:rPr>
            </w:pPr>
            <w:ins w:id="410" w:author="Ayoub Rifai" w:date="2021-03-23T11:36:00Z">
              <w:r w:rsidRPr="00FF2D65">
                <w:rPr>
                  <w:rFonts w:ascii="Calibri" w:hAnsi="Calibri" w:cs="Calibri"/>
                  <w:color w:val="000000"/>
                  <w:sz w:val="22"/>
                  <w:szCs w:val="22"/>
                  <w:lang w:val="fr-FR" w:eastAsia="zh-CN"/>
                </w:rPr>
                <w:t xml:space="preserve">Noise limit </w:t>
              </w:r>
            </w:ins>
          </w:p>
        </w:tc>
        <w:tc>
          <w:tcPr>
            <w:tcW w:w="1352" w:type="dxa"/>
            <w:tcBorders>
              <w:top w:val="nil"/>
              <w:left w:val="nil"/>
              <w:bottom w:val="nil"/>
              <w:right w:val="nil"/>
            </w:tcBorders>
            <w:shd w:val="clear" w:color="auto" w:fill="auto"/>
            <w:vAlign w:val="bottom"/>
            <w:hideMark/>
            <w:tcPrChange w:id="411" w:author="Ayoub Rifai" w:date="2021-03-23T11:40:00Z">
              <w:tcPr>
                <w:tcW w:w="1404" w:type="dxa"/>
                <w:gridSpan w:val="2"/>
                <w:tcBorders>
                  <w:top w:val="nil"/>
                  <w:left w:val="nil"/>
                  <w:bottom w:val="nil"/>
                  <w:right w:val="nil"/>
                </w:tcBorders>
                <w:shd w:val="clear" w:color="auto" w:fill="auto"/>
                <w:vAlign w:val="bottom"/>
                <w:hideMark/>
              </w:tcPr>
            </w:tcPrChange>
          </w:tcPr>
          <w:p w14:paraId="4838E68C" w14:textId="77777777" w:rsidR="00FF2D65" w:rsidRPr="00FF2D65" w:rsidRDefault="00FF2D65" w:rsidP="00FF2D65">
            <w:pPr>
              <w:ind w:left="0"/>
              <w:rPr>
                <w:ins w:id="412" w:author="Ayoub Rifai" w:date="2021-03-23T11:36:00Z"/>
                <w:rFonts w:ascii="Calibri" w:hAnsi="Calibri" w:cs="Calibri"/>
                <w:color w:val="000000"/>
                <w:sz w:val="22"/>
                <w:szCs w:val="22"/>
                <w:lang w:val="fr-FR" w:eastAsia="zh-CN"/>
              </w:rPr>
            </w:pPr>
            <w:ins w:id="413" w:author="Ayoub Rifai" w:date="2021-03-23T11:36:00Z">
              <w:r w:rsidRPr="00FF2D65">
                <w:rPr>
                  <w:rFonts w:ascii="Calibri" w:hAnsi="Calibri" w:cs="Calibri"/>
                  <w:color w:val="000000"/>
                  <w:sz w:val="22"/>
                  <w:szCs w:val="22"/>
                  <w:lang w:val="fr-FR" w:eastAsia="zh-CN"/>
                </w:rPr>
                <w:t>Noise spec [dBv/sqrt(Hz)]</w:t>
              </w:r>
            </w:ins>
          </w:p>
        </w:tc>
      </w:tr>
      <w:tr w:rsidR="00FF2D65" w:rsidRPr="00FF2D65" w14:paraId="6CA496F1" w14:textId="77777777" w:rsidTr="004C1EEE">
        <w:tblPrEx>
          <w:tblPrExChange w:id="414" w:author="Ayoub Rifai" w:date="2021-03-23T11:40:00Z">
            <w:tblPrEx>
              <w:tblW w:w="8780" w:type="dxa"/>
            </w:tblPrEx>
          </w:tblPrExChange>
        </w:tblPrEx>
        <w:trPr>
          <w:trHeight w:val="254"/>
          <w:ins w:id="415" w:author="Ayoub Rifai" w:date="2021-03-23T11:36:00Z"/>
          <w:trPrChange w:id="416"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417" w:author="Ayoub Rifai" w:date="2021-03-23T11:40:00Z">
              <w:tcPr>
                <w:tcW w:w="960" w:type="dxa"/>
                <w:tcBorders>
                  <w:top w:val="nil"/>
                  <w:left w:val="nil"/>
                  <w:bottom w:val="nil"/>
                  <w:right w:val="nil"/>
                </w:tcBorders>
                <w:shd w:val="clear" w:color="auto" w:fill="auto"/>
                <w:noWrap/>
                <w:vAlign w:val="bottom"/>
                <w:hideMark/>
              </w:tcPr>
            </w:tcPrChange>
          </w:tcPr>
          <w:p w14:paraId="4B4D6B3E" w14:textId="77777777" w:rsidR="00FF2D65" w:rsidRPr="00FF2D65" w:rsidRDefault="00FF2D65" w:rsidP="00FF2D65">
            <w:pPr>
              <w:ind w:left="0"/>
              <w:jc w:val="right"/>
              <w:rPr>
                <w:ins w:id="418" w:author="Ayoub Rifai" w:date="2021-03-23T11:36:00Z"/>
                <w:rFonts w:ascii="Calibri" w:hAnsi="Calibri" w:cs="Calibri"/>
                <w:color w:val="000000"/>
                <w:sz w:val="22"/>
                <w:szCs w:val="22"/>
                <w:lang w:val="fr-FR" w:eastAsia="zh-CN"/>
              </w:rPr>
            </w:pPr>
            <w:ins w:id="419" w:author="Ayoub Rifai" w:date="2021-03-23T11:36:00Z">
              <w:r w:rsidRPr="00FF2D65">
                <w:rPr>
                  <w:rFonts w:ascii="Calibri" w:hAnsi="Calibri" w:cs="Calibri"/>
                  <w:color w:val="000000"/>
                  <w:sz w:val="22"/>
                  <w:szCs w:val="22"/>
                  <w:lang w:val="fr-FR" w:eastAsia="zh-CN"/>
                </w:rPr>
                <w:t>25</w:t>
              </w:r>
            </w:ins>
          </w:p>
        </w:tc>
        <w:tc>
          <w:tcPr>
            <w:tcW w:w="983" w:type="dxa"/>
            <w:tcBorders>
              <w:top w:val="nil"/>
              <w:left w:val="nil"/>
              <w:bottom w:val="nil"/>
              <w:right w:val="nil"/>
            </w:tcBorders>
            <w:shd w:val="clear" w:color="auto" w:fill="auto"/>
            <w:noWrap/>
            <w:vAlign w:val="bottom"/>
            <w:hideMark/>
            <w:tcPrChange w:id="420" w:author="Ayoub Rifai" w:date="2021-03-23T11:40:00Z">
              <w:tcPr>
                <w:tcW w:w="885" w:type="dxa"/>
                <w:tcBorders>
                  <w:top w:val="nil"/>
                  <w:left w:val="nil"/>
                  <w:bottom w:val="nil"/>
                  <w:right w:val="nil"/>
                </w:tcBorders>
                <w:shd w:val="clear" w:color="auto" w:fill="auto"/>
                <w:noWrap/>
                <w:vAlign w:val="bottom"/>
                <w:hideMark/>
              </w:tcPr>
            </w:tcPrChange>
          </w:tcPr>
          <w:p w14:paraId="74181305" w14:textId="77777777" w:rsidR="00FF2D65" w:rsidRPr="00FF2D65" w:rsidRDefault="00FF2D65" w:rsidP="00FF2D65">
            <w:pPr>
              <w:ind w:left="0"/>
              <w:jc w:val="right"/>
              <w:rPr>
                <w:ins w:id="421" w:author="Ayoub Rifai" w:date="2021-03-23T11:36:00Z"/>
                <w:rFonts w:ascii="Calibri" w:hAnsi="Calibri" w:cs="Calibri"/>
                <w:color w:val="000000"/>
                <w:sz w:val="22"/>
                <w:szCs w:val="22"/>
                <w:lang w:val="fr-FR" w:eastAsia="zh-CN"/>
              </w:rPr>
            </w:pPr>
            <w:ins w:id="422" w:author="Ayoub Rifai" w:date="2021-03-23T11:36:00Z">
              <w:r w:rsidRPr="00FF2D65">
                <w:rPr>
                  <w:rFonts w:ascii="Calibri" w:hAnsi="Calibri" w:cs="Calibri"/>
                  <w:color w:val="000000"/>
                  <w:sz w:val="22"/>
                  <w:szCs w:val="22"/>
                  <w:lang w:val="fr-FR" w:eastAsia="zh-CN"/>
                </w:rPr>
                <w:t>-21</w:t>
              </w:r>
            </w:ins>
          </w:p>
        </w:tc>
        <w:tc>
          <w:tcPr>
            <w:tcW w:w="984" w:type="dxa"/>
            <w:tcBorders>
              <w:top w:val="nil"/>
              <w:left w:val="nil"/>
              <w:bottom w:val="nil"/>
              <w:right w:val="nil"/>
            </w:tcBorders>
            <w:shd w:val="clear" w:color="auto" w:fill="auto"/>
            <w:noWrap/>
            <w:vAlign w:val="bottom"/>
            <w:hideMark/>
            <w:tcPrChange w:id="423" w:author="Ayoub Rifai" w:date="2021-03-23T11:40:00Z">
              <w:tcPr>
                <w:tcW w:w="1544" w:type="dxa"/>
                <w:gridSpan w:val="2"/>
                <w:tcBorders>
                  <w:top w:val="nil"/>
                  <w:left w:val="nil"/>
                  <w:bottom w:val="nil"/>
                  <w:right w:val="nil"/>
                </w:tcBorders>
                <w:shd w:val="clear" w:color="auto" w:fill="auto"/>
                <w:noWrap/>
                <w:vAlign w:val="bottom"/>
                <w:hideMark/>
              </w:tcPr>
            </w:tcPrChange>
          </w:tcPr>
          <w:p w14:paraId="5A9E9D6D" w14:textId="77777777" w:rsidR="00FF2D65" w:rsidRPr="00FF2D65" w:rsidRDefault="00FF2D65" w:rsidP="00FF2D65">
            <w:pPr>
              <w:ind w:left="0"/>
              <w:jc w:val="right"/>
              <w:rPr>
                <w:ins w:id="424" w:author="Ayoub Rifai" w:date="2021-03-23T11:36:00Z"/>
                <w:rFonts w:ascii="Calibri" w:hAnsi="Calibri" w:cs="Calibri"/>
                <w:color w:val="000000"/>
                <w:sz w:val="22"/>
                <w:szCs w:val="22"/>
                <w:lang w:val="fr-FR" w:eastAsia="zh-CN"/>
              </w:rPr>
            </w:pPr>
            <w:ins w:id="425" w:author="Ayoub Rifai" w:date="2021-03-23T11:36:00Z">
              <w:r w:rsidRPr="00FF2D65">
                <w:rPr>
                  <w:rFonts w:ascii="Calibri" w:hAnsi="Calibri" w:cs="Calibri"/>
                  <w:color w:val="000000"/>
                  <w:sz w:val="22"/>
                  <w:szCs w:val="22"/>
                  <w:lang w:val="fr-FR" w:eastAsia="zh-CN"/>
                </w:rPr>
                <w:t>-41</w:t>
              </w:r>
            </w:ins>
          </w:p>
        </w:tc>
        <w:tc>
          <w:tcPr>
            <w:tcW w:w="983" w:type="dxa"/>
            <w:tcBorders>
              <w:top w:val="nil"/>
              <w:left w:val="nil"/>
              <w:bottom w:val="nil"/>
              <w:right w:val="nil"/>
            </w:tcBorders>
            <w:shd w:val="clear" w:color="auto" w:fill="auto"/>
            <w:noWrap/>
            <w:vAlign w:val="bottom"/>
            <w:hideMark/>
            <w:tcPrChange w:id="426" w:author="Ayoub Rifai" w:date="2021-03-23T11:40:00Z">
              <w:tcPr>
                <w:tcW w:w="1337" w:type="dxa"/>
                <w:tcBorders>
                  <w:top w:val="nil"/>
                  <w:left w:val="nil"/>
                  <w:bottom w:val="nil"/>
                  <w:right w:val="nil"/>
                </w:tcBorders>
                <w:shd w:val="clear" w:color="auto" w:fill="auto"/>
                <w:noWrap/>
                <w:vAlign w:val="bottom"/>
                <w:hideMark/>
              </w:tcPr>
            </w:tcPrChange>
          </w:tcPr>
          <w:p w14:paraId="120A4D1F" w14:textId="77777777" w:rsidR="00FF2D65" w:rsidRPr="00FF2D65" w:rsidRDefault="00FF2D65" w:rsidP="00FF2D65">
            <w:pPr>
              <w:ind w:left="0"/>
              <w:jc w:val="right"/>
              <w:rPr>
                <w:ins w:id="427" w:author="Ayoub Rifai" w:date="2021-03-23T11:36:00Z"/>
                <w:rFonts w:ascii="Calibri" w:hAnsi="Calibri" w:cs="Calibri"/>
                <w:color w:val="000000"/>
                <w:sz w:val="22"/>
                <w:szCs w:val="22"/>
                <w:lang w:val="fr-FR" w:eastAsia="zh-CN"/>
              </w:rPr>
            </w:pPr>
            <w:ins w:id="428" w:author="Ayoub Rifai" w:date="2021-03-23T11:36:00Z">
              <w:r w:rsidRPr="00FF2D65">
                <w:rPr>
                  <w:rFonts w:ascii="Calibri" w:hAnsi="Calibri" w:cs="Calibri"/>
                  <w:color w:val="000000"/>
                  <w:sz w:val="22"/>
                  <w:szCs w:val="22"/>
                  <w:lang w:val="fr-FR" w:eastAsia="zh-CN"/>
                </w:rPr>
                <w:t>-35</w:t>
              </w:r>
            </w:ins>
          </w:p>
        </w:tc>
        <w:tc>
          <w:tcPr>
            <w:tcW w:w="984" w:type="dxa"/>
            <w:tcBorders>
              <w:top w:val="nil"/>
              <w:left w:val="nil"/>
              <w:bottom w:val="nil"/>
              <w:right w:val="nil"/>
            </w:tcBorders>
            <w:shd w:val="clear" w:color="auto" w:fill="auto"/>
            <w:noWrap/>
            <w:vAlign w:val="bottom"/>
            <w:hideMark/>
            <w:tcPrChange w:id="429" w:author="Ayoub Rifai" w:date="2021-03-23T11:40:00Z">
              <w:tcPr>
                <w:tcW w:w="700" w:type="dxa"/>
                <w:gridSpan w:val="2"/>
                <w:tcBorders>
                  <w:top w:val="nil"/>
                  <w:left w:val="nil"/>
                  <w:bottom w:val="nil"/>
                  <w:right w:val="nil"/>
                </w:tcBorders>
                <w:shd w:val="clear" w:color="auto" w:fill="auto"/>
                <w:noWrap/>
                <w:vAlign w:val="bottom"/>
                <w:hideMark/>
              </w:tcPr>
            </w:tcPrChange>
          </w:tcPr>
          <w:p w14:paraId="303D4EAB" w14:textId="77777777" w:rsidR="00FF2D65" w:rsidRPr="00FF2D65" w:rsidRDefault="00FF2D65" w:rsidP="00FF2D65">
            <w:pPr>
              <w:ind w:left="0"/>
              <w:rPr>
                <w:ins w:id="430" w:author="Ayoub Rifai" w:date="2021-03-23T11:36:00Z"/>
                <w:rFonts w:ascii="Calibri" w:hAnsi="Calibri" w:cs="Calibri"/>
                <w:color w:val="000000"/>
                <w:sz w:val="22"/>
                <w:szCs w:val="22"/>
                <w:lang w:val="fr-FR" w:eastAsia="zh-CN"/>
              </w:rPr>
            </w:pPr>
            <w:ins w:id="431" w:author="Ayoub Rifai" w:date="2021-03-23T11:36:00Z">
              <w:r w:rsidRPr="00FF2D65">
                <w:rPr>
                  <w:rFonts w:ascii="Calibri" w:hAnsi="Calibri" w:cs="Calibri"/>
                  <w:color w:val="000000"/>
                  <w:sz w:val="22"/>
                  <w:szCs w:val="22"/>
                  <w:lang w:val="fr-FR" w:eastAsia="zh-CN"/>
                </w:rPr>
                <w:t>12dB</w:t>
              </w:r>
            </w:ins>
          </w:p>
        </w:tc>
        <w:tc>
          <w:tcPr>
            <w:tcW w:w="983" w:type="dxa"/>
            <w:tcBorders>
              <w:top w:val="nil"/>
              <w:left w:val="nil"/>
              <w:bottom w:val="nil"/>
              <w:right w:val="nil"/>
            </w:tcBorders>
            <w:shd w:val="clear" w:color="auto" w:fill="auto"/>
            <w:noWrap/>
            <w:vAlign w:val="bottom"/>
            <w:hideMark/>
            <w:tcPrChange w:id="432" w:author="Ayoub Rifai" w:date="2021-03-23T11:40:00Z">
              <w:tcPr>
                <w:tcW w:w="960" w:type="dxa"/>
                <w:gridSpan w:val="2"/>
                <w:tcBorders>
                  <w:top w:val="nil"/>
                  <w:left w:val="nil"/>
                  <w:bottom w:val="nil"/>
                  <w:right w:val="nil"/>
                </w:tcBorders>
                <w:shd w:val="clear" w:color="auto" w:fill="auto"/>
                <w:noWrap/>
                <w:vAlign w:val="bottom"/>
                <w:hideMark/>
              </w:tcPr>
            </w:tcPrChange>
          </w:tcPr>
          <w:p w14:paraId="3AFFB6A3" w14:textId="77777777" w:rsidR="00FF2D65" w:rsidRPr="00FF2D65" w:rsidRDefault="00FF2D65" w:rsidP="00FF2D65">
            <w:pPr>
              <w:ind w:left="0"/>
              <w:jc w:val="right"/>
              <w:rPr>
                <w:ins w:id="433" w:author="Ayoub Rifai" w:date="2021-03-23T11:36:00Z"/>
                <w:rFonts w:ascii="Calibri" w:hAnsi="Calibri" w:cs="Calibri"/>
                <w:color w:val="000000"/>
                <w:sz w:val="22"/>
                <w:szCs w:val="22"/>
                <w:lang w:val="fr-FR" w:eastAsia="zh-CN"/>
              </w:rPr>
            </w:pPr>
            <w:ins w:id="434" w:author="Ayoub Rifai" w:date="2021-03-23T11:36:00Z">
              <w:r w:rsidRPr="00FF2D65">
                <w:rPr>
                  <w:rFonts w:ascii="Calibri" w:hAnsi="Calibri" w:cs="Calibri"/>
                  <w:color w:val="000000"/>
                  <w:sz w:val="22"/>
                  <w:szCs w:val="22"/>
                  <w:lang w:val="fr-FR" w:eastAsia="zh-CN"/>
                </w:rPr>
                <w:t>-83</w:t>
              </w:r>
            </w:ins>
          </w:p>
        </w:tc>
        <w:tc>
          <w:tcPr>
            <w:tcW w:w="984" w:type="dxa"/>
            <w:tcBorders>
              <w:top w:val="nil"/>
              <w:left w:val="nil"/>
              <w:bottom w:val="nil"/>
              <w:right w:val="nil"/>
            </w:tcBorders>
            <w:shd w:val="clear" w:color="auto" w:fill="auto"/>
            <w:noWrap/>
            <w:vAlign w:val="bottom"/>
            <w:hideMark/>
            <w:tcPrChange w:id="435" w:author="Ayoub Rifai" w:date="2021-03-23T11:40:00Z">
              <w:tcPr>
                <w:tcW w:w="1100" w:type="dxa"/>
                <w:gridSpan w:val="2"/>
                <w:tcBorders>
                  <w:top w:val="nil"/>
                  <w:left w:val="nil"/>
                  <w:bottom w:val="nil"/>
                  <w:right w:val="nil"/>
                </w:tcBorders>
                <w:shd w:val="clear" w:color="auto" w:fill="auto"/>
                <w:noWrap/>
                <w:vAlign w:val="bottom"/>
                <w:hideMark/>
              </w:tcPr>
            </w:tcPrChange>
          </w:tcPr>
          <w:p w14:paraId="7F0E4DBF" w14:textId="77777777" w:rsidR="00FF2D65" w:rsidRPr="00FF2D65" w:rsidRDefault="00FF2D65" w:rsidP="00FF2D65">
            <w:pPr>
              <w:ind w:left="0"/>
              <w:jc w:val="right"/>
              <w:rPr>
                <w:ins w:id="436" w:author="Ayoub Rifai" w:date="2021-03-23T11:36:00Z"/>
                <w:rFonts w:ascii="Calibri" w:hAnsi="Calibri" w:cs="Calibri"/>
                <w:color w:val="000000"/>
                <w:sz w:val="22"/>
                <w:szCs w:val="22"/>
                <w:lang w:val="fr-FR" w:eastAsia="zh-CN"/>
              </w:rPr>
            </w:pPr>
            <w:ins w:id="437" w:author="Ayoub Rifai" w:date="2021-03-23T11:36:00Z">
              <w:r w:rsidRPr="00FF2D65">
                <w:rPr>
                  <w:rFonts w:ascii="Calibri" w:hAnsi="Calibri" w:cs="Calibri"/>
                  <w:color w:val="000000"/>
                  <w:sz w:val="22"/>
                  <w:szCs w:val="22"/>
                  <w:lang w:val="fr-FR" w:eastAsia="zh-CN"/>
                </w:rPr>
                <w:t>-110</w:t>
              </w:r>
            </w:ins>
          </w:p>
        </w:tc>
        <w:tc>
          <w:tcPr>
            <w:tcW w:w="1352" w:type="dxa"/>
            <w:tcBorders>
              <w:top w:val="nil"/>
              <w:left w:val="nil"/>
              <w:bottom w:val="nil"/>
              <w:right w:val="nil"/>
            </w:tcBorders>
            <w:shd w:val="clear" w:color="000000" w:fill="92D050"/>
            <w:noWrap/>
            <w:vAlign w:val="bottom"/>
            <w:hideMark/>
            <w:tcPrChange w:id="438" w:author="Ayoub Rifai" w:date="2021-03-23T11:40:00Z">
              <w:tcPr>
                <w:tcW w:w="1294" w:type="dxa"/>
                <w:gridSpan w:val="2"/>
                <w:tcBorders>
                  <w:top w:val="nil"/>
                  <w:left w:val="nil"/>
                  <w:bottom w:val="nil"/>
                  <w:right w:val="nil"/>
                </w:tcBorders>
                <w:shd w:val="clear" w:color="000000" w:fill="92D050"/>
                <w:noWrap/>
                <w:vAlign w:val="bottom"/>
                <w:hideMark/>
              </w:tcPr>
            </w:tcPrChange>
          </w:tcPr>
          <w:p w14:paraId="62C9A3FA" w14:textId="77777777" w:rsidR="00FF2D65" w:rsidRPr="00FF2D65" w:rsidRDefault="00FF2D65" w:rsidP="00FF2D65">
            <w:pPr>
              <w:ind w:left="0"/>
              <w:jc w:val="right"/>
              <w:rPr>
                <w:ins w:id="439" w:author="Ayoub Rifai" w:date="2021-03-23T11:36:00Z"/>
                <w:rFonts w:ascii="Calibri" w:hAnsi="Calibri" w:cs="Calibri"/>
                <w:color w:val="000000"/>
                <w:sz w:val="22"/>
                <w:szCs w:val="22"/>
                <w:lang w:val="fr-FR" w:eastAsia="zh-CN"/>
              </w:rPr>
            </w:pPr>
            <w:ins w:id="440" w:author="Ayoub Rifai" w:date="2021-03-23T11:36:00Z">
              <w:r w:rsidRPr="00FF2D65">
                <w:rPr>
                  <w:rFonts w:ascii="Calibri" w:hAnsi="Calibri" w:cs="Calibri"/>
                  <w:color w:val="000000"/>
                  <w:sz w:val="22"/>
                  <w:szCs w:val="22"/>
                  <w:lang w:val="fr-FR" w:eastAsia="zh-CN"/>
                </w:rPr>
                <w:t>-124</w:t>
              </w:r>
            </w:ins>
          </w:p>
        </w:tc>
      </w:tr>
      <w:tr w:rsidR="00FF2D65" w:rsidRPr="00FF2D65" w14:paraId="55CE749E" w14:textId="77777777" w:rsidTr="004C1EEE">
        <w:tblPrEx>
          <w:tblPrExChange w:id="441" w:author="Ayoub Rifai" w:date="2021-03-23T11:40:00Z">
            <w:tblPrEx>
              <w:tblW w:w="8780" w:type="dxa"/>
            </w:tblPrEx>
          </w:tblPrExChange>
        </w:tblPrEx>
        <w:trPr>
          <w:trHeight w:val="254"/>
          <w:ins w:id="442" w:author="Ayoub Rifai" w:date="2021-03-23T11:36:00Z"/>
          <w:trPrChange w:id="443"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444" w:author="Ayoub Rifai" w:date="2021-03-23T11:40:00Z">
              <w:tcPr>
                <w:tcW w:w="960" w:type="dxa"/>
                <w:tcBorders>
                  <w:top w:val="nil"/>
                  <w:left w:val="nil"/>
                  <w:bottom w:val="nil"/>
                  <w:right w:val="nil"/>
                </w:tcBorders>
                <w:shd w:val="clear" w:color="auto" w:fill="auto"/>
                <w:noWrap/>
                <w:vAlign w:val="bottom"/>
                <w:hideMark/>
              </w:tcPr>
            </w:tcPrChange>
          </w:tcPr>
          <w:p w14:paraId="013F95B0" w14:textId="77777777" w:rsidR="00FF2D65" w:rsidRPr="00FF2D65" w:rsidRDefault="00FF2D65" w:rsidP="00FF2D65">
            <w:pPr>
              <w:ind w:left="0"/>
              <w:jc w:val="right"/>
              <w:rPr>
                <w:ins w:id="445" w:author="Ayoub Rifai" w:date="2021-03-23T11:36:00Z"/>
                <w:rFonts w:ascii="Calibri" w:hAnsi="Calibri" w:cs="Calibri"/>
                <w:color w:val="000000"/>
                <w:sz w:val="22"/>
                <w:szCs w:val="22"/>
                <w:lang w:val="fr-FR" w:eastAsia="zh-CN"/>
              </w:rPr>
            </w:pPr>
            <w:ins w:id="446" w:author="Ayoub Rifai" w:date="2021-03-23T11:36:00Z">
              <w:r w:rsidRPr="00FF2D65">
                <w:rPr>
                  <w:rFonts w:ascii="Calibri" w:hAnsi="Calibri" w:cs="Calibri"/>
                  <w:color w:val="000000"/>
                  <w:sz w:val="22"/>
                  <w:szCs w:val="22"/>
                  <w:lang w:val="fr-FR" w:eastAsia="zh-CN"/>
                </w:rPr>
                <w:t>28</w:t>
              </w:r>
            </w:ins>
          </w:p>
        </w:tc>
        <w:tc>
          <w:tcPr>
            <w:tcW w:w="983" w:type="dxa"/>
            <w:tcBorders>
              <w:top w:val="nil"/>
              <w:left w:val="nil"/>
              <w:bottom w:val="nil"/>
              <w:right w:val="nil"/>
            </w:tcBorders>
            <w:shd w:val="clear" w:color="auto" w:fill="auto"/>
            <w:noWrap/>
            <w:vAlign w:val="bottom"/>
            <w:hideMark/>
            <w:tcPrChange w:id="447" w:author="Ayoub Rifai" w:date="2021-03-23T11:40:00Z">
              <w:tcPr>
                <w:tcW w:w="885" w:type="dxa"/>
                <w:tcBorders>
                  <w:top w:val="nil"/>
                  <w:left w:val="nil"/>
                  <w:bottom w:val="nil"/>
                  <w:right w:val="nil"/>
                </w:tcBorders>
                <w:shd w:val="clear" w:color="auto" w:fill="auto"/>
                <w:noWrap/>
                <w:vAlign w:val="bottom"/>
                <w:hideMark/>
              </w:tcPr>
            </w:tcPrChange>
          </w:tcPr>
          <w:p w14:paraId="7F5E3768" w14:textId="77777777" w:rsidR="00FF2D65" w:rsidRPr="00FF2D65" w:rsidRDefault="00FF2D65" w:rsidP="00FF2D65">
            <w:pPr>
              <w:ind w:left="0"/>
              <w:jc w:val="right"/>
              <w:rPr>
                <w:ins w:id="448" w:author="Ayoub Rifai" w:date="2021-03-23T11:36:00Z"/>
                <w:rFonts w:ascii="Calibri" w:hAnsi="Calibri" w:cs="Calibri"/>
                <w:color w:val="000000"/>
                <w:sz w:val="22"/>
                <w:szCs w:val="22"/>
                <w:lang w:val="fr-FR" w:eastAsia="zh-CN"/>
              </w:rPr>
            </w:pPr>
            <w:ins w:id="449" w:author="Ayoub Rifai" w:date="2021-03-23T11:36:00Z">
              <w:r w:rsidRPr="00FF2D65">
                <w:rPr>
                  <w:rFonts w:ascii="Calibri" w:hAnsi="Calibri" w:cs="Calibri"/>
                  <w:color w:val="000000"/>
                  <w:sz w:val="22"/>
                  <w:szCs w:val="22"/>
                  <w:lang w:val="fr-FR" w:eastAsia="zh-CN"/>
                </w:rPr>
                <w:t>-28</w:t>
              </w:r>
            </w:ins>
          </w:p>
        </w:tc>
        <w:tc>
          <w:tcPr>
            <w:tcW w:w="984" w:type="dxa"/>
            <w:tcBorders>
              <w:top w:val="nil"/>
              <w:left w:val="nil"/>
              <w:bottom w:val="nil"/>
              <w:right w:val="nil"/>
            </w:tcBorders>
            <w:shd w:val="clear" w:color="auto" w:fill="auto"/>
            <w:noWrap/>
            <w:vAlign w:val="bottom"/>
            <w:hideMark/>
            <w:tcPrChange w:id="450" w:author="Ayoub Rifai" w:date="2021-03-23T11:40:00Z">
              <w:tcPr>
                <w:tcW w:w="1544" w:type="dxa"/>
                <w:gridSpan w:val="2"/>
                <w:tcBorders>
                  <w:top w:val="nil"/>
                  <w:left w:val="nil"/>
                  <w:bottom w:val="nil"/>
                  <w:right w:val="nil"/>
                </w:tcBorders>
                <w:shd w:val="clear" w:color="auto" w:fill="auto"/>
                <w:noWrap/>
                <w:vAlign w:val="bottom"/>
                <w:hideMark/>
              </w:tcPr>
            </w:tcPrChange>
          </w:tcPr>
          <w:p w14:paraId="5C809302" w14:textId="77777777" w:rsidR="00FF2D65" w:rsidRPr="00FF2D65" w:rsidRDefault="00FF2D65" w:rsidP="00FF2D65">
            <w:pPr>
              <w:ind w:left="0"/>
              <w:jc w:val="right"/>
              <w:rPr>
                <w:ins w:id="451" w:author="Ayoub Rifai" w:date="2021-03-23T11:36:00Z"/>
                <w:rFonts w:ascii="Calibri" w:hAnsi="Calibri" w:cs="Calibri"/>
                <w:color w:val="000000"/>
                <w:sz w:val="22"/>
                <w:szCs w:val="22"/>
                <w:lang w:val="fr-FR" w:eastAsia="zh-CN"/>
              </w:rPr>
            </w:pPr>
            <w:ins w:id="452" w:author="Ayoub Rifai" w:date="2021-03-23T11:36:00Z">
              <w:r w:rsidRPr="00FF2D65">
                <w:rPr>
                  <w:rFonts w:ascii="Calibri" w:hAnsi="Calibri" w:cs="Calibri"/>
                  <w:color w:val="000000"/>
                  <w:sz w:val="22"/>
                  <w:szCs w:val="22"/>
                  <w:lang w:val="fr-FR" w:eastAsia="zh-CN"/>
                </w:rPr>
                <w:t>-44</w:t>
              </w:r>
            </w:ins>
          </w:p>
        </w:tc>
        <w:tc>
          <w:tcPr>
            <w:tcW w:w="983" w:type="dxa"/>
            <w:tcBorders>
              <w:top w:val="nil"/>
              <w:left w:val="nil"/>
              <w:bottom w:val="nil"/>
              <w:right w:val="nil"/>
            </w:tcBorders>
            <w:shd w:val="clear" w:color="auto" w:fill="auto"/>
            <w:noWrap/>
            <w:vAlign w:val="bottom"/>
            <w:hideMark/>
            <w:tcPrChange w:id="453" w:author="Ayoub Rifai" w:date="2021-03-23T11:40:00Z">
              <w:tcPr>
                <w:tcW w:w="1337" w:type="dxa"/>
                <w:tcBorders>
                  <w:top w:val="nil"/>
                  <w:left w:val="nil"/>
                  <w:bottom w:val="nil"/>
                  <w:right w:val="nil"/>
                </w:tcBorders>
                <w:shd w:val="clear" w:color="auto" w:fill="auto"/>
                <w:noWrap/>
                <w:vAlign w:val="bottom"/>
                <w:hideMark/>
              </w:tcPr>
            </w:tcPrChange>
          </w:tcPr>
          <w:p w14:paraId="4B948D44" w14:textId="77777777" w:rsidR="00FF2D65" w:rsidRPr="00FF2D65" w:rsidRDefault="00FF2D65" w:rsidP="00FF2D65">
            <w:pPr>
              <w:ind w:left="0"/>
              <w:jc w:val="right"/>
              <w:rPr>
                <w:ins w:id="454" w:author="Ayoub Rifai" w:date="2021-03-23T11:36:00Z"/>
                <w:rFonts w:ascii="Calibri" w:hAnsi="Calibri" w:cs="Calibri"/>
                <w:color w:val="000000"/>
                <w:sz w:val="22"/>
                <w:szCs w:val="22"/>
                <w:lang w:val="fr-FR" w:eastAsia="zh-CN"/>
              </w:rPr>
            </w:pPr>
            <w:ins w:id="455" w:author="Ayoub Rifai" w:date="2021-03-23T11:36:00Z">
              <w:r w:rsidRPr="00FF2D65">
                <w:rPr>
                  <w:rFonts w:ascii="Calibri" w:hAnsi="Calibri" w:cs="Calibri"/>
                  <w:color w:val="000000"/>
                  <w:sz w:val="22"/>
                  <w:szCs w:val="22"/>
                  <w:lang w:val="fr-FR" w:eastAsia="zh-CN"/>
                </w:rPr>
                <w:t>-38</w:t>
              </w:r>
            </w:ins>
          </w:p>
        </w:tc>
        <w:tc>
          <w:tcPr>
            <w:tcW w:w="984" w:type="dxa"/>
            <w:tcBorders>
              <w:top w:val="nil"/>
              <w:left w:val="nil"/>
              <w:bottom w:val="nil"/>
              <w:right w:val="nil"/>
            </w:tcBorders>
            <w:shd w:val="clear" w:color="auto" w:fill="auto"/>
            <w:noWrap/>
            <w:vAlign w:val="bottom"/>
            <w:hideMark/>
            <w:tcPrChange w:id="456" w:author="Ayoub Rifai" w:date="2021-03-23T11:40:00Z">
              <w:tcPr>
                <w:tcW w:w="700" w:type="dxa"/>
                <w:gridSpan w:val="2"/>
                <w:tcBorders>
                  <w:top w:val="nil"/>
                  <w:left w:val="nil"/>
                  <w:bottom w:val="nil"/>
                  <w:right w:val="nil"/>
                </w:tcBorders>
                <w:shd w:val="clear" w:color="auto" w:fill="auto"/>
                <w:noWrap/>
                <w:vAlign w:val="bottom"/>
                <w:hideMark/>
              </w:tcPr>
            </w:tcPrChange>
          </w:tcPr>
          <w:p w14:paraId="1CFC45DE" w14:textId="77777777" w:rsidR="00FF2D65" w:rsidRPr="00FF2D65" w:rsidRDefault="00FF2D65" w:rsidP="00FF2D65">
            <w:pPr>
              <w:ind w:left="0"/>
              <w:rPr>
                <w:ins w:id="457" w:author="Ayoub Rifai" w:date="2021-03-23T11:36:00Z"/>
                <w:rFonts w:ascii="Calibri" w:hAnsi="Calibri" w:cs="Calibri"/>
                <w:color w:val="000000"/>
                <w:sz w:val="22"/>
                <w:szCs w:val="22"/>
                <w:lang w:val="fr-FR" w:eastAsia="zh-CN"/>
              </w:rPr>
            </w:pPr>
            <w:ins w:id="458" w:author="Ayoub Rifai" w:date="2021-03-23T11:36:00Z">
              <w:r w:rsidRPr="00FF2D65">
                <w:rPr>
                  <w:rFonts w:ascii="Calibri" w:hAnsi="Calibri" w:cs="Calibri"/>
                  <w:color w:val="000000"/>
                  <w:sz w:val="22"/>
                  <w:szCs w:val="22"/>
                  <w:lang w:val="fr-FR" w:eastAsia="zh-CN"/>
                </w:rPr>
                <w:t>18dB</w:t>
              </w:r>
            </w:ins>
          </w:p>
        </w:tc>
        <w:tc>
          <w:tcPr>
            <w:tcW w:w="983" w:type="dxa"/>
            <w:tcBorders>
              <w:top w:val="nil"/>
              <w:left w:val="nil"/>
              <w:bottom w:val="nil"/>
              <w:right w:val="nil"/>
            </w:tcBorders>
            <w:shd w:val="clear" w:color="auto" w:fill="auto"/>
            <w:noWrap/>
            <w:vAlign w:val="bottom"/>
            <w:hideMark/>
            <w:tcPrChange w:id="459" w:author="Ayoub Rifai" w:date="2021-03-23T11:40:00Z">
              <w:tcPr>
                <w:tcW w:w="960" w:type="dxa"/>
                <w:gridSpan w:val="2"/>
                <w:tcBorders>
                  <w:top w:val="nil"/>
                  <w:left w:val="nil"/>
                  <w:bottom w:val="nil"/>
                  <w:right w:val="nil"/>
                </w:tcBorders>
                <w:shd w:val="clear" w:color="auto" w:fill="auto"/>
                <w:noWrap/>
                <w:vAlign w:val="bottom"/>
                <w:hideMark/>
              </w:tcPr>
            </w:tcPrChange>
          </w:tcPr>
          <w:p w14:paraId="15111929" w14:textId="77777777" w:rsidR="00FF2D65" w:rsidRPr="00FF2D65" w:rsidRDefault="00FF2D65" w:rsidP="00FF2D65">
            <w:pPr>
              <w:ind w:left="0"/>
              <w:jc w:val="right"/>
              <w:rPr>
                <w:ins w:id="460" w:author="Ayoub Rifai" w:date="2021-03-23T11:36:00Z"/>
                <w:rFonts w:ascii="Calibri" w:hAnsi="Calibri" w:cs="Calibri"/>
                <w:color w:val="000000"/>
                <w:sz w:val="22"/>
                <w:szCs w:val="22"/>
                <w:lang w:val="fr-FR" w:eastAsia="zh-CN"/>
              </w:rPr>
            </w:pPr>
            <w:ins w:id="461" w:author="Ayoub Rifai" w:date="2021-03-23T11:36:00Z">
              <w:r w:rsidRPr="00FF2D65">
                <w:rPr>
                  <w:rFonts w:ascii="Calibri" w:hAnsi="Calibri" w:cs="Calibri"/>
                  <w:color w:val="000000"/>
                  <w:sz w:val="22"/>
                  <w:szCs w:val="22"/>
                  <w:lang w:val="fr-FR" w:eastAsia="zh-CN"/>
                </w:rPr>
                <w:t>-100</w:t>
              </w:r>
            </w:ins>
          </w:p>
        </w:tc>
        <w:tc>
          <w:tcPr>
            <w:tcW w:w="984" w:type="dxa"/>
            <w:tcBorders>
              <w:top w:val="nil"/>
              <w:left w:val="nil"/>
              <w:bottom w:val="nil"/>
              <w:right w:val="nil"/>
            </w:tcBorders>
            <w:shd w:val="clear" w:color="auto" w:fill="auto"/>
            <w:noWrap/>
            <w:vAlign w:val="bottom"/>
            <w:hideMark/>
            <w:tcPrChange w:id="462" w:author="Ayoub Rifai" w:date="2021-03-23T11:40:00Z">
              <w:tcPr>
                <w:tcW w:w="1100" w:type="dxa"/>
                <w:gridSpan w:val="2"/>
                <w:tcBorders>
                  <w:top w:val="nil"/>
                  <w:left w:val="nil"/>
                  <w:bottom w:val="nil"/>
                  <w:right w:val="nil"/>
                </w:tcBorders>
                <w:shd w:val="clear" w:color="auto" w:fill="auto"/>
                <w:noWrap/>
                <w:vAlign w:val="bottom"/>
                <w:hideMark/>
              </w:tcPr>
            </w:tcPrChange>
          </w:tcPr>
          <w:p w14:paraId="4BFF069F" w14:textId="77777777" w:rsidR="00FF2D65" w:rsidRPr="00FF2D65" w:rsidRDefault="00FF2D65" w:rsidP="00FF2D65">
            <w:pPr>
              <w:ind w:left="0"/>
              <w:jc w:val="right"/>
              <w:rPr>
                <w:ins w:id="463" w:author="Ayoub Rifai" w:date="2021-03-23T11:36:00Z"/>
                <w:rFonts w:ascii="Calibri" w:hAnsi="Calibri" w:cs="Calibri"/>
                <w:color w:val="000000"/>
                <w:sz w:val="22"/>
                <w:szCs w:val="22"/>
                <w:lang w:val="fr-FR" w:eastAsia="zh-CN"/>
              </w:rPr>
            </w:pPr>
            <w:ins w:id="464" w:author="Ayoub Rifai" w:date="2021-03-23T11:36:00Z">
              <w:r w:rsidRPr="00FF2D65">
                <w:rPr>
                  <w:rFonts w:ascii="Calibri" w:hAnsi="Calibri" w:cs="Calibri"/>
                  <w:color w:val="000000"/>
                  <w:sz w:val="22"/>
                  <w:szCs w:val="22"/>
                  <w:lang w:val="fr-FR" w:eastAsia="zh-CN"/>
                </w:rPr>
                <w:t>-127</w:t>
              </w:r>
            </w:ins>
          </w:p>
        </w:tc>
        <w:tc>
          <w:tcPr>
            <w:tcW w:w="1352" w:type="dxa"/>
            <w:tcBorders>
              <w:top w:val="nil"/>
              <w:left w:val="nil"/>
              <w:bottom w:val="nil"/>
              <w:right w:val="nil"/>
            </w:tcBorders>
            <w:shd w:val="clear" w:color="000000" w:fill="FFC000"/>
            <w:noWrap/>
            <w:vAlign w:val="bottom"/>
            <w:hideMark/>
            <w:tcPrChange w:id="465" w:author="Ayoub Rifai" w:date="2021-03-23T11:40:00Z">
              <w:tcPr>
                <w:tcW w:w="1294" w:type="dxa"/>
                <w:gridSpan w:val="2"/>
                <w:tcBorders>
                  <w:top w:val="nil"/>
                  <w:left w:val="nil"/>
                  <w:bottom w:val="nil"/>
                  <w:right w:val="nil"/>
                </w:tcBorders>
                <w:shd w:val="clear" w:color="000000" w:fill="FFC000"/>
                <w:noWrap/>
                <w:vAlign w:val="bottom"/>
                <w:hideMark/>
              </w:tcPr>
            </w:tcPrChange>
          </w:tcPr>
          <w:p w14:paraId="11ADDB9B" w14:textId="77777777" w:rsidR="00FF2D65" w:rsidRPr="00FF2D65" w:rsidRDefault="00FF2D65" w:rsidP="00FF2D65">
            <w:pPr>
              <w:ind w:left="0"/>
              <w:jc w:val="right"/>
              <w:rPr>
                <w:ins w:id="466" w:author="Ayoub Rifai" w:date="2021-03-23T11:36:00Z"/>
                <w:rFonts w:ascii="Calibri" w:hAnsi="Calibri" w:cs="Calibri"/>
                <w:color w:val="000000"/>
                <w:sz w:val="22"/>
                <w:szCs w:val="22"/>
                <w:lang w:val="fr-FR" w:eastAsia="zh-CN"/>
              </w:rPr>
            </w:pPr>
            <w:ins w:id="467" w:author="Ayoub Rifai" w:date="2021-03-23T11:36:00Z">
              <w:r w:rsidRPr="00FF2D65">
                <w:rPr>
                  <w:rFonts w:ascii="Calibri" w:hAnsi="Calibri" w:cs="Calibri"/>
                  <w:color w:val="000000"/>
                  <w:sz w:val="22"/>
                  <w:szCs w:val="22"/>
                  <w:lang w:val="fr-FR" w:eastAsia="zh-CN"/>
                </w:rPr>
                <w:t>-141</w:t>
              </w:r>
            </w:ins>
          </w:p>
        </w:tc>
      </w:tr>
      <w:tr w:rsidR="00FF2D65" w:rsidRPr="00FF2D65" w14:paraId="1DD86AE0" w14:textId="77777777" w:rsidTr="004C1EEE">
        <w:tblPrEx>
          <w:tblPrExChange w:id="468" w:author="Ayoub Rifai" w:date="2021-03-23T11:40:00Z">
            <w:tblPrEx>
              <w:tblW w:w="8780" w:type="dxa"/>
            </w:tblPrEx>
          </w:tblPrExChange>
        </w:tblPrEx>
        <w:trPr>
          <w:trHeight w:val="254"/>
          <w:ins w:id="469" w:author="Ayoub Rifai" w:date="2021-03-23T11:36:00Z"/>
          <w:trPrChange w:id="470"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471" w:author="Ayoub Rifai" w:date="2021-03-23T11:40:00Z">
              <w:tcPr>
                <w:tcW w:w="960" w:type="dxa"/>
                <w:tcBorders>
                  <w:top w:val="nil"/>
                  <w:left w:val="nil"/>
                  <w:bottom w:val="nil"/>
                  <w:right w:val="nil"/>
                </w:tcBorders>
                <w:shd w:val="clear" w:color="auto" w:fill="auto"/>
                <w:noWrap/>
                <w:vAlign w:val="bottom"/>
                <w:hideMark/>
              </w:tcPr>
            </w:tcPrChange>
          </w:tcPr>
          <w:p w14:paraId="6C5CAAC9" w14:textId="77777777" w:rsidR="00FF2D65" w:rsidRPr="00FF2D65" w:rsidRDefault="00FF2D65" w:rsidP="00FF2D65">
            <w:pPr>
              <w:ind w:left="0"/>
              <w:jc w:val="right"/>
              <w:rPr>
                <w:ins w:id="472" w:author="Ayoub Rifai" w:date="2021-03-23T11:36:00Z"/>
                <w:rFonts w:ascii="Calibri" w:hAnsi="Calibri" w:cs="Calibri"/>
                <w:color w:val="000000"/>
                <w:sz w:val="22"/>
                <w:szCs w:val="22"/>
                <w:lang w:val="fr-FR" w:eastAsia="zh-CN"/>
              </w:rPr>
            </w:pPr>
            <w:ins w:id="473" w:author="Ayoub Rifai" w:date="2021-03-23T11:36:00Z">
              <w:r w:rsidRPr="00FF2D65">
                <w:rPr>
                  <w:rFonts w:ascii="Calibri" w:hAnsi="Calibri" w:cs="Calibri"/>
                  <w:color w:val="000000"/>
                  <w:sz w:val="22"/>
                  <w:szCs w:val="22"/>
                  <w:lang w:val="fr-FR" w:eastAsia="zh-CN"/>
                </w:rPr>
                <w:t>31</w:t>
              </w:r>
            </w:ins>
          </w:p>
        </w:tc>
        <w:tc>
          <w:tcPr>
            <w:tcW w:w="983" w:type="dxa"/>
            <w:tcBorders>
              <w:top w:val="nil"/>
              <w:left w:val="nil"/>
              <w:bottom w:val="nil"/>
              <w:right w:val="nil"/>
            </w:tcBorders>
            <w:shd w:val="clear" w:color="auto" w:fill="auto"/>
            <w:noWrap/>
            <w:vAlign w:val="bottom"/>
            <w:hideMark/>
            <w:tcPrChange w:id="474" w:author="Ayoub Rifai" w:date="2021-03-23T11:40:00Z">
              <w:tcPr>
                <w:tcW w:w="885" w:type="dxa"/>
                <w:tcBorders>
                  <w:top w:val="nil"/>
                  <w:left w:val="nil"/>
                  <w:bottom w:val="nil"/>
                  <w:right w:val="nil"/>
                </w:tcBorders>
                <w:shd w:val="clear" w:color="auto" w:fill="auto"/>
                <w:noWrap/>
                <w:vAlign w:val="bottom"/>
                <w:hideMark/>
              </w:tcPr>
            </w:tcPrChange>
          </w:tcPr>
          <w:p w14:paraId="3A10D59C" w14:textId="77777777" w:rsidR="00FF2D65" w:rsidRPr="00FF2D65" w:rsidRDefault="00FF2D65" w:rsidP="00FF2D65">
            <w:pPr>
              <w:ind w:left="0"/>
              <w:jc w:val="right"/>
              <w:rPr>
                <w:ins w:id="475" w:author="Ayoub Rifai" w:date="2021-03-23T11:36:00Z"/>
                <w:rFonts w:ascii="Calibri" w:hAnsi="Calibri" w:cs="Calibri"/>
                <w:color w:val="000000"/>
                <w:sz w:val="22"/>
                <w:szCs w:val="22"/>
                <w:lang w:val="fr-FR" w:eastAsia="zh-CN"/>
              </w:rPr>
            </w:pPr>
            <w:ins w:id="476" w:author="Ayoub Rifai" w:date="2021-03-23T11:36:00Z">
              <w:r w:rsidRPr="00FF2D65">
                <w:rPr>
                  <w:rFonts w:ascii="Calibri" w:hAnsi="Calibri" w:cs="Calibri"/>
                  <w:color w:val="000000"/>
                  <w:sz w:val="22"/>
                  <w:szCs w:val="22"/>
                  <w:lang w:val="fr-FR" w:eastAsia="zh-CN"/>
                </w:rPr>
                <w:t>-31</w:t>
              </w:r>
            </w:ins>
          </w:p>
        </w:tc>
        <w:tc>
          <w:tcPr>
            <w:tcW w:w="984" w:type="dxa"/>
            <w:tcBorders>
              <w:top w:val="nil"/>
              <w:left w:val="nil"/>
              <w:bottom w:val="nil"/>
              <w:right w:val="nil"/>
            </w:tcBorders>
            <w:shd w:val="clear" w:color="auto" w:fill="auto"/>
            <w:noWrap/>
            <w:vAlign w:val="bottom"/>
            <w:hideMark/>
            <w:tcPrChange w:id="477" w:author="Ayoub Rifai" w:date="2021-03-23T11:40:00Z">
              <w:tcPr>
                <w:tcW w:w="1544" w:type="dxa"/>
                <w:gridSpan w:val="2"/>
                <w:tcBorders>
                  <w:top w:val="nil"/>
                  <w:left w:val="nil"/>
                  <w:bottom w:val="nil"/>
                  <w:right w:val="nil"/>
                </w:tcBorders>
                <w:shd w:val="clear" w:color="auto" w:fill="auto"/>
                <w:noWrap/>
                <w:vAlign w:val="bottom"/>
                <w:hideMark/>
              </w:tcPr>
            </w:tcPrChange>
          </w:tcPr>
          <w:p w14:paraId="32DF8D6D" w14:textId="77777777" w:rsidR="00FF2D65" w:rsidRPr="00FF2D65" w:rsidRDefault="00FF2D65" w:rsidP="00FF2D65">
            <w:pPr>
              <w:ind w:left="0"/>
              <w:jc w:val="right"/>
              <w:rPr>
                <w:ins w:id="478" w:author="Ayoub Rifai" w:date="2021-03-23T11:36:00Z"/>
                <w:rFonts w:ascii="Calibri" w:hAnsi="Calibri" w:cs="Calibri"/>
                <w:color w:val="000000"/>
                <w:sz w:val="22"/>
                <w:szCs w:val="22"/>
                <w:lang w:val="fr-FR" w:eastAsia="zh-CN"/>
              </w:rPr>
            </w:pPr>
            <w:ins w:id="479" w:author="Ayoub Rifai" w:date="2021-03-23T11:36:00Z">
              <w:r w:rsidRPr="00FF2D65">
                <w:rPr>
                  <w:rFonts w:ascii="Calibri" w:hAnsi="Calibri" w:cs="Calibri"/>
                  <w:color w:val="000000"/>
                  <w:sz w:val="22"/>
                  <w:szCs w:val="22"/>
                  <w:lang w:val="fr-FR" w:eastAsia="zh-CN"/>
                </w:rPr>
                <w:t>-47</w:t>
              </w:r>
            </w:ins>
          </w:p>
        </w:tc>
        <w:tc>
          <w:tcPr>
            <w:tcW w:w="983" w:type="dxa"/>
            <w:tcBorders>
              <w:top w:val="nil"/>
              <w:left w:val="nil"/>
              <w:bottom w:val="nil"/>
              <w:right w:val="nil"/>
            </w:tcBorders>
            <w:shd w:val="clear" w:color="auto" w:fill="auto"/>
            <w:noWrap/>
            <w:vAlign w:val="bottom"/>
            <w:hideMark/>
            <w:tcPrChange w:id="480" w:author="Ayoub Rifai" w:date="2021-03-23T11:40:00Z">
              <w:tcPr>
                <w:tcW w:w="1337" w:type="dxa"/>
                <w:tcBorders>
                  <w:top w:val="nil"/>
                  <w:left w:val="nil"/>
                  <w:bottom w:val="nil"/>
                  <w:right w:val="nil"/>
                </w:tcBorders>
                <w:shd w:val="clear" w:color="auto" w:fill="auto"/>
                <w:noWrap/>
                <w:vAlign w:val="bottom"/>
                <w:hideMark/>
              </w:tcPr>
            </w:tcPrChange>
          </w:tcPr>
          <w:p w14:paraId="45415A93" w14:textId="77777777" w:rsidR="00FF2D65" w:rsidRPr="00FF2D65" w:rsidRDefault="00FF2D65" w:rsidP="00FF2D65">
            <w:pPr>
              <w:ind w:left="0"/>
              <w:jc w:val="right"/>
              <w:rPr>
                <w:ins w:id="481" w:author="Ayoub Rifai" w:date="2021-03-23T11:36:00Z"/>
                <w:rFonts w:ascii="Calibri" w:hAnsi="Calibri" w:cs="Calibri"/>
                <w:color w:val="000000"/>
                <w:sz w:val="22"/>
                <w:szCs w:val="22"/>
                <w:lang w:val="fr-FR" w:eastAsia="zh-CN"/>
              </w:rPr>
            </w:pPr>
            <w:ins w:id="482" w:author="Ayoub Rifai" w:date="2021-03-23T11:36:00Z">
              <w:r w:rsidRPr="00FF2D65">
                <w:rPr>
                  <w:rFonts w:ascii="Calibri" w:hAnsi="Calibri" w:cs="Calibri"/>
                  <w:color w:val="000000"/>
                  <w:sz w:val="22"/>
                  <w:szCs w:val="22"/>
                  <w:lang w:val="fr-FR" w:eastAsia="zh-CN"/>
                </w:rPr>
                <w:t>-41</w:t>
              </w:r>
            </w:ins>
          </w:p>
        </w:tc>
        <w:tc>
          <w:tcPr>
            <w:tcW w:w="984" w:type="dxa"/>
            <w:tcBorders>
              <w:top w:val="nil"/>
              <w:left w:val="nil"/>
              <w:bottom w:val="nil"/>
              <w:right w:val="nil"/>
            </w:tcBorders>
            <w:shd w:val="clear" w:color="auto" w:fill="auto"/>
            <w:noWrap/>
            <w:vAlign w:val="bottom"/>
            <w:hideMark/>
            <w:tcPrChange w:id="483" w:author="Ayoub Rifai" w:date="2021-03-23T11:40:00Z">
              <w:tcPr>
                <w:tcW w:w="700" w:type="dxa"/>
                <w:gridSpan w:val="2"/>
                <w:tcBorders>
                  <w:top w:val="nil"/>
                  <w:left w:val="nil"/>
                  <w:bottom w:val="nil"/>
                  <w:right w:val="nil"/>
                </w:tcBorders>
                <w:shd w:val="clear" w:color="auto" w:fill="auto"/>
                <w:noWrap/>
                <w:vAlign w:val="bottom"/>
                <w:hideMark/>
              </w:tcPr>
            </w:tcPrChange>
          </w:tcPr>
          <w:p w14:paraId="773C9A48" w14:textId="77777777" w:rsidR="00FF2D65" w:rsidRPr="00FF2D65" w:rsidRDefault="00FF2D65" w:rsidP="00FF2D65">
            <w:pPr>
              <w:ind w:left="0"/>
              <w:rPr>
                <w:ins w:id="484" w:author="Ayoub Rifai" w:date="2021-03-23T11:36:00Z"/>
                <w:rFonts w:ascii="Calibri" w:hAnsi="Calibri" w:cs="Calibri"/>
                <w:color w:val="000000"/>
                <w:sz w:val="22"/>
                <w:szCs w:val="22"/>
                <w:lang w:val="fr-FR" w:eastAsia="zh-CN"/>
              </w:rPr>
            </w:pPr>
            <w:ins w:id="485" w:author="Ayoub Rifai" w:date="2021-03-23T11:36:00Z">
              <w:r w:rsidRPr="00FF2D65">
                <w:rPr>
                  <w:rFonts w:ascii="Calibri" w:hAnsi="Calibri" w:cs="Calibri"/>
                  <w:color w:val="000000"/>
                  <w:sz w:val="22"/>
                  <w:szCs w:val="22"/>
                  <w:lang w:val="fr-FR" w:eastAsia="zh-CN"/>
                </w:rPr>
                <w:t>18dB</w:t>
              </w:r>
            </w:ins>
          </w:p>
        </w:tc>
        <w:tc>
          <w:tcPr>
            <w:tcW w:w="983" w:type="dxa"/>
            <w:tcBorders>
              <w:top w:val="nil"/>
              <w:left w:val="nil"/>
              <w:bottom w:val="nil"/>
              <w:right w:val="nil"/>
            </w:tcBorders>
            <w:shd w:val="clear" w:color="auto" w:fill="auto"/>
            <w:noWrap/>
            <w:vAlign w:val="bottom"/>
            <w:hideMark/>
            <w:tcPrChange w:id="486" w:author="Ayoub Rifai" w:date="2021-03-23T11:40:00Z">
              <w:tcPr>
                <w:tcW w:w="960" w:type="dxa"/>
                <w:gridSpan w:val="2"/>
                <w:tcBorders>
                  <w:top w:val="nil"/>
                  <w:left w:val="nil"/>
                  <w:bottom w:val="nil"/>
                  <w:right w:val="nil"/>
                </w:tcBorders>
                <w:shd w:val="clear" w:color="auto" w:fill="auto"/>
                <w:noWrap/>
                <w:vAlign w:val="bottom"/>
                <w:hideMark/>
              </w:tcPr>
            </w:tcPrChange>
          </w:tcPr>
          <w:p w14:paraId="6AF7B709" w14:textId="77777777" w:rsidR="00FF2D65" w:rsidRPr="00FF2D65" w:rsidRDefault="00FF2D65" w:rsidP="00FF2D65">
            <w:pPr>
              <w:ind w:left="0"/>
              <w:jc w:val="right"/>
              <w:rPr>
                <w:ins w:id="487" w:author="Ayoub Rifai" w:date="2021-03-23T11:36:00Z"/>
                <w:rFonts w:ascii="Calibri" w:hAnsi="Calibri" w:cs="Calibri"/>
                <w:color w:val="000000"/>
                <w:sz w:val="22"/>
                <w:szCs w:val="22"/>
                <w:lang w:val="fr-FR" w:eastAsia="zh-CN"/>
              </w:rPr>
            </w:pPr>
            <w:ins w:id="488" w:author="Ayoub Rifai" w:date="2021-03-23T11:36:00Z">
              <w:r w:rsidRPr="00FF2D65">
                <w:rPr>
                  <w:rFonts w:ascii="Calibri" w:hAnsi="Calibri" w:cs="Calibri"/>
                  <w:color w:val="000000"/>
                  <w:sz w:val="22"/>
                  <w:szCs w:val="22"/>
                  <w:lang w:val="fr-FR" w:eastAsia="zh-CN"/>
                </w:rPr>
                <w:t>-109</w:t>
              </w:r>
            </w:ins>
          </w:p>
        </w:tc>
        <w:tc>
          <w:tcPr>
            <w:tcW w:w="984" w:type="dxa"/>
            <w:tcBorders>
              <w:top w:val="nil"/>
              <w:left w:val="nil"/>
              <w:bottom w:val="nil"/>
              <w:right w:val="nil"/>
            </w:tcBorders>
            <w:shd w:val="clear" w:color="auto" w:fill="auto"/>
            <w:noWrap/>
            <w:vAlign w:val="bottom"/>
            <w:hideMark/>
            <w:tcPrChange w:id="489" w:author="Ayoub Rifai" w:date="2021-03-23T11:40:00Z">
              <w:tcPr>
                <w:tcW w:w="1100" w:type="dxa"/>
                <w:gridSpan w:val="2"/>
                <w:tcBorders>
                  <w:top w:val="nil"/>
                  <w:left w:val="nil"/>
                  <w:bottom w:val="nil"/>
                  <w:right w:val="nil"/>
                </w:tcBorders>
                <w:shd w:val="clear" w:color="auto" w:fill="auto"/>
                <w:noWrap/>
                <w:vAlign w:val="bottom"/>
                <w:hideMark/>
              </w:tcPr>
            </w:tcPrChange>
          </w:tcPr>
          <w:p w14:paraId="3C35D047" w14:textId="77777777" w:rsidR="00FF2D65" w:rsidRPr="00FF2D65" w:rsidRDefault="00FF2D65" w:rsidP="00FF2D65">
            <w:pPr>
              <w:ind w:left="0"/>
              <w:jc w:val="right"/>
              <w:rPr>
                <w:ins w:id="490" w:author="Ayoub Rifai" w:date="2021-03-23T11:36:00Z"/>
                <w:rFonts w:ascii="Calibri" w:hAnsi="Calibri" w:cs="Calibri"/>
                <w:color w:val="000000"/>
                <w:sz w:val="22"/>
                <w:szCs w:val="22"/>
                <w:lang w:val="fr-FR" w:eastAsia="zh-CN"/>
              </w:rPr>
            </w:pPr>
            <w:ins w:id="491" w:author="Ayoub Rifai" w:date="2021-03-23T11:36:00Z">
              <w:r w:rsidRPr="00FF2D65">
                <w:rPr>
                  <w:rFonts w:ascii="Calibri" w:hAnsi="Calibri" w:cs="Calibri"/>
                  <w:color w:val="000000"/>
                  <w:sz w:val="22"/>
                  <w:szCs w:val="22"/>
                  <w:lang w:val="fr-FR" w:eastAsia="zh-CN"/>
                </w:rPr>
                <w:t>-136</w:t>
              </w:r>
            </w:ins>
          </w:p>
        </w:tc>
        <w:tc>
          <w:tcPr>
            <w:tcW w:w="1352" w:type="dxa"/>
            <w:tcBorders>
              <w:top w:val="nil"/>
              <w:left w:val="nil"/>
              <w:bottom w:val="nil"/>
              <w:right w:val="nil"/>
            </w:tcBorders>
            <w:shd w:val="clear" w:color="000000" w:fill="FF0000"/>
            <w:noWrap/>
            <w:vAlign w:val="bottom"/>
            <w:hideMark/>
            <w:tcPrChange w:id="492" w:author="Ayoub Rifai" w:date="2021-03-23T11:40:00Z">
              <w:tcPr>
                <w:tcW w:w="1294" w:type="dxa"/>
                <w:gridSpan w:val="2"/>
                <w:tcBorders>
                  <w:top w:val="nil"/>
                  <w:left w:val="nil"/>
                  <w:bottom w:val="nil"/>
                  <w:right w:val="nil"/>
                </w:tcBorders>
                <w:shd w:val="clear" w:color="000000" w:fill="FF0000"/>
                <w:noWrap/>
                <w:vAlign w:val="bottom"/>
                <w:hideMark/>
              </w:tcPr>
            </w:tcPrChange>
          </w:tcPr>
          <w:p w14:paraId="7783FEF1" w14:textId="77777777" w:rsidR="00FF2D65" w:rsidRPr="00FF2D65" w:rsidRDefault="00FF2D65" w:rsidP="00FF2D65">
            <w:pPr>
              <w:ind w:left="0"/>
              <w:jc w:val="right"/>
              <w:rPr>
                <w:ins w:id="493" w:author="Ayoub Rifai" w:date="2021-03-23T11:36:00Z"/>
                <w:rFonts w:ascii="Calibri" w:hAnsi="Calibri" w:cs="Calibri"/>
                <w:color w:val="000000"/>
                <w:sz w:val="22"/>
                <w:szCs w:val="22"/>
                <w:lang w:val="fr-FR" w:eastAsia="zh-CN"/>
              </w:rPr>
            </w:pPr>
            <w:ins w:id="494" w:author="Ayoub Rifai" w:date="2021-03-23T11:36:00Z">
              <w:r w:rsidRPr="00FF2D65">
                <w:rPr>
                  <w:rFonts w:ascii="Calibri" w:hAnsi="Calibri" w:cs="Calibri"/>
                  <w:color w:val="000000"/>
                  <w:sz w:val="22"/>
                  <w:szCs w:val="22"/>
                  <w:lang w:val="fr-FR" w:eastAsia="zh-CN"/>
                </w:rPr>
                <w:t>-146</w:t>
              </w:r>
            </w:ins>
          </w:p>
        </w:tc>
      </w:tr>
      <w:tr w:rsidR="00FF2D65" w:rsidRPr="00FF2D65" w14:paraId="51A39EE0" w14:textId="77777777" w:rsidTr="004C1EEE">
        <w:tblPrEx>
          <w:tblPrExChange w:id="495" w:author="Ayoub Rifai" w:date="2021-03-23T11:40:00Z">
            <w:tblPrEx>
              <w:tblW w:w="8780" w:type="dxa"/>
            </w:tblPrEx>
          </w:tblPrExChange>
        </w:tblPrEx>
        <w:trPr>
          <w:trHeight w:val="254"/>
          <w:ins w:id="496" w:author="Ayoub Rifai" w:date="2021-03-23T11:36:00Z"/>
          <w:trPrChange w:id="497"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498" w:author="Ayoub Rifai" w:date="2021-03-23T11:40:00Z">
              <w:tcPr>
                <w:tcW w:w="960" w:type="dxa"/>
                <w:tcBorders>
                  <w:top w:val="nil"/>
                  <w:left w:val="nil"/>
                  <w:bottom w:val="nil"/>
                  <w:right w:val="nil"/>
                </w:tcBorders>
                <w:shd w:val="clear" w:color="auto" w:fill="auto"/>
                <w:noWrap/>
                <w:vAlign w:val="bottom"/>
                <w:hideMark/>
              </w:tcPr>
            </w:tcPrChange>
          </w:tcPr>
          <w:p w14:paraId="1288C8A7" w14:textId="77777777" w:rsidR="00FF2D65" w:rsidRPr="00FF2D65" w:rsidRDefault="00FF2D65" w:rsidP="00FF2D65">
            <w:pPr>
              <w:ind w:left="0"/>
              <w:jc w:val="right"/>
              <w:rPr>
                <w:ins w:id="499" w:author="Ayoub Rifai" w:date="2021-03-23T11:36:00Z"/>
                <w:rFonts w:ascii="Calibri" w:hAnsi="Calibri" w:cs="Calibri"/>
                <w:color w:val="000000"/>
                <w:sz w:val="22"/>
                <w:szCs w:val="22"/>
                <w:lang w:val="fr-FR" w:eastAsia="zh-CN"/>
              </w:rPr>
            </w:pPr>
            <w:ins w:id="500" w:author="Ayoub Rifai" w:date="2021-03-23T11:36:00Z">
              <w:r w:rsidRPr="00FF2D65">
                <w:rPr>
                  <w:rFonts w:ascii="Calibri" w:hAnsi="Calibri" w:cs="Calibri"/>
                  <w:color w:val="000000"/>
                  <w:sz w:val="22"/>
                  <w:szCs w:val="22"/>
                  <w:lang w:val="fr-FR" w:eastAsia="zh-CN"/>
                </w:rPr>
                <w:t>34</w:t>
              </w:r>
            </w:ins>
          </w:p>
        </w:tc>
        <w:tc>
          <w:tcPr>
            <w:tcW w:w="983" w:type="dxa"/>
            <w:tcBorders>
              <w:top w:val="nil"/>
              <w:left w:val="nil"/>
              <w:bottom w:val="nil"/>
              <w:right w:val="nil"/>
            </w:tcBorders>
            <w:shd w:val="clear" w:color="auto" w:fill="auto"/>
            <w:noWrap/>
            <w:vAlign w:val="bottom"/>
            <w:hideMark/>
            <w:tcPrChange w:id="501" w:author="Ayoub Rifai" w:date="2021-03-23T11:40:00Z">
              <w:tcPr>
                <w:tcW w:w="885" w:type="dxa"/>
                <w:tcBorders>
                  <w:top w:val="nil"/>
                  <w:left w:val="nil"/>
                  <w:bottom w:val="nil"/>
                  <w:right w:val="nil"/>
                </w:tcBorders>
                <w:shd w:val="clear" w:color="auto" w:fill="auto"/>
                <w:noWrap/>
                <w:vAlign w:val="bottom"/>
                <w:hideMark/>
              </w:tcPr>
            </w:tcPrChange>
          </w:tcPr>
          <w:p w14:paraId="248667C4" w14:textId="77777777" w:rsidR="00FF2D65" w:rsidRPr="00FF2D65" w:rsidRDefault="00FF2D65" w:rsidP="00FF2D65">
            <w:pPr>
              <w:ind w:left="0"/>
              <w:jc w:val="right"/>
              <w:rPr>
                <w:ins w:id="502" w:author="Ayoub Rifai" w:date="2021-03-23T11:36:00Z"/>
                <w:rFonts w:ascii="Calibri" w:hAnsi="Calibri" w:cs="Calibri"/>
                <w:color w:val="000000"/>
                <w:sz w:val="22"/>
                <w:szCs w:val="22"/>
                <w:lang w:val="fr-FR" w:eastAsia="zh-CN"/>
              </w:rPr>
            </w:pPr>
            <w:ins w:id="503" w:author="Ayoub Rifai" w:date="2021-03-23T11:36:00Z">
              <w:r w:rsidRPr="00FF2D65">
                <w:rPr>
                  <w:rFonts w:ascii="Calibri" w:hAnsi="Calibri" w:cs="Calibri"/>
                  <w:color w:val="000000"/>
                  <w:sz w:val="22"/>
                  <w:szCs w:val="22"/>
                  <w:lang w:val="fr-FR" w:eastAsia="zh-CN"/>
                </w:rPr>
                <w:t>-34</w:t>
              </w:r>
            </w:ins>
          </w:p>
        </w:tc>
        <w:tc>
          <w:tcPr>
            <w:tcW w:w="984" w:type="dxa"/>
            <w:tcBorders>
              <w:top w:val="nil"/>
              <w:left w:val="nil"/>
              <w:bottom w:val="nil"/>
              <w:right w:val="nil"/>
            </w:tcBorders>
            <w:shd w:val="clear" w:color="auto" w:fill="auto"/>
            <w:noWrap/>
            <w:vAlign w:val="bottom"/>
            <w:hideMark/>
            <w:tcPrChange w:id="504" w:author="Ayoub Rifai" w:date="2021-03-23T11:40:00Z">
              <w:tcPr>
                <w:tcW w:w="1544" w:type="dxa"/>
                <w:gridSpan w:val="2"/>
                <w:tcBorders>
                  <w:top w:val="nil"/>
                  <w:left w:val="nil"/>
                  <w:bottom w:val="nil"/>
                  <w:right w:val="nil"/>
                </w:tcBorders>
                <w:shd w:val="clear" w:color="auto" w:fill="auto"/>
                <w:noWrap/>
                <w:vAlign w:val="bottom"/>
                <w:hideMark/>
              </w:tcPr>
            </w:tcPrChange>
          </w:tcPr>
          <w:p w14:paraId="53478D6A" w14:textId="77777777" w:rsidR="00FF2D65" w:rsidRPr="00FF2D65" w:rsidRDefault="00FF2D65" w:rsidP="00FF2D65">
            <w:pPr>
              <w:ind w:left="0"/>
              <w:jc w:val="right"/>
              <w:rPr>
                <w:ins w:id="505" w:author="Ayoub Rifai" w:date="2021-03-23T11:36:00Z"/>
                <w:rFonts w:ascii="Calibri" w:hAnsi="Calibri" w:cs="Calibri"/>
                <w:color w:val="000000"/>
                <w:sz w:val="22"/>
                <w:szCs w:val="22"/>
                <w:lang w:val="fr-FR" w:eastAsia="zh-CN"/>
              </w:rPr>
            </w:pPr>
            <w:ins w:id="506" w:author="Ayoub Rifai" w:date="2021-03-23T11:36:00Z">
              <w:r w:rsidRPr="00FF2D65">
                <w:rPr>
                  <w:rFonts w:ascii="Calibri" w:hAnsi="Calibri" w:cs="Calibri"/>
                  <w:color w:val="000000"/>
                  <w:sz w:val="22"/>
                  <w:szCs w:val="22"/>
                  <w:lang w:val="fr-FR" w:eastAsia="zh-CN"/>
                </w:rPr>
                <w:t>-50</w:t>
              </w:r>
            </w:ins>
          </w:p>
        </w:tc>
        <w:tc>
          <w:tcPr>
            <w:tcW w:w="983" w:type="dxa"/>
            <w:tcBorders>
              <w:top w:val="nil"/>
              <w:left w:val="nil"/>
              <w:bottom w:val="nil"/>
              <w:right w:val="nil"/>
            </w:tcBorders>
            <w:shd w:val="clear" w:color="auto" w:fill="auto"/>
            <w:noWrap/>
            <w:vAlign w:val="bottom"/>
            <w:hideMark/>
            <w:tcPrChange w:id="507" w:author="Ayoub Rifai" w:date="2021-03-23T11:40:00Z">
              <w:tcPr>
                <w:tcW w:w="1337" w:type="dxa"/>
                <w:tcBorders>
                  <w:top w:val="nil"/>
                  <w:left w:val="nil"/>
                  <w:bottom w:val="nil"/>
                  <w:right w:val="nil"/>
                </w:tcBorders>
                <w:shd w:val="clear" w:color="auto" w:fill="auto"/>
                <w:noWrap/>
                <w:vAlign w:val="bottom"/>
                <w:hideMark/>
              </w:tcPr>
            </w:tcPrChange>
          </w:tcPr>
          <w:p w14:paraId="7B08F2B9" w14:textId="77777777" w:rsidR="00FF2D65" w:rsidRPr="00FF2D65" w:rsidRDefault="00FF2D65" w:rsidP="00FF2D65">
            <w:pPr>
              <w:ind w:left="0"/>
              <w:jc w:val="right"/>
              <w:rPr>
                <w:ins w:id="508" w:author="Ayoub Rifai" w:date="2021-03-23T11:36:00Z"/>
                <w:rFonts w:ascii="Calibri" w:hAnsi="Calibri" w:cs="Calibri"/>
                <w:color w:val="000000"/>
                <w:sz w:val="22"/>
                <w:szCs w:val="22"/>
                <w:lang w:val="fr-FR" w:eastAsia="zh-CN"/>
              </w:rPr>
            </w:pPr>
            <w:ins w:id="509" w:author="Ayoub Rifai" w:date="2021-03-23T11:36:00Z">
              <w:r w:rsidRPr="00FF2D65">
                <w:rPr>
                  <w:rFonts w:ascii="Calibri" w:hAnsi="Calibri" w:cs="Calibri"/>
                  <w:color w:val="000000"/>
                  <w:sz w:val="22"/>
                  <w:szCs w:val="22"/>
                  <w:lang w:val="fr-FR" w:eastAsia="zh-CN"/>
                </w:rPr>
                <w:t>-44</w:t>
              </w:r>
            </w:ins>
          </w:p>
        </w:tc>
        <w:tc>
          <w:tcPr>
            <w:tcW w:w="984" w:type="dxa"/>
            <w:tcBorders>
              <w:top w:val="nil"/>
              <w:left w:val="nil"/>
              <w:bottom w:val="nil"/>
              <w:right w:val="nil"/>
            </w:tcBorders>
            <w:shd w:val="clear" w:color="auto" w:fill="auto"/>
            <w:noWrap/>
            <w:vAlign w:val="bottom"/>
            <w:hideMark/>
            <w:tcPrChange w:id="510" w:author="Ayoub Rifai" w:date="2021-03-23T11:40:00Z">
              <w:tcPr>
                <w:tcW w:w="700" w:type="dxa"/>
                <w:gridSpan w:val="2"/>
                <w:tcBorders>
                  <w:top w:val="nil"/>
                  <w:left w:val="nil"/>
                  <w:bottom w:val="nil"/>
                  <w:right w:val="nil"/>
                </w:tcBorders>
                <w:shd w:val="clear" w:color="auto" w:fill="auto"/>
                <w:noWrap/>
                <w:vAlign w:val="bottom"/>
                <w:hideMark/>
              </w:tcPr>
            </w:tcPrChange>
          </w:tcPr>
          <w:p w14:paraId="21548D88" w14:textId="77777777" w:rsidR="00FF2D65" w:rsidRPr="00FF2D65" w:rsidRDefault="00FF2D65" w:rsidP="00FF2D65">
            <w:pPr>
              <w:ind w:left="0"/>
              <w:rPr>
                <w:ins w:id="511" w:author="Ayoub Rifai" w:date="2021-03-23T11:36:00Z"/>
                <w:rFonts w:ascii="Calibri" w:hAnsi="Calibri" w:cs="Calibri"/>
                <w:color w:val="000000"/>
                <w:sz w:val="22"/>
                <w:szCs w:val="22"/>
                <w:lang w:val="fr-FR" w:eastAsia="zh-CN"/>
              </w:rPr>
            </w:pPr>
            <w:ins w:id="512" w:author="Ayoub Rifai" w:date="2021-03-23T11:36:00Z">
              <w:r w:rsidRPr="00FF2D65">
                <w:rPr>
                  <w:rFonts w:ascii="Calibri" w:hAnsi="Calibri" w:cs="Calibri"/>
                  <w:color w:val="000000"/>
                  <w:sz w:val="22"/>
                  <w:szCs w:val="22"/>
                  <w:lang w:val="fr-FR" w:eastAsia="zh-CN"/>
                </w:rPr>
                <w:t>24dB</w:t>
              </w:r>
            </w:ins>
          </w:p>
        </w:tc>
        <w:tc>
          <w:tcPr>
            <w:tcW w:w="983" w:type="dxa"/>
            <w:tcBorders>
              <w:top w:val="nil"/>
              <w:left w:val="nil"/>
              <w:bottom w:val="nil"/>
              <w:right w:val="nil"/>
            </w:tcBorders>
            <w:shd w:val="clear" w:color="auto" w:fill="auto"/>
            <w:noWrap/>
            <w:vAlign w:val="bottom"/>
            <w:hideMark/>
            <w:tcPrChange w:id="513" w:author="Ayoub Rifai" w:date="2021-03-23T11:40:00Z">
              <w:tcPr>
                <w:tcW w:w="960" w:type="dxa"/>
                <w:gridSpan w:val="2"/>
                <w:tcBorders>
                  <w:top w:val="nil"/>
                  <w:left w:val="nil"/>
                  <w:bottom w:val="nil"/>
                  <w:right w:val="nil"/>
                </w:tcBorders>
                <w:shd w:val="clear" w:color="auto" w:fill="auto"/>
                <w:noWrap/>
                <w:vAlign w:val="bottom"/>
                <w:hideMark/>
              </w:tcPr>
            </w:tcPrChange>
          </w:tcPr>
          <w:p w14:paraId="43C66AA8" w14:textId="77777777" w:rsidR="00FF2D65" w:rsidRPr="00FF2D65" w:rsidRDefault="00FF2D65" w:rsidP="00FF2D65">
            <w:pPr>
              <w:ind w:left="0"/>
              <w:jc w:val="right"/>
              <w:rPr>
                <w:ins w:id="514" w:author="Ayoub Rifai" w:date="2021-03-23T11:36:00Z"/>
                <w:rFonts w:ascii="Calibri" w:hAnsi="Calibri" w:cs="Calibri"/>
                <w:color w:val="000000"/>
                <w:sz w:val="22"/>
                <w:szCs w:val="22"/>
                <w:lang w:val="fr-FR" w:eastAsia="zh-CN"/>
              </w:rPr>
            </w:pPr>
            <w:ins w:id="515" w:author="Ayoub Rifai" w:date="2021-03-23T11:36:00Z">
              <w:r w:rsidRPr="00FF2D65">
                <w:rPr>
                  <w:rFonts w:ascii="Calibri" w:hAnsi="Calibri" w:cs="Calibri"/>
                  <w:color w:val="000000"/>
                  <w:sz w:val="22"/>
                  <w:szCs w:val="22"/>
                  <w:lang w:val="fr-FR" w:eastAsia="zh-CN"/>
                </w:rPr>
                <w:t>-118</w:t>
              </w:r>
            </w:ins>
          </w:p>
        </w:tc>
        <w:tc>
          <w:tcPr>
            <w:tcW w:w="984" w:type="dxa"/>
            <w:tcBorders>
              <w:top w:val="nil"/>
              <w:left w:val="nil"/>
              <w:bottom w:val="nil"/>
              <w:right w:val="nil"/>
            </w:tcBorders>
            <w:shd w:val="clear" w:color="auto" w:fill="auto"/>
            <w:noWrap/>
            <w:vAlign w:val="bottom"/>
            <w:hideMark/>
            <w:tcPrChange w:id="516" w:author="Ayoub Rifai" w:date="2021-03-23T11:40:00Z">
              <w:tcPr>
                <w:tcW w:w="1100" w:type="dxa"/>
                <w:gridSpan w:val="2"/>
                <w:tcBorders>
                  <w:top w:val="nil"/>
                  <w:left w:val="nil"/>
                  <w:bottom w:val="nil"/>
                  <w:right w:val="nil"/>
                </w:tcBorders>
                <w:shd w:val="clear" w:color="auto" w:fill="auto"/>
                <w:noWrap/>
                <w:vAlign w:val="bottom"/>
                <w:hideMark/>
              </w:tcPr>
            </w:tcPrChange>
          </w:tcPr>
          <w:p w14:paraId="2DF6771D" w14:textId="77777777" w:rsidR="00FF2D65" w:rsidRPr="00FF2D65" w:rsidRDefault="00FF2D65" w:rsidP="00FF2D65">
            <w:pPr>
              <w:ind w:left="0"/>
              <w:jc w:val="right"/>
              <w:rPr>
                <w:ins w:id="517" w:author="Ayoub Rifai" w:date="2021-03-23T11:36:00Z"/>
                <w:rFonts w:ascii="Calibri" w:hAnsi="Calibri" w:cs="Calibri"/>
                <w:color w:val="000000"/>
                <w:sz w:val="22"/>
                <w:szCs w:val="22"/>
                <w:lang w:val="fr-FR" w:eastAsia="zh-CN"/>
              </w:rPr>
            </w:pPr>
            <w:ins w:id="518" w:author="Ayoub Rifai" w:date="2021-03-23T11:36:00Z">
              <w:r w:rsidRPr="00FF2D65">
                <w:rPr>
                  <w:rFonts w:ascii="Calibri" w:hAnsi="Calibri" w:cs="Calibri"/>
                  <w:color w:val="000000"/>
                  <w:sz w:val="22"/>
                  <w:szCs w:val="22"/>
                  <w:lang w:val="fr-FR" w:eastAsia="zh-CN"/>
                </w:rPr>
                <w:t>-145</w:t>
              </w:r>
            </w:ins>
          </w:p>
        </w:tc>
        <w:tc>
          <w:tcPr>
            <w:tcW w:w="1352" w:type="dxa"/>
            <w:tcBorders>
              <w:top w:val="nil"/>
              <w:left w:val="nil"/>
              <w:bottom w:val="nil"/>
              <w:right w:val="nil"/>
            </w:tcBorders>
            <w:shd w:val="clear" w:color="000000" w:fill="FF0000"/>
            <w:noWrap/>
            <w:vAlign w:val="bottom"/>
            <w:hideMark/>
            <w:tcPrChange w:id="519" w:author="Ayoub Rifai" w:date="2021-03-23T11:40:00Z">
              <w:tcPr>
                <w:tcW w:w="1294" w:type="dxa"/>
                <w:gridSpan w:val="2"/>
                <w:tcBorders>
                  <w:top w:val="nil"/>
                  <w:left w:val="nil"/>
                  <w:bottom w:val="nil"/>
                  <w:right w:val="nil"/>
                </w:tcBorders>
                <w:shd w:val="clear" w:color="000000" w:fill="FF0000"/>
                <w:noWrap/>
                <w:vAlign w:val="bottom"/>
                <w:hideMark/>
              </w:tcPr>
            </w:tcPrChange>
          </w:tcPr>
          <w:p w14:paraId="63446355" w14:textId="77777777" w:rsidR="00FF2D65" w:rsidRPr="00FF2D65" w:rsidRDefault="00FF2D65" w:rsidP="00FF2D65">
            <w:pPr>
              <w:ind w:left="0"/>
              <w:jc w:val="right"/>
              <w:rPr>
                <w:ins w:id="520" w:author="Ayoub Rifai" w:date="2021-03-23T11:36:00Z"/>
                <w:rFonts w:ascii="Calibri" w:hAnsi="Calibri" w:cs="Calibri"/>
                <w:color w:val="000000"/>
                <w:sz w:val="22"/>
                <w:szCs w:val="22"/>
                <w:lang w:val="fr-FR" w:eastAsia="zh-CN"/>
              </w:rPr>
            </w:pPr>
            <w:ins w:id="521" w:author="Ayoub Rifai" w:date="2021-03-23T11:36:00Z">
              <w:r w:rsidRPr="00FF2D65">
                <w:rPr>
                  <w:rFonts w:ascii="Calibri" w:hAnsi="Calibri" w:cs="Calibri"/>
                  <w:color w:val="000000"/>
                  <w:sz w:val="22"/>
                  <w:szCs w:val="22"/>
                  <w:lang w:val="fr-FR" w:eastAsia="zh-CN"/>
                </w:rPr>
                <w:t>-155</w:t>
              </w:r>
            </w:ins>
          </w:p>
        </w:tc>
      </w:tr>
      <w:tr w:rsidR="00FF2D65" w:rsidRPr="00FF2D65" w14:paraId="13A5B064" w14:textId="77777777" w:rsidTr="004C1EEE">
        <w:tblPrEx>
          <w:tblPrExChange w:id="522" w:author="Ayoub Rifai" w:date="2021-03-23T11:40:00Z">
            <w:tblPrEx>
              <w:tblW w:w="8780" w:type="dxa"/>
            </w:tblPrEx>
          </w:tblPrExChange>
        </w:tblPrEx>
        <w:trPr>
          <w:trHeight w:val="254"/>
          <w:ins w:id="523" w:author="Ayoub Rifai" w:date="2021-03-23T11:36:00Z"/>
          <w:trPrChange w:id="524"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525" w:author="Ayoub Rifai" w:date="2021-03-23T11:40:00Z">
              <w:tcPr>
                <w:tcW w:w="960" w:type="dxa"/>
                <w:tcBorders>
                  <w:top w:val="nil"/>
                  <w:left w:val="nil"/>
                  <w:bottom w:val="nil"/>
                  <w:right w:val="nil"/>
                </w:tcBorders>
                <w:shd w:val="clear" w:color="auto" w:fill="auto"/>
                <w:noWrap/>
                <w:vAlign w:val="bottom"/>
                <w:hideMark/>
              </w:tcPr>
            </w:tcPrChange>
          </w:tcPr>
          <w:p w14:paraId="0D12DFE7" w14:textId="77777777" w:rsidR="00FF2D65" w:rsidRPr="00FF2D65" w:rsidRDefault="00FF2D65" w:rsidP="00FF2D65">
            <w:pPr>
              <w:ind w:left="0"/>
              <w:jc w:val="right"/>
              <w:rPr>
                <w:ins w:id="526" w:author="Ayoub Rifai" w:date="2021-03-23T11:36:00Z"/>
                <w:rFonts w:ascii="Calibri" w:hAnsi="Calibri" w:cs="Calibri"/>
                <w:color w:val="000000"/>
                <w:sz w:val="22"/>
                <w:szCs w:val="22"/>
                <w:lang w:val="fr-FR" w:eastAsia="zh-CN"/>
              </w:rPr>
            </w:pPr>
            <w:ins w:id="527" w:author="Ayoub Rifai" w:date="2021-03-23T11:36:00Z">
              <w:r w:rsidRPr="00FF2D65">
                <w:rPr>
                  <w:rFonts w:ascii="Calibri" w:hAnsi="Calibri" w:cs="Calibri"/>
                  <w:color w:val="000000"/>
                  <w:sz w:val="22"/>
                  <w:szCs w:val="22"/>
                  <w:lang w:val="fr-FR" w:eastAsia="zh-CN"/>
                </w:rPr>
                <w:t>37</w:t>
              </w:r>
            </w:ins>
          </w:p>
        </w:tc>
        <w:tc>
          <w:tcPr>
            <w:tcW w:w="983" w:type="dxa"/>
            <w:tcBorders>
              <w:top w:val="nil"/>
              <w:left w:val="nil"/>
              <w:bottom w:val="nil"/>
              <w:right w:val="nil"/>
            </w:tcBorders>
            <w:shd w:val="clear" w:color="auto" w:fill="auto"/>
            <w:noWrap/>
            <w:vAlign w:val="bottom"/>
            <w:hideMark/>
            <w:tcPrChange w:id="528" w:author="Ayoub Rifai" w:date="2021-03-23T11:40:00Z">
              <w:tcPr>
                <w:tcW w:w="885" w:type="dxa"/>
                <w:tcBorders>
                  <w:top w:val="nil"/>
                  <w:left w:val="nil"/>
                  <w:bottom w:val="nil"/>
                  <w:right w:val="nil"/>
                </w:tcBorders>
                <w:shd w:val="clear" w:color="auto" w:fill="auto"/>
                <w:noWrap/>
                <w:vAlign w:val="bottom"/>
                <w:hideMark/>
              </w:tcPr>
            </w:tcPrChange>
          </w:tcPr>
          <w:p w14:paraId="2824634E" w14:textId="77777777" w:rsidR="00FF2D65" w:rsidRPr="00FF2D65" w:rsidRDefault="00FF2D65" w:rsidP="00FF2D65">
            <w:pPr>
              <w:ind w:left="0"/>
              <w:jc w:val="right"/>
              <w:rPr>
                <w:ins w:id="529" w:author="Ayoub Rifai" w:date="2021-03-23T11:36:00Z"/>
                <w:rFonts w:ascii="Calibri" w:hAnsi="Calibri" w:cs="Calibri"/>
                <w:color w:val="000000"/>
                <w:sz w:val="22"/>
                <w:szCs w:val="22"/>
                <w:lang w:val="fr-FR" w:eastAsia="zh-CN"/>
              </w:rPr>
            </w:pPr>
            <w:ins w:id="530" w:author="Ayoub Rifai" w:date="2021-03-23T11:36:00Z">
              <w:r w:rsidRPr="00FF2D65">
                <w:rPr>
                  <w:rFonts w:ascii="Calibri" w:hAnsi="Calibri" w:cs="Calibri"/>
                  <w:color w:val="000000"/>
                  <w:sz w:val="22"/>
                  <w:szCs w:val="22"/>
                  <w:lang w:val="fr-FR" w:eastAsia="zh-CN"/>
                </w:rPr>
                <w:t>-37</w:t>
              </w:r>
            </w:ins>
          </w:p>
        </w:tc>
        <w:tc>
          <w:tcPr>
            <w:tcW w:w="984" w:type="dxa"/>
            <w:tcBorders>
              <w:top w:val="nil"/>
              <w:left w:val="nil"/>
              <w:bottom w:val="nil"/>
              <w:right w:val="nil"/>
            </w:tcBorders>
            <w:shd w:val="clear" w:color="auto" w:fill="auto"/>
            <w:noWrap/>
            <w:vAlign w:val="bottom"/>
            <w:hideMark/>
            <w:tcPrChange w:id="531" w:author="Ayoub Rifai" w:date="2021-03-23T11:40:00Z">
              <w:tcPr>
                <w:tcW w:w="1544" w:type="dxa"/>
                <w:gridSpan w:val="2"/>
                <w:tcBorders>
                  <w:top w:val="nil"/>
                  <w:left w:val="nil"/>
                  <w:bottom w:val="nil"/>
                  <w:right w:val="nil"/>
                </w:tcBorders>
                <w:shd w:val="clear" w:color="auto" w:fill="auto"/>
                <w:noWrap/>
                <w:vAlign w:val="bottom"/>
                <w:hideMark/>
              </w:tcPr>
            </w:tcPrChange>
          </w:tcPr>
          <w:p w14:paraId="17027EA1" w14:textId="77777777" w:rsidR="00FF2D65" w:rsidRPr="00FF2D65" w:rsidRDefault="00FF2D65" w:rsidP="00FF2D65">
            <w:pPr>
              <w:ind w:left="0"/>
              <w:jc w:val="right"/>
              <w:rPr>
                <w:ins w:id="532" w:author="Ayoub Rifai" w:date="2021-03-23T11:36:00Z"/>
                <w:rFonts w:ascii="Calibri" w:hAnsi="Calibri" w:cs="Calibri"/>
                <w:color w:val="000000"/>
                <w:sz w:val="22"/>
                <w:szCs w:val="22"/>
                <w:lang w:val="fr-FR" w:eastAsia="zh-CN"/>
              </w:rPr>
            </w:pPr>
            <w:ins w:id="533" w:author="Ayoub Rifai" w:date="2021-03-23T11:36:00Z">
              <w:r w:rsidRPr="00FF2D65">
                <w:rPr>
                  <w:rFonts w:ascii="Calibri" w:hAnsi="Calibri" w:cs="Calibri"/>
                  <w:color w:val="000000"/>
                  <w:sz w:val="22"/>
                  <w:szCs w:val="22"/>
                  <w:lang w:val="fr-FR" w:eastAsia="zh-CN"/>
                </w:rPr>
                <w:t>-53</w:t>
              </w:r>
            </w:ins>
          </w:p>
        </w:tc>
        <w:tc>
          <w:tcPr>
            <w:tcW w:w="983" w:type="dxa"/>
            <w:tcBorders>
              <w:top w:val="nil"/>
              <w:left w:val="nil"/>
              <w:bottom w:val="nil"/>
              <w:right w:val="nil"/>
            </w:tcBorders>
            <w:shd w:val="clear" w:color="auto" w:fill="auto"/>
            <w:noWrap/>
            <w:vAlign w:val="bottom"/>
            <w:hideMark/>
            <w:tcPrChange w:id="534" w:author="Ayoub Rifai" w:date="2021-03-23T11:40:00Z">
              <w:tcPr>
                <w:tcW w:w="1337" w:type="dxa"/>
                <w:tcBorders>
                  <w:top w:val="nil"/>
                  <w:left w:val="nil"/>
                  <w:bottom w:val="nil"/>
                  <w:right w:val="nil"/>
                </w:tcBorders>
                <w:shd w:val="clear" w:color="auto" w:fill="auto"/>
                <w:noWrap/>
                <w:vAlign w:val="bottom"/>
                <w:hideMark/>
              </w:tcPr>
            </w:tcPrChange>
          </w:tcPr>
          <w:p w14:paraId="55C0B16A" w14:textId="77777777" w:rsidR="00FF2D65" w:rsidRPr="00FF2D65" w:rsidRDefault="00FF2D65" w:rsidP="00FF2D65">
            <w:pPr>
              <w:ind w:left="0"/>
              <w:jc w:val="right"/>
              <w:rPr>
                <w:ins w:id="535" w:author="Ayoub Rifai" w:date="2021-03-23T11:36:00Z"/>
                <w:rFonts w:ascii="Calibri" w:hAnsi="Calibri" w:cs="Calibri"/>
                <w:color w:val="000000"/>
                <w:sz w:val="22"/>
                <w:szCs w:val="22"/>
                <w:lang w:val="fr-FR" w:eastAsia="zh-CN"/>
              </w:rPr>
            </w:pPr>
            <w:ins w:id="536" w:author="Ayoub Rifai" w:date="2021-03-23T11:36:00Z">
              <w:r w:rsidRPr="00FF2D65">
                <w:rPr>
                  <w:rFonts w:ascii="Calibri" w:hAnsi="Calibri" w:cs="Calibri"/>
                  <w:color w:val="000000"/>
                  <w:sz w:val="22"/>
                  <w:szCs w:val="22"/>
                  <w:lang w:val="fr-FR" w:eastAsia="zh-CN"/>
                </w:rPr>
                <w:t>-47</w:t>
              </w:r>
            </w:ins>
          </w:p>
        </w:tc>
        <w:tc>
          <w:tcPr>
            <w:tcW w:w="984" w:type="dxa"/>
            <w:tcBorders>
              <w:top w:val="nil"/>
              <w:left w:val="nil"/>
              <w:bottom w:val="nil"/>
              <w:right w:val="nil"/>
            </w:tcBorders>
            <w:shd w:val="clear" w:color="auto" w:fill="auto"/>
            <w:noWrap/>
            <w:vAlign w:val="bottom"/>
            <w:hideMark/>
            <w:tcPrChange w:id="537" w:author="Ayoub Rifai" w:date="2021-03-23T11:40:00Z">
              <w:tcPr>
                <w:tcW w:w="700" w:type="dxa"/>
                <w:gridSpan w:val="2"/>
                <w:tcBorders>
                  <w:top w:val="nil"/>
                  <w:left w:val="nil"/>
                  <w:bottom w:val="nil"/>
                  <w:right w:val="nil"/>
                </w:tcBorders>
                <w:shd w:val="clear" w:color="auto" w:fill="auto"/>
                <w:noWrap/>
                <w:vAlign w:val="bottom"/>
                <w:hideMark/>
              </w:tcPr>
            </w:tcPrChange>
          </w:tcPr>
          <w:p w14:paraId="5C6321EC" w14:textId="77777777" w:rsidR="00FF2D65" w:rsidRPr="00FF2D65" w:rsidRDefault="00FF2D65" w:rsidP="00FF2D65">
            <w:pPr>
              <w:ind w:left="0"/>
              <w:rPr>
                <w:ins w:id="538" w:author="Ayoub Rifai" w:date="2021-03-23T11:36:00Z"/>
                <w:rFonts w:ascii="Calibri" w:hAnsi="Calibri" w:cs="Calibri"/>
                <w:color w:val="000000"/>
                <w:sz w:val="22"/>
                <w:szCs w:val="22"/>
                <w:lang w:val="fr-FR" w:eastAsia="zh-CN"/>
              </w:rPr>
            </w:pPr>
            <w:ins w:id="539" w:author="Ayoub Rifai" w:date="2021-03-23T11:36:00Z">
              <w:r w:rsidRPr="00FF2D65">
                <w:rPr>
                  <w:rFonts w:ascii="Calibri" w:hAnsi="Calibri" w:cs="Calibri"/>
                  <w:color w:val="000000"/>
                  <w:sz w:val="22"/>
                  <w:szCs w:val="22"/>
                  <w:lang w:val="fr-FR" w:eastAsia="zh-CN"/>
                </w:rPr>
                <w:t>24dB</w:t>
              </w:r>
            </w:ins>
          </w:p>
        </w:tc>
        <w:tc>
          <w:tcPr>
            <w:tcW w:w="983" w:type="dxa"/>
            <w:tcBorders>
              <w:top w:val="nil"/>
              <w:left w:val="nil"/>
              <w:bottom w:val="nil"/>
              <w:right w:val="nil"/>
            </w:tcBorders>
            <w:shd w:val="clear" w:color="auto" w:fill="auto"/>
            <w:noWrap/>
            <w:vAlign w:val="bottom"/>
            <w:hideMark/>
            <w:tcPrChange w:id="540" w:author="Ayoub Rifai" w:date="2021-03-23T11:40:00Z">
              <w:tcPr>
                <w:tcW w:w="960" w:type="dxa"/>
                <w:gridSpan w:val="2"/>
                <w:tcBorders>
                  <w:top w:val="nil"/>
                  <w:left w:val="nil"/>
                  <w:bottom w:val="nil"/>
                  <w:right w:val="nil"/>
                </w:tcBorders>
                <w:shd w:val="clear" w:color="auto" w:fill="auto"/>
                <w:noWrap/>
                <w:vAlign w:val="bottom"/>
                <w:hideMark/>
              </w:tcPr>
            </w:tcPrChange>
          </w:tcPr>
          <w:p w14:paraId="62194295" w14:textId="77777777" w:rsidR="00FF2D65" w:rsidRPr="00FF2D65" w:rsidRDefault="00FF2D65" w:rsidP="00FF2D65">
            <w:pPr>
              <w:ind w:left="0"/>
              <w:jc w:val="right"/>
              <w:rPr>
                <w:ins w:id="541" w:author="Ayoub Rifai" w:date="2021-03-23T11:36:00Z"/>
                <w:rFonts w:ascii="Calibri" w:hAnsi="Calibri" w:cs="Calibri"/>
                <w:color w:val="000000"/>
                <w:sz w:val="22"/>
                <w:szCs w:val="22"/>
                <w:lang w:val="fr-FR" w:eastAsia="zh-CN"/>
              </w:rPr>
            </w:pPr>
            <w:ins w:id="542" w:author="Ayoub Rifai" w:date="2021-03-23T11:36:00Z">
              <w:r w:rsidRPr="00FF2D65">
                <w:rPr>
                  <w:rFonts w:ascii="Calibri" w:hAnsi="Calibri" w:cs="Calibri"/>
                  <w:color w:val="000000"/>
                  <w:sz w:val="22"/>
                  <w:szCs w:val="22"/>
                  <w:lang w:val="fr-FR" w:eastAsia="zh-CN"/>
                </w:rPr>
                <w:t>-127</w:t>
              </w:r>
            </w:ins>
          </w:p>
        </w:tc>
        <w:tc>
          <w:tcPr>
            <w:tcW w:w="984" w:type="dxa"/>
            <w:tcBorders>
              <w:top w:val="nil"/>
              <w:left w:val="nil"/>
              <w:bottom w:val="nil"/>
              <w:right w:val="nil"/>
            </w:tcBorders>
            <w:shd w:val="clear" w:color="auto" w:fill="auto"/>
            <w:noWrap/>
            <w:vAlign w:val="bottom"/>
            <w:hideMark/>
            <w:tcPrChange w:id="543" w:author="Ayoub Rifai" w:date="2021-03-23T11:40:00Z">
              <w:tcPr>
                <w:tcW w:w="1100" w:type="dxa"/>
                <w:gridSpan w:val="2"/>
                <w:tcBorders>
                  <w:top w:val="nil"/>
                  <w:left w:val="nil"/>
                  <w:bottom w:val="nil"/>
                  <w:right w:val="nil"/>
                </w:tcBorders>
                <w:shd w:val="clear" w:color="auto" w:fill="auto"/>
                <w:noWrap/>
                <w:vAlign w:val="bottom"/>
                <w:hideMark/>
              </w:tcPr>
            </w:tcPrChange>
          </w:tcPr>
          <w:p w14:paraId="7E1C44E3" w14:textId="77777777" w:rsidR="00FF2D65" w:rsidRPr="00FF2D65" w:rsidRDefault="00FF2D65" w:rsidP="00FF2D65">
            <w:pPr>
              <w:ind w:left="0"/>
              <w:jc w:val="right"/>
              <w:rPr>
                <w:ins w:id="544" w:author="Ayoub Rifai" w:date="2021-03-23T11:36:00Z"/>
                <w:rFonts w:ascii="Calibri" w:hAnsi="Calibri" w:cs="Calibri"/>
                <w:color w:val="000000"/>
                <w:sz w:val="22"/>
                <w:szCs w:val="22"/>
                <w:lang w:val="fr-FR" w:eastAsia="zh-CN"/>
              </w:rPr>
            </w:pPr>
            <w:ins w:id="545" w:author="Ayoub Rifai" w:date="2021-03-23T11:36:00Z">
              <w:r w:rsidRPr="00FF2D65">
                <w:rPr>
                  <w:rFonts w:ascii="Calibri" w:hAnsi="Calibri" w:cs="Calibri"/>
                  <w:color w:val="000000"/>
                  <w:sz w:val="22"/>
                  <w:szCs w:val="22"/>
                  <w:lang w:val="fr-FR" w:eastAsia="zh-CN"/>
                </w:rPr>
                <w:t>-154</w:t>
              </w:r>
            </w:ins>
          </w:p>
        </w:tc>
        <w:tc>
          <w:tcPr>
            <w:tcW w:w="1352" w:type="dxa"/>
            <w:tcBorders>
              <w:top w:val="nil"/>
              <w:left w:val="nil"/>
              <w:bottom w:val="nil"/>
              <w:right w:val="nil"/>
            </w:tcBorders>
            <w:shd w:val="clear" w:color="000000" w:fill="FF0000"/>
            <w:noWrap/>
            <w:vAlign w:val="bottom"/>
            <w:hideMark/>
            <w:tcPrChange w:id="546" w:author="Ayoub Rifai" w:date="2021-03-23T11:40:00Z">
              <w:tcPr>
                <w:tcW w:w="1294" w:type="dxa"/>
                <w:gridSpan w:val="2"/>
                <w:tcBorders>
                  <w:top w:val="nil"/>
                  <w:left w:val="nil"/>
                  <w:bottom w:val="nil"/>
                  <w:right w:val="nil"/>
                </w:tcBorders>
                <w:shd w:val="clear" w:color="000000" w:fill="FF0000"/>
                <w:noWrap/>
                <w:vAlign w:val="bottom"/>
                <w:hideMark/>
              </w:tcPr>
            </w:tcPrChange>
          </w:tcPr>
          <w:p w14:paraId="1D8BB4D9" w14:textId="77777777" w:rsidR="00FF2D65" w:rsidRPr="00FF2D65" w:rsidRDefault="00FF2D65" w:rsidP="00FF2D65">
            <w:pPr>
              <w:ind w:left="0"/>
              <w:jc w:val="right"/>
              <w:rPr>
                <w:ins w:id="547" w:author="Ayoub Rifai" w:date="2021-03-23T11:36:00Z"/>
                <w:rFonts w:ascii="Calibri" w:hAnsi="Calibri" w:cs="Calibri"/>
                <w:color w:val="000000"/>
                <w:sz w:val="22"/>
                <w:szCs w:val="22"/>
                <w:lang w:val="fr-FR" w:eastAsia="zh-CN"/>
              </w:rPr>
            </w:pPr>
            <w:ins w:id="548" w:author="Ayoub Rifai" w:date="2021-03-23T11:36:00Z">
              <w:r w:rsidRPr="00FF2D65">
                <w:rPr>
                  <w:rFonts w:ascii="Calibri" w:hAnsi="Calibri" w:cs="Calibri"/>
                  <w:color w:val="000000"/>
                  <w:sz w:val="22"/>
                  <w:szCs w:val="22"/>
                  <w:lang w:val="fr-FR" w:eastAsia="zh-CN"/>
                </w:rPr>
                <w:t>-164</w:t>
              </w:r>
            </w:ins>
          </w:p>
        </w:tc>
      </w:tr>
      <w:tr w:rsidR="00FF2D65" w:rsidRPr="00FF2D65" w14:paraId="2E899EBD" w14:textId="77777777" w:rsidTr="004C1EEE">
        <w:tblPrEx>
          <w:tblPrExChange w:id="549" w:author="Ayoub Rifai" w:date="2021-03-23T11:40:00Z">
            <w:tblPrEx>
              <w:tblW w:w="8780" w:type="dxa"/>
            </w:tblPrEx>
          </w:tblPrExChange>
        </w:tblPrEx>
        <w:trPr>
          <w:trHeight w:val="254"/>
          <w:ins w:id="550" w:author="Ayoub Rifai" w:date="2021-03-23T11:36:00Z"/>
          <w:trPrChange w:id="551"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552" w:author="Ayoub Rifai" w:date="2021-03-23T11:40:00Z">
              <w:tcPr>
                <w:tcW w:w="960" w:type="dxa"/>
                <w:tcBorders>
                  <w:top w:val="nil"/>
                  <w:left w:val="nil"/>
                  <w:bottom w:val="nil"/>
                  <w:right w:val="nil"/>
                </w:tcBorders>
                <w:shd w:val="clear" w:color="auto" w:fill="auto"/>
                <w:noWrap/>
                <w:vAlign w:val="bottom"/>
                <w:hideMark/>
              </w:tcPr>
            </w:tcPrChange>
          </w:tcPr>
          <w:p w14:paraId="566CB1B6" w14:textId="77777777" w:rsidR="00FF2D65" w:rsidRPr="00FF2D65" w:rsidRDefault="00FF2D65" w:rsidP="00FF2D65">
            <w:pPr>
              <w:ind w:left="0"/>
              <w:jc w:val="right"/>
              <w:rPr>
                <w:ins w:id="553" w:author="Ayoub Rifai" w:date="2021-03-23T11:36:00Z"/>
                <w:rFonts w:ascii="Calibri" w:hAnsi="Calibri" w:cs="Calibri"/>
                <w:color w:val="000000"/>
                <w:sz w:val="22"/>
                <w:szCs w:val="22"/>
                <w:lang w:val="fr-FR" w:eastAsia="zh-CN"/>
              </w:rPr>
            </w:pPr>
            <w:ins w:id="554" w:author="Ayoub Rifai" w:date="2021-03-23T11:36:00Z">
              <w:r w:rsidRPr="00FF2D65">
                <w:rPr>
                  <w:rFonts w:ascii="Calibri" w:hAnsi="Calibri" w:cs="Calibri"/>
                  <w:color w:val="000000"/>
                  <w:sz w:val="22"/>
                  <w:szCs w:val="22"/>
                  <w:lang w:val="fr-FR" w:eastAsia="zh-CN"/>
                </w:rPr>
                <w:t>40</w:t>
              </w:r>
            </w:ins>
          </w:p>
        </w:tc>
        <w:tc>
          <w:tcPr>
            <w:tcW w:w="983" w:type="dxa"/>
            <w:tcBorders>
              <w:top w:val="nil"/>
              <w:left w:val="nil"/>
              <w:bottom w:val="nil"/>
              <w:right w:val="nil"/>
            </w:tcBorders>
            <w:shd w:val="clear" w:color="auto" w:fill="auto"/>
            <w:noWrap/>
            <w:vAlign w:val="bottom"/>
            <w:hideMark/>
            <w:tcPrChange w:id="555" w:author="Ayoub Rifai" w:date="2021-03-23T11:40:00Z">
              <w:tcPr>
                <w:tcW w:w="885" w:type="dxa"/>
                <w:tcBorders>
                  <w:top w:val="nil"/>
                  <w:left w:val="nil"/>
                  <w:bottom w:val="nil"/>
                  <w:right w:val="nil"/>
                </w:tcBorders>
                <w:shd w:val="clear" w:color="auto" w:fill="auto"/>
                <w:noWrap/>
                <w:vAlign w:val="bottom"/>
                <w:hideMark/>
              </w:tcPr>
            </w:tcPrChange>
          </w:tcPr>
          <w:p w14:paraId="22EA749A" w14:textId="77777777" w:rsidR="00FF2D65" w:rsidRPr="00FF2D65" w:rsidRDefault="00FF2D65" w:rsidP="00FF2D65">
            <w:pPr>
              <w:ind w:left="0"/>
              <w:jc w:val="right"/>
              <w:rPr>
                <w:ins w:id="556" w:author="Ayoub Rifai" w:date="2021-03-23T11:36:00Z"/>
                <w:rFonts w:ascii="Calibri" w:hAnsi="Calibri" w:cs="Calibri"/>
                <w:color w:val="000000"/>
                <w:sz w:val="22"/>
                <w:szCs w:val="22"/>
                <w:lang w:val="fr-FR" w:eastAsia="zh-CN"/>
              </w:rPr>
            </w:pPr>
            <w:ins w:id="557" w:author="Ayoub Rifai" w:date="2021-03-23T11:36:00Z">
              <w:r w:rsidRPr="00FF2D65">
                <w:rPr>
                  <w:rFonts w:ascii="Calibri" w:hAnsi="Calibri" w:cs="Calibri"/>
                  <w:color w:val="000000"/>
                  <w:sz w:val="22"/>
                  <w:szCs w:val="22"/>
                  <w:lang w:val="fr-FR" w:eastAsia="zh-CN"/>
                </w:rPr>
                <w:t>-40</w:t>
              </w:r>
            </w:ins>
          </w:p>
        </w:tc>
        <w:tc>
          <w:tcPr>
            <w:tcW w:w="984" w:type="dxa"/>
            <w:tcBorders>
              <w:top w:val="nil"/>
              <w:left w:val="nil"/>
              <w:bottom w:val="nil"/>
              <w:right w:val="nil"/>
            </w:tcBorders>
            <w:shd w:val="clear" w:color="auto" w:fill="auto"/>
            <w:noWrap/>
            <w:vAlign w:val="bottom"/>
            <w:hideMark/>
            <w:tcPrChange w:id="558" w:author="Ayoub Rifai" w:date="2021-03-23T11:40:00Z">
              <w:tcPr>
                <w:tcW w:w="1544" w:type="dxa"/>
                <w:gridSpan w:val="2"/>
                <w:tcBorders>
                  <w:top w:val="nil"/>
                  <w:left w:val="nil"/>
                  <w:bottom w:val="nil"/>
                  <w:right w:val="nil"/>
                </w:tcBorders>
                <w:shd w:val="clear" w:color="auto" w:fill="auto"/>
                <w:noWrap/>
                <w:vAlign w:val="bottom"/>
                <w:hideMark/>
              </w:tcPr>
            </w:tcPrChange>
          </w:tcPr>
          <w:p w14:paraId="1787F77D" w14:textId="77777777" w:rsidR="00FF2D65" w:rsidRPr="00FF2D65" w:rsidRDefault="00FF2D65" w:rsidP="00FF2D65">
            <w:pPr>
              <w:ind w:left="0"/>
              <w:jc w:val="right"/>
              <w:rPr>
                <w:ins w:id="559" w:author="Ayoub Rifai" w:date="2021-03-23T11:36:00Z"/>
                <w:rFonts w:ascii="Calibri" w:hAnsi="Calibri" w:cs="Calibri"/>
                <w:color w:val="000000"/>
                <w:sz w:val="22"/>
                <w:szCs w:val="22"/>
                <w:lang w:val="fr-FR" w:eastAsia="zh-CN"/>
              </w:rPr>
            </w:pPr>
            <w:ins w:id="560" w:author="Ayoub Rifai" w:date="2021-03-23T11:36:00Z">
              <w:r w:rsidRPr="00FF2D65">
                <w:rPr>
                  <w:rFonts w:ascii="Calibri" w:hAnsi="Calibri" w:cs="Calibri"/>
                  <w:color w:val="000000"/>
                  <w:sz w:val="22"/>
                  <w:szCs w:val="22"/>
                  <w:lang w:val="fr-FR" w:eastAsia="zh-CN"/>
                </w:rPr>
                <w:t>-56</w:t>
              </w:r>
            </w:ins>
          </w:p>
        </w:tc>
        <w:tc>
          <w:tcPr>
            <w:tcW w:w="983" w:type="dxa"/>
            <w:tcBorders>
              <w:top w:val="nil"/>
              <w:left w:val="nil"/>
              <w:bottom w:val="nil"/>
              <w:right w:val="nil"/>
            </w:tcBorders>
            <w:shd w:val="clear" w:color="auto" w:fill="auto"/>
            <w:noWrap/>
            <w:vAlign w:val="bottom"/>
            <w:hideMark/>
            <w:tcPrChange w:id="561" w:author="Ayoub Rifai" w:date="2021-03-23T11:40:00Z">
              <w:tcPr>
                <w:tcW w:w="1337" w:type="dxa"/>
                <w:tcBorders>
                  <w:top w:val="nil"/>
                  <w:left w:val="nil"/>
                  <w:bottom w:val="nil"/>
                  <w:right w:val="nil"/>
                </w:tcBorders>
                <w:shd w:val="clear" w:color="auto" w:fill="auto"/>
                <w:noWrap/>
                <w:vAlign w:val="bottom"/>
                <w:hideMark/>
              </w:tcPr>
            </w:tcPrChange>
          </w:tcPr>
          <w:p w14:paraId="562E2B15" w14:textId="77777777" w:rsidR="00FF2D65" w:rsidRPr="00FF2D65" w:rsidRDefault="00FF2D65" w:rsidP="00FF2D65">
            <w:pPr>
              <w:ind w:left="0"/>
              <w:jc w:val="right"/>
              <w:rPr>
                <w:ins w:id="562" w:author="Ayoub Rifai" w:date="2021-03-23T11:36:00Z"/>
                <w:rFonts w:ascii="Calibri" w:hAnsi="Calibri" w:cs="Calibri"/>
                <w:color w:val="000000"/>
                <w:sz w:val="22"/>
                <w:szCs w:val="22"/>
                <w:lang w:val="fr-FR" w:eastAsia="zh-CN"/>
              </w:rPr>
            </w:pPr>
            <w:ins w:id="563" w:author="Ayoub Rifai" w:date="2021-03-23T11:36:00Z">
              <w:r w:rsidRPr="00FF2D65">
                <w:rPr>
                  <w:rFonts w:ascii="Calibri" w:hAnsi="Calibri" w:cs="Calibri"/>
                  <w:color w:val="000000"/>
                  <w:sz w:val="22"/>
                  <w:szCs w:val="22"/>
                  <w:lang w:val="fr-FR" w:eastAsia="zh-CN"/>
                </w:rPr>
                <w:t>-50</w:t>
              </w:r>
            </w:ins>
          </w:p>
        </w:tc>
        <w:tc>
          <w:tcPr>
            <w:tcW w:w="984" w:type="dxa"/>
            <w:tcBorders>
              <w:top w:val="nil"/>
              <w:left w:val="nil"/>
              <w:bottom w:val="nil"/>
              <w:right w:val="nil"/>
            </w:tcBorders>
            <w:shd w:val="clear" w:color="auto" w:fill="auto"/>
            <w:noWrap/>
            <w:vAlign w:val="bottom"/>
            <w:hideMark/>
            <w:tcPrChange w:id="564" w:author="Ayoub Rifai" w:date="2021-03-23T11:40:00Z">
              <w:tcPr>
                <w:tcW w:w="700" w:type="dxa"/>
                <w:gridSpan w:val="2"/>
                <w:tcBorders>
                  <w:top w:val="nil"/>
                  <w:left w:val="nil"/>
                  <w:bottom w:val="nil"/>
                  <w:right w:val="nil"/>
                </w:tcBorders>
                <w:shd w:val="clear" w:color="auto" w:fill="auto"/>
                <w:noWrap/>
                <w:vAlign w:val="bottom"/>
                <w:hideMark/>
              </w:tcPr>
            </w:tcPrChange>
          </w:tcPr>
          <w:p w14:paraId="4437B911" w14:textId="77777777" w:rsidR="00FF2D65" w:rsidRPr="00FF2D65" w:rsidRDefault="00FF2D65" w:rsidP="00FF2D65">
            <w:pPr>
              <w:ind w:left="0"/>
              <w:rPr>
                <w:ins w:id="565" w:author="Ayoub Rifai" w:date="2021-03-23T11:36:00Z"/>
                <w:rFonts w:ascii="Calibri" w:hAnsi="Calibri" w:cs="Calibri"/>
                <w:color w:val="000000"/>
                <w:sz w:val="22"/>
                <w:szCs w:val="22"/>
                <w:lang w:val="fr-FR" w:eastAsia="zh-CN"/>
              </w:rPr>
            </w:pPr>
            <w:ins w:id="566" w:author="Ayoub Rifai" w:date="2021-03-23T11:36:00Z">
              <w:r w:rsidRPr="00FF2D65">
                <w:rPr>
                  <w:rFonts w:ascii="Calibri" w:hAnsi="Calibri" w:cs="Calibri"/>
                  <w:color w:val="000000"/>
                  <w:sz w:val="22"/>
                  <w:szCs w:val="22"/>
                  <w:lang w:val="fr-FR" w:eastAsia="zh-CN"/>
                </w:rPr>
                <w:t>30dB</w:t>
              </w:r>
            </w:ins>
          </w:p>
        </w:tc>
        <w:tc>
          <w:tcPr>
            <w:tcW w:w="983" w:type="dxa"/>
            <w:tcBorders>
              <w:top w:val="nil"/>
              <w:left w:val="nil"/>
              <w:bottom w:val="nil"/>
              <w:right w:val="nil"/>
            </w:tcBorders>
            <w:shd w:val="clear" w:color="auto" w:fill="auto"/>
            <w:noWrap/>
            <w:vAlign w:val="bottom"/>
            <w:hideMark/>
            <w:tcPrChange w:id="567" w:author="Ayoub Rifai" w:date="2021-03-23T11:40:00Z">
              <w:tcPr>
                <w:tcW w:w="960" w:type="dxa"/>
                <w:gridSpan w:val="2"/>
                <w:tcBorders>
                  <w:top w:val="nil"/>
                  <w:left w:val="nil"/>
                  <w:bottom w:val="nil"/>
                  <w:right w:val="nil"/>
                </w:tcBorders>
                <w:shd w:val="clear" w:color="auto" w:fill="auto"/>
                <w:noWrap/>
                <w:vAlign w:val="bottom"/>
                <w:hideMark/>
              </w:tcPr>
            </w:tcPrChange>
          </w:tcPr>
          <w:p w14:paraId="28C3A55B" w14:textId="77777777" w:rsidR="00FF2D65" w:rsidRPr="00FF2D65" w:rsidRDefault="00FF2D65" w:rsidP="00FF2D65">
            <w:pPr>
              <w:ind w:left="0"/>
              <w:jc w:val="right"/>
              <w:rPr>
                <w:ins w:id="568" w:author="Ayoub Rifai" w:date="2021-03-23T11:36:00Z"/>
                <w:rFonts w:ascii="Calibri" w:hAnsi="Calibri" w:cs="Calibri"/>
                <w:color w:val="000000"/>
                <w:sz w:val="22"/>
                <w:szCs w:val="22"/>
                <w:lang w:val="fr-FR" w:eastAsia="zh-CN"/>
              </w:rPr>
            </w:pPr>
            <w:ins w:id="569" w:author="Ayoub Rifai" w:date="2021-03-23T11:36:00Z">
              <w:r w:rsidRPr="00FF2D65">
                <w:rPr>
                  <w:rFonts w:ascii="Calibri" w:hAnsi="Calibri" w:cs="Calibri"/>
                  <w:color w:val="000000"/>
                  <w:sz w:val="22"/>
                  <w:szCs w:val="22"/>
                  <w:lang w:val="fr-FR" w:eastAsia="zh-CN"/>
                </w:rPr>
                <w:t>-136</w:t>
              </w:r>
            </w:ins>
          </w:p>
        </w:tc>
        <w:tc>
          <w:tcPr>
            <w:tcW w:w="984" w:type="dxa"/>
            <w:tcBorders>
              <w:top w:val="nil"/>
              <w:left w:val="nil"/>
              <w:bottom w:val="nil"/>
              <w:right w:val="nil"/>
            </w:tcBorders>
            <w:shd w:val="clear" w:color="auto" w:fill="auto"/>
            <w:noWrap/>
            <w:vAlign w:val="bottom"/>
            <w:hideMark/>
            <w:tcPrChange w:id="570" w:author="Ayoub Rifai" w:date="2021-03-23T11:40:00Z">
              <w:tcPr>
                <w:tcW w:w="1100" w:type="dxa"/>
                <w:gridSpan w:val="2"/>
                <w:tcBorders>
                  <w:top w:val="nil"/>
                  <w:left w:val="nil"/>
                  <w:bottom w:val="nil"/>
                  <w:right w:val="nil"/>
                </w:tcBorders>
                <w:shd w:val="clear" w:color="auto" w:fill="auto"/>
                <w:noWrap/>
                <w:vAlign w:val="bottom"/>
                <w:hideMark/>
              </w:tcPr>
            </w:tcPrChange>
          </w:tcPr>
          <w:p w14:paraId="74AB6846" w14:textId="77777777" w:rsidR="00FF2D65" w:rsidRPr="00FF2D65" w:rsidRDefault="00FF2D65" w:rsidP="00FF2D65">
            <w:pPr>
              <w:ind w:left="0"/>
              <w:jc w:val="right"/>
              <w:rPr>
                <w:ins w:id="571" w:author="Ayoub Rifai" w:date="2021-03-23T11:36:00Z"/>
                <w:rFonts w:ascii="Calibri" w:hAnsi="Calibri" w:cs="Calibri"/>
                <w:color w:val="000000"/>
                <w:sz w:val="22"/>
                <w:szCs w:val="22"/>
                <w:lang w:val="fr-FR" w:eastAsia="zh-CN"/>
              </w:rPr>
            </w:pPr>
            <w:ins w:id="572" w:author="Ayoub Rifai" w:date="2021-03-23T11:36:00Z">
              <w:r w:rsidRPr="00FF2D65">
                <w:rPr>
                  <w:rFonts w:ascii="Calibri" w:hAnsi="Calibri" w:cs="Calibri"/>
                  <w:color w:val="000000"/>
                  <w:sz w:val="22"/>
                  <w:szCs w:val="22"/>
                  <w:lang w:val="fr-FR" w:eastAsia="zh-CN"/>
                </w:rPr>
                <w:t>-163</w:t>
              </w:r>
            </w:ins>
          </w:p>
        </w:tc>
        <w:tc>
          <w:tcPr>
            <w:tcW w:w="1352" w:type="dxa"/>
            <w:tcBorders>
              <w:top w:val="nil"/>
              <w:left w:val="nil"/>
              <w:bottom w:val="nil"/>
              <w:right w:val="nil"/>
            </w:tcBorders>
            <w:shd w:val="clear" w:color="000000" w:fill="FF0000"/>
            <w:noWrap/>
            <w:vAlign w:val="bottom"/>
            <w:hideMark/>
            <w:tcPrChange w:id="573" w:author="Ayoub Rifai" w:date="2021-03-23T11:40:00Z">
              <w:tcPr>
                <w:tcW w:w="1294" w:type="dxa"/>
                <w:gridSpan w:val="2"/>
                <w:tcBorders>
                  <w:top w:val="nil"/>
                  <w:left w:val="nil"/>
                  <w:bottom w:val="nil"/>
                  <w:right w:val="nil"/>
                </w:tcBorders>
                <w:shd w:val="clear" w:color="000000" w:fill="FF0000"/>
                <w:noWrap/>
                <w:vAlign w:val="bottom"/>
                <w:hideMark/>
              </w:tcPr>
            </w:tcPrChange>
          </w:tcPr>
          <w:p w14:paraId="6ECC4BEC" w14:textId="77777777" w:rsidR="00FF2D65" w:rsidRPr="00FF2D65" w:rsidRDefault="00FF2D65" w:rsidP="00FF2D65">
            <w:pPr>
              <w:ind w:left="0"/>
              <w:jc w:val="right"/>
              <w:rPr>
                <w:ins w:id="574" w:author="Ayoub Rifai" w:date="2021-03-23T11:36:00Z"/>
                <w:rFonts w:ascii="Calibri" w:hAnsi="Calibri" w:cs="Calibri"/>
                <w:color w:val="000000"/>
                <w:sz w:val="22"/>
                <w:szCs w:val="22"/>
                <w:lang w:val="fr-FR" w:eastAsia="zh-CN"/>
              </w:rPr>
            </w:pPr>
            <w:ins w:id="575" w:author="Ayoub Rifai" w:date="2021-03-23T11:36:00Z">
              <w:r w:rsidRPr="00FF2D65">
                <w:rPr>
                  <w:rFonts w:ascii="Calibri" w:hAnsi="Calibri" w:cs="Calibri"/>
                  <w:color w:val="000000"/>
                  <w:sz w:val="22"/>
                  <w:szCs w:val="22"/>
                  <w:lang w:val="fr-FR" w:eastAsia="zh-CN"/>
                </w:rPr>
                <w:t>-173</w:t>
              </w:r>
            </w:ins>
          </w:p>
        </w:tc>
      </w:tr>
      <w:tr w:rsidR="00FF2D65" w:rsidRPr="00FF2D65" w14:paraId="69F00761" w14:textId="77777777" w:rsidTr="004C1EEE">
        <w:tblPrEx>
          <w:tblPrExChange w:id="576" w:author="Ayoub Rifai" w:date="2021-03-23T11:40:00Z">
            <w:tblPrEx>
              <w:tblW w:w="8780" w:type="dxa"/>
            </w:tblPrEx>
          </w:tblPrExChange>
        </w:tblPrEx>
        <w:trPr>
          <w:trHeight w:val="254"/>
          <w:ins w:id="577" w:author="Ayoub Rifai" w:date="2021-03-23T11:36:00Z"/>
          <w:trPrChange w:id="578"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579" w:author="Ayoub Rifai" w:date="2021-03-23T11:40:00Z">
              <w:tcPr>
                <w:tcW w:w="960" w:type="dxa"/>
                <w:tcBorders>
                  <w:top w:val="nil"/>
                  <w:left w:val="nil"/>
                  <w:bottom w:val="nil"/>
                  <w:right w:val="nil"/>
                </w:tcBorders>
                <w:shd w:val="clear" w:color="auto" w:fill="auto"/>
                <w:noWrap/>
                <w:vAlign w:val="bottom"/>
                <w:hideMark/>
              </w:tcPr>
            </w:tcPrChange>
          </w:tcPr>
          <w:p w14:paraId="709B71D4" w14:textId="77777777" w:rsidR="00FF2D65" w:rsidRPr="00FF2D65" w:rsidRDefault="00FF2D65" w:rsidP="00FF2D65">
            <w:pPr>
              <w:ind w:left="0"/>
              <w:jc w:val="right"/>
              <w:rPr>
                <w:ins w:id="580" w:author="Ayoub Rifai" w:date="2021-03-23T11:36:00Z"/>
                <w:rFonts w:ascii="Calibri" w:hAnsi="Calibri" w:cs="Calibri"/>
                <w:color w:val="000000"/>
                <w:sz w:val="22"/>
                <w:szCs w:val="22"/>
                <w:lang w:val="fr-FR" w:eastAsia="zh-CN"/>
              </w:rPr>
            </w:pPr>
            <w:ins w:id="581" w:author="Ayoub Rifai" w:date="2021-03-23T11:36:00Z">
              <w:r w:rsidRPr="00FF2D65">
                <w:rPr>
                  <w:rFonts w:ascii="Calibri" w:hAnsi="Calibri" w:cs="Calibri"/>
                  <w:color w:val="000000"/>
                  <w:sz w:val="22"/>
                  <w:szCs w:val="22"/>
                  <w:lang w:val="fr-FR" w:eastAsia="zh-CN"/>
                </w:rPr>
                <w:t>43</w:t>
              </w:r>
            </w:ins>
          </w:p>
        </w:tc>
        <w:tc>
          <w:tcPr>
            <w:tcW w:w="983" w:type="dxa"/>
            <w:tcBorders>
              <w:top w:val="nil"/>
              <w:left w:val="nil"/>
              <w:bottom w:val="nil"/>
              <w:right w:val="nil"/>
            </w:tcBorders>
            <w:shd w:val="clear" w:color="auto" w:fill="auto"/>
            <w:noWrap/>
            <w:vAlign w:val="bottom"/>
            <w:hideMark/>
            <w:tcPrChange w:id="582" w:author="Ayoub Rifai" w:date="2021-03-23T11:40:00Z">
              <w:tcPr>
                <w:tcW w:w="885" w:type="dxa"/>
                <w:tcBorders>
                  <w:top w:val="nil"/>
                  <w:left w:val="nil"/>
                  <w:bottom w:val="nil"/>
                  <w:right w:val="nil"/>
                </w:tcBorders>
                <w:shd w:val="clear" w:color="auto" w:fill="auto"/>
                <w:noWrap/>
                <w:vAlign w:val="bottom"/>
                <w:hideMark/>
              </w:tcPr>
            </w:tcPrChange>
          </w:tcPr>
          <w:p w14:paraId="166AC290" w14:textId="77777777" w:rsidR="00FF2D65" w:rsidRPr="00FF2D65" w:rsidRDefault="00FF2D65" w:rsidP="00FF2D65">
            <w:pPr>
              <w:ind w:left="0"/>
              <w:jc w:val="right"/>
              <w:rPr>
                <w:ins w:id="583" w:author="Ayoub Rifai" w:date="2021-03-23T11:36:00Z"/>
                <w:rFonts w:ascii="Calibri" w:hAnsi="Calibri" w:cs="Calibri"/>
                <w:color w:val="000000"/>
                <w:sz w:val="22"/>
                <w:szCs w:val="22"/>
                <w:lang w:val="fr-FR" w:eastAsia="zh-CN"/>
              </w:rPr>
            </w:pPr>
            <w:ins w:id="584" w:author="Ayoub Rifai" w:date="2021-03-23T11:36:00Z">
              <w:r w:rsidRPr="00FF2D65">
                <w:rPr>
                  <w:rFonts w:ascii="Calibri" w:hAnsi="Calibri" w:cs="Calibri"/>
                  <w:color w:val="000000"/>
                  <w:sz w:val="22"/>
                  <w:szCs w:val="22"/>
                  <w:lang w:val="fr-FR" w:eastAsia="zh-CN"/>
                </w:rPr>
                <w:t>-43</w:t>
              </w:r>
            </w:ins>
          </w:p>
        </w:tc>
        <w:tc>
          <w:tcPr>
            <w:tcW w:w="984" w:type="dxa"/>
            <w:tcBorders>
              <w:top w:val="nil"/>
              <w:left w:val="nil"/>
              <w:bottom w:val="nil"/>
              <w:right w:val="nil"/>
            </w:tcBorders>
            <w:shd w:val="clear" w:color="auto" w:fill="auto"/>
            <w:noWrap/>
            <w:vAlign w:val="bottom"/>
            <w:hideMark/>
            <w:tcPrChange w:id="585" w:author="Ayoub Rifai" w:date="2021-03-23T11:40:00Z">
              <w:tcPr>
                <w:tcW w:w="1544" w:type="dxa"/>
                <w:gridSpan w:val="2"/>
                <w:tcBorders>
                  <w:top w:val="nil"/>
                  <w:left w:val="nil"/>
                  <w:bottom w:val="nil"/>
                  <w:right w:val="nil"/>
                </w:tcBorders>
                <w:shd w:val="clear" w:color="auto" w:fill="auto"/>
                <w:noWrap/>
                <w:vAlign w:val="bottom"/>
                <w:hideMark/>
              </w:tcPr>
            </w:tcPrChange>
          </w:tcPr>
          <w:p w14:paraId="18B6BB33" w14:textId="77777777" w:rsidR="00FF2D65" w:rsidRPr="00FF2D65" w:rsidRDefault="00FF2D65" w:rsidP="00FF2D65">
            <w:pPr>
              <w:ind w:left="0"/>
              <w:jc w:val="right"/>
              <w:rPr>
                <w:ins w:id="586" w:author="Ayoub Rifai" w:date="2021-03-23T11:36:00Z"/>
                <w:rFonts w:ascii="Calibri" w:hAnsi="Calibri" w:cs="Calibri"/>
                <w:color w:val="000000"/>
                <w:sz w:val="22"/>
                <w:szCs w:val="22"/>
                <w:lang w:val="fr-FR" w:eastAsia="zh-CN"/>
              </w:rPr>
            </w:pPr>
            <w:ins w:id="587" w:author="Ayoub Rifai" w:date="2021-03-23T11:36:00Z">
              <w:r w:rsidRPr="00FF2D65">
                <w:rPr>
                  <w:rFonts w:ascii="Calibri" w:hAnsi="Calibri" w:cs="Calibri"/>
                  <w:color w:val="000000"/>
                  <w:sz w:val="22"/>
                  <w:szCs w:val="22"/>
                  <w:lang w:val="fr-FR" w:eastAsia="zh-CN"/>
                </w:rPr>
                <w:t>-59</w:t>
              </w:r>
            </w:ins>
          </w:p>
        </w:tc>
        <w:tc>
          <w:tcPr>
            <w:tcW w:w="983" w:type="dxa"/>
            <w:tcBorders>
              <w:top w:val="nil"/>
              <w:left w:val="nil"/>
              <w:bottom w:val="nil"/>
              <w:right w:val="nil"/>
            </w:tcBorders>
            <w:shd w:val="clear" w:color="auto" w:fill="auto"/>
            <w:noWrap/>
            <w:vAlign w:val="bottom"/>
            <w:hideMark/>
            <w:tcPrChange w:id="588" w:author="Ayoub Rifai" w:date="2021-03-23T11:40:00Z">
              <w:tcPr>
                <w:tcW w:w="1337" w:type="dxa"/>
                <w:tcBorders>
                  <w:top w:val="nil"/>
                  <w:left w:val="nil"/>
                  <w:bottom w:val="nil"/>
                  <w:right w:val="nil"/>
                </w:tcBorders>
                <w:shd w:val="clear" w:color="auto" w:fill="auto"/>
                <w:noWrap/>
                <w:vAlign w:val="bottom"/>
                <w:hideMark/>
              </w:tcPr>
            </w:tcPrChange>
          </w:tcPr>
          <w:p w14:paraId="35383F70" w14:textId="77777777" w:rsidR="00FF2D65" w:rsidRPr="00FF2D65" w:rsidRDefault="00FF2D65" w:rsidP="00FF2D65">
            <w:pPr>
              <w:ind w:left="0"/>
              <w:jc w:val="right"/>
              <w:rPr>
                <w:ins w:id="589" w:author="Ayoub Rifai" w:date="2021-03-23T11:36:00Z"/>
                <w:rFonts w:ascii="Calibri" w:hAnsi="Calibri" w:cs="Calibri"/>
                <w:color w:val="000000"/>
                <w:sz w:val="22"/>
                <w:szCs w:val="22"/>
                <w:lang w:val="fr-FR" w:eastAsia="zh-CN"/>
              </w:rPr>
            </w:pPr>
            <w:ins w:id="590" w:author="Ayoub Rifai" w:date="2021-03-23T11:36:00Z">
              <w:r w:rsidRPr="00FF2D65">
                <w:rPr>
                  <w:rFonts w:ascii="Calibri" w:hAnsi="Calibri" w:cs="Calibri"/>
                  <w:color w:val="000000"/>
                  <w:sz w:val="22"/>
                  <w:szCs w:val="22"/>
                  <w:lang w:val="fr-FR" w:eastAsia="zh-CN"/>
                </w:rPr>
                <w:t>-53</w:t>
              </w:r>
            </w:ins>
          </w:p>
        </w:tc>
        <w:tc>
          <w:tcPr>
            <w:tcW w:w="984" w:type="dxa"/>
            <w:tcBorders>
              <w:top w:val="nil"/>
              <w:left w:val="nil"/>
              <w:bottom w:val="nil"/>
              <w:right w:val="nil"/>
            </w:tcBorders>
            <w:shd w:val="clear" w:color="auto" w:fill="auto"/>
            <w:noWrap/>
            <w:vAlign w:val="bottom"/>
            <w:hideMark/>
            <w:tcPrChange w:id="591" w:author="Ayoub Rifai" w:date="2021-03-23T11:40:00Z">
              <w:tcPr>
                <w:tcW w:w="700" w:type="dxa"/>
                <w:gridSpan w:val="2"/>
                <w:tcBorders>
                  <w:top w:val="nil"/>
                  <w:left w:val="nil"/>
                  <w:bottom w:val="nil"/>
                  <w:right w:val="nil"/>
                </w:tcBorders>
                <w:shd w:val="clear" w:color="auto" w:fill="auto"/>
                <w:noWrap/>
                <w:vAlign w:val="bottom"/>
                <w:hideMark/>
              </w:tcPr>
            </w:tcPrChange>
          </w:tcPr>
          <w:p w14:paraId="49E67019" w14:textId="77777777" w:rsidR="00FF2D65" w:rsidRPr="00FF2D65" w:rsidRDefault="00FF2D65" w:rsidP="00FF2D65">
            <w:pPr>
              <w:ind w:left="0"/>
              <w:rPr>
                <w:ins w:id="592" w:author="Ayoub Rifai" w:date="2021-03-23T11:36:00Z"/>
                <w:rFonts w:ascii="Calibri" w:hAnsi="Calibri" w:cs="Calibri"/>
                <w:color w:val="000000"/>
                <w:sz w:val="22"/>
                <w:szCs w:val="22"/>
                <w:lang w:val="fr-FR" w:eastAsia="zh-CN"/>
              </w:rPr>
            </w:pPr>
            <w:ins w:id="593" w:author="Ayoub Rifai" w:date="2021-03-23T11:36:00Z">
              <w:r w:rsidRPr="00FF2D65">
                <w:rPr>
                  <w:rFonts w:ascii="Calibri" w:hAnsi="Calibri" w:cs="Calibri"/>
                  <w:color w:val="000000"/>
                  <w:sz w:val="22"/>
                  <w:szCs w:val="22"/>
                  <w:lang w:val="fr-FR" w:eastAsia="zh-CN"/>
                </w:rPr>
                <w:t>30dB</w:t>
              </w:r>
            </w:ins>
          </w:p>
        </w:tc>
        <w:tc>
          <w:tcPr>
            <w:tcW w:w="983" w:type="dxa"/>
            <w:tcBorders>
              <w:top w:val="nil"/>
              <w:left w:val="nil"/>
              <w:bottom w:val="nil"/>
              <w:right w:val="nil"/>
            </w:tcBorders>
            <w:shd w:val="clear" w:color="auto" w:fill="auto"/>
            <w:noWrap/>
            <w:vAlign w:val="bottom"/>
            <w:hideMark/>
            <w:tcPrChange w:id="594" w:author="Ayoub Rifai" w:date="2021-03-23T11:40:00Z">
              <w:tcPr>
                <w:tcW w:w="960" w:type="dxa"/>
                <w:gridSpan w:val="2"/>
                <w:tcBorders>
                  <w:top w:val="nil"/>
                  <w:left w:val="nil"/>
                  <w:bottom w:val="nil"/>
                  <w:right w:val="nil"/>
                </w:tcBorders>
                <w:shd w:val="clear" w:color="auto" w:fill="auto"/>
                <w:noWrap/>
                <w:vAlign w:val="bottom"/>
                <w:hideMark/>
              </w:tcPr>
            </w:tcPrChange>
          </w:tcPr>
          <w:p w14:paraId="286742B4" w14:textId="77777777" w:rsidR="00FF2D65" w:rsidRPr="00FF2D65" w:rsidRDefault="00FF2D65" w:rsidP="00FF2D65">
            <w:pPr>
              <w:ind w:left="0"/>
              <w:jc w:val="right"/>
              <w:rPr>
                <w:ins w:id="595" w:author="Ayoub Rifai" w:date="2021-03-23T11:36:00Z"/>
                <w:rFonts w:ascii="Calibri" w:hAnsi="Calibri" w:cs="Calibri"/>
                <w:color w:val="000000"/>
                <w:sz w:val="22"/>
                <w:szCs w:val="22"/>
                <w:lang w:val="fr-FR" w:eastAsia="zh-CN"/>
              </w:rPr>
            </w:pPr>
            <w:ins w:id="596" w:author="Ayoub Rifai" w:date="2021-03-23T11:36:00Z">
              <w:r w:rsidRPr="00FF2D65">
                <w:rPr>
                  <w:rFonts w:ascii="Calibri" w:hAnsi="Calibri" w:cs="Calibri"/>
                  <w:color w:val="000000"/>
                  <w:sz w:val="22"/>
                  <w:szCs w:val="22"/>
                  <w:lang w:val="fr-FR" w:eastAsia="zh-CN"/>
                </w:rPr>
                <w:t>-145</w:t>
              </w:r>
            </w:ins>
          </w:p>
        </w:tc>
        <w:tc>
          <w:tcPr>
            <w:tcW w:w="984" w:type="dxa"/>
            <w:tcBorders>
              <w:top w:val="nil"/>
              <w:left w:val="nil"/>
              <w:bottom w:val="nil"/>
              <w:right w:val="nil"/>
            </w:tcBorders>
            <w:shd w:val="clear" w:color="auto" w:fill="auto"/>
            <w:noWrap/>
            <w:vAlign w:val="bottom"/>
            <w:hideMark/>
            <w:tcPrChange w:id="597" w:author="Ayoub Rifai" w:date="2021-03-23T11:40:00Z">
              <w:tcPr>
                <w:tcW w:w="1100" w:type="dxa"/>
                <w:gridSpan w:val="2"/>
                <w:tcBorders>
                  <w:top w:val="nil"/>
                  <w:left w:val="nil"/>
                  <w:bottom w:val="nil"/>
                  <w:right w:val="nil"/>
                </w:tcBorders>
                <w:shd w:val="clear" w:color="auto" w:fill="auto"/>
                <w:noWrap/>
                <w:vAlign w:val="bottom"/>
                <w:hideMark/>
              </w:tcPr>
            </w:tcPrChange>
          </w:tcPr>
          <w:p w14:paraId="1C76C225" w14:textId="77777777" w:rsidR="00FF2D65" w:rsidRPr="00FF2D65" w:rsidRDefault="00FF2D65" w:rsidP="00FF2D65">
            <w:pPr>
              <w:ind w:left="0"/>
              <w:jc w:val="right"/>
              <w:rPr>
                <w:ins w:id="598" w:author="Ayoub Rifai" w:date="2021-03-23T11:36:00Z"/>
                <w:rFonts w:ascii="Calibri" w:hAnsi="Calibri" w:cs="Calibri"/>
                <w:color w:val="000000"/>
                <w:sz w:val="22"/>
                <w:szCs w:val="22"/>
                <w:lang w:val="fr-FR" w:eastAsia="zh-CN"/>
              </w:rPr>
            </w:pPr>
            <w:ins w:id="599" w:author="Ayoub Rifai" w:date="2021-03-23T11:36:00Z">
              <w:r w:rsidRPr="00FF2D65">
                <w:rPr>
                  <w:rFonts w:ascii="Calibri" w:hAnsi="Calibri" w:cs="Calibri"/>
                  <w:color w:val="000000"/>
                  <w:sz w:val="22"/>
                  <w:szCs w:val="22"/>
                  <w:lang w:val="fr-FR" w:eastAsia="zh-CN"/>
                </w:rPr>
                <w:t>-172</w:t>
              </w:r>
            </w:ins>
          </w:p>
        </w:tc>
        <w:tc>
          <w:tcPr>
            <w:tcW w:w="1352" w:type="dxa"/>
            <w:tcBorders>
              <w:top w:val="nil"/>
              <w:left w:val="nil"/>
              <w:bottom w:val="nil"/>
              <w:right w:val="nil"/>
            </w:tcBorders>
            <w:shd w:val="clear" w:color="000000" w:fill="FF0000"/>
            <w:noWrap/>
            <w:vAlign w:val="bottom"/>
            <w:hideMark/>
            <w:tcPrChange w:id="600" w:author="Ayoub Rifai" w:date="2021-03-23T11:40:00Z">
              <w:tcPr>
                <w:tcW w:w="1294" w:type="dxa"/>
                <w:gridSpan w:val="2"/>
                <w:tcBorders>
                  <w:top w:val="nil"/>
                  <w:left w:val="nil"/>
                  <w:bottom w:val="nil"/>
                  <w:right w:val="nil"/>
                </w:tcBorders>
                <w:shd w:val="clear" w:color="000000" w:fill="FF0000"/>
                <w:noWrap/>
                <w:vAlign w:val="bottom"/>
                <w:hideMark/>
              </w:tcPr>
            </w:tcPrChange>
          </w:tcPr>
          <w:p w14:paraId="1302B540" w14:textId="77777777" w:rsidR="00FF2D65" w:rsidRPr="00FF2D65" w:rsidRDefault="00FF2D65" w:rsidP="00FF2D65">
            <w:pPr>
              <w:ind w:left="0"/>
              <w:jc w:val="right"/>
              <w:rPr>
                <w:ins w:id="601" w:author="Ayoub Rifai" w:date="2021-03-23T11:36:00Z"/>
                <w:rFonts w:ascii="Calibri" w:hAnsi="Calibri" w:cs="Calibri"/>
                <w:color w:val="000000"/>
                <w:sz w:val="22"/>
                <w:szCs w:val="22"/>
                <w:lang w:val="fr-FR" w:eastAsia="zh-CN"/>
              </w:rPr>
            </w:pPr>
            <w:ins w:id="602" w:author="Ayoub Rifai" w:date="2021-03-23T11:36:00Z">
              <w:r w:rsidRPr="00FF2D65">
                <w:rPr>
                  <w:rFonts w:ascii="Calibri" w:hAnsi="Calibri" w:cs="Calibri"/>
                  <w:color w:val="000000"/>
                  <w:sz w:val="22"/>
                  <w:szCs w:val="22"/>
                  <w:lang w:val="fr-FR" w:eastAsia="zh-CN"/>
                </w:rPr>
                <w:t>-182</w:t>
              </w:r>
            </w:ins>
          </w:p>
        </w:tc>
      </w:tr>
      <w:tr w:rsidR="00FF2D65" w:rsidRPr="00FF2D65" w14:paraId="0601EAAB" w14:textId="77777777" w:rsidTr="004C1EEE">
        <w:tblPrEx>
          <w:tblPrExChange w:id="603" w:author="Ayoub Rifai" w:date="2021-03-23T11:40:00Z">
            <w:tblPrEx>
              <w:tblW w:w="8780" w:type="dxa"/>
            </w:tblPrEx>
          </w:tblPrExChange>
        </w:tblPrEx>
        <w:trPr>
          <w:trHeight w:val="254"/>
          <w:ins w:id="604" w:author="Ayoub Rifai" w:date="2021-03-23T11:36:00Z"/>
          <w:trPrChange w:id="605" w:author="Ayoub Rifai" w:date="2021-03-23T11:40:00Z">
            <w:trPr>
              <w:gridAfter w:val="0"/>
              <w:trHeight w:val="290"/>
            </w:trPr>
          </w:trPrChange>
        </w:trPr>
        <w:tc>
          <w:tcPr>
            <w:tcW w:w="647" w:type="dxa"/>
            <w:tcBorders>
              <w:top w:val="nil"/>
              <w:left w:val="nil"/>
              <w:bottom w:val="nil"/>
              <w:right w:val="nil"/>
            </w:tcBorders>
            <w:shd w:val="clear" w:color="auto" w:fill="auto"/>
            <w:noWrap/>
            <w:vAlign w:val="bottom"/>
            <w:hideMark/>
            <w:tcPrChange w:id="606" w:author="Ayoub Rifai" w:date="2021-03-23T11:40:00Z">
              <w:tcPr>
                <w:tcW w:w="960" w:type="dxa"/>
                <w:tcBorders>
                  <w:top w:val="nil"/>
                  <w:left w:val="nil"/>
                  <w:bottom w:val="nil"/>
                  <w:right w:val="nil"/>
                </w:tcBorders>
                <w:shd w:val="clear" w:color="auto" w:fill="auto"/>
                <w:noWrap/>
                <w:vAlign w:val="bottom"/>
                <w:hideMark/>
              </w:tcPr>
            </w:tcPrChange>
          </w:tcPr>
          <w:p w14:paraId="3857F7BE" w14:textId="77777777" w:rsidR="00FF2D65" w:rsidRPr="00FF2D65" w:rsidRDefault="00FF2D65" w:rsidP="00FF2D65">
            <w:pPr>
              <w:ind w:left="0"/>
              <w:jc w:val="right"/>
              <w:rPr>
                <w:ins w:id="607" w:author="Ayoub Rifai" w:date="2021-03-23T11:36:00Z"/>
                <w:rFonts w:ascii="Calibri" w:hAnsi="Calibri" w:cs="Calibri"/>
                <w:color w:val="000000"/>
                <w:sz w:val="22"/>
                <w:szCs w:val="22"/>
                <w:lang w:val="fr-FR" w:eastAsia="zh-CN"/>
              </w:rPr>
            </w:pPr>
            <w:ins w:id="608" w:author="Ayoub Rifai" w:date="2021-03-23T11:36:00Z">
              <w:r w:rsidRPr="00FF2D65">
                <w:rPr>
                  <w:rFonts w:ascii="Calibri" w:hAnsi="Calibri" w:cs="Calibri"/>
                  <w:color w:val="000000"/>
                  <w:sz w:val="22"/>
                  <w:szCs w:val="22"/>
                  <w:lang w:val="fr-FR" w:eastAsia="zh-CN"/>
                </w:rPr>
                <w:t>46</w:t>
              </w:r>
            </w:ins>
          </w:p>
        </w:tc>
        <w:tc>
          <w:tcPr>
            <w:tcW w:w="983" w:type="dxa"/>
            <w:tcBorders>
              <w:top w:val="nil"/>
              <w:left w:val="nil"/>
              <w:bottom w:val="nil"/>
              <w:right w:val="nil"/>
            </w:tcBorders>
            <w:shd w:val="clear" w:color="auto" w:fill="auto"/>
            <w:noWrap/>
            <w:vAlign w:val="bottom"/>
            <w:hideMark/>
            <w:tcPrChange w:id="609" w:author="Ayoub Rifai" w:date="2021-03-23T11:40:00Z">
              <w:tcPr>
                <w:tcW w:w="885" w:type="dxa"/>
                <w:tcBorders>
                  <w:top w:val="nil"/>
                  <w:left w:val="nil"/>
                  <w:bottom w:val="nil"/>
                  <w:right w:val="nil"/>
                </w:tcBorders>
                <w:shd w:val="clear" w:color="auto" w:fill="auto"/>
                <w:noWrap/>
                <w:vAlign w:val="bottom"/>
                <w:hideMark/>
              </w:tcPr>
            </w:tcPrChange>
          </w:tcPr>
          <w:p w14:paraId="21C81642" w14:textId="77777777" w:rsidR="00FF2D65" w:rsidRPr="00FF2D65" w:rsidRDefault="00FF2D65" w:rsidP="00FF2D65">
            <w:pPr>
              <w:ind w:left="0"/>
              <w:jc w:val="right"/>
              <w:rPr>
                <w:ins w:id="610" w:author="Ayoub Rifai" w:date="2021-03-23T11:36:00Z"/>
                <w:rFonts w:ascii="Calibri" w:hAnsi="Calibri" w:cs="Calibri"/>
                <w:color w:val="000000"/>
                <w:sz w:val="22"/>
                <w:szCs w:val="22"/>
                <w:lang w:val="fr-FR" w:eastAsia="zh-CN"/>
              </w:rPr>
            </w:pPr>
            <w:ins w:id="611" w:author="Ayoub Rifai" w:date="2021-03-23T11:36:00Z">
              <w:r w:rsidRPr="00FF2D65">
                <w:rPr>
                  <w:rFonts w:ascii="Calibri" w:hAnsi="Calibri" w:cs="Calibri"/>
                  <w:color w:val="000000"/>
                  <w:sz w:val="22"/>
                  <w:szCs w:val="22"/>
                  <w:lang w:val="fr-FR" w:eastAsia="zh-CN"/>
                </w:rPr>
                <w:t>-46</w:t>
              </w:r>
            </w:ins>
          </w:p>
        </w:tc>
        <w:tc>
          <w:tcPr>
            <w:tcW w:w="984" w:type="dxa"/>
            <w:tcBorders>
              <w:top w:val="nil"/>
              <w:left w:val="nil"/>
              <w:bottom w:val="nil"/>
              <w:right w:val="nil"/>
            </w:tcBorders>
            <w:shd w:val="clear" w:color="auto" w:fill="auto"/>
            <w:noWrap/>
            <w:vAlign w:val="bottom"/>
            <w:hideMark/>
            <w:tcPrChange w:id="612" w:author="Ayoub Rifai" w:date="2021-03-23T11:40:00Z">
              <w:tcPr>
                <w:tcW w:w="1544" w:type="dxa"/>
                <w:gridSpan w:val="2"/>
                <w:tcBorders>
                  <w:top w:val="nil"/>
                  <w:left w:val="nil"/>
                  <w:bottom w:val="nil"/>
                  <w:right w:val="nil"/>
                </w:tcBorders>
                <w:shd w:val="clear" w:color="auto" w:fill="auto"/>
                <w:noWrap/>
                <w:vAlign w:val="bottom"/>
                <w:hideMark/>
              </w:tcPr>
            </w:tcPrChange>
          </w:tcPr>
          <w:p w14:paraId="140A9A7A" w14:textId="77777777" w:rsidR="00FF2D65" w:rsidRPr="00FF2D65" w:rsidRDefault="00FF2D65" w:rsidP="00FF2D65">
            <w:pPr>
              <w:ind w:left="0"/>
              <w:jc w:val="right"/>
              <w:rPr>
                <w:ins w:id="613" w:author="Ayoub Rifai" w:date="2021-03-23T11:36:00Z"/>
                <w:rFonts w:ascii="Calibri" w:hAnsi="Calibri" w:cs="Calibri"/>
                <w:color w:val="000000"/>
                <w:sz w:val="22"/>
                <w:szCs w:val="22"/>
                <w:lang w:val="fr-FR" w:eastAsia="zh-CN"/>
              </w:rPr>
            </w:pPr>
            <w:ins w:id="614" w:author="Ayoub Rifai" w:date="2021-03-23T11:36:00Z">
              <w:r w:rsidRPr="00FF2D65">
                <w:rPr>
                  <w:rFonts w:ascii="Calibri" w:hAnsi="Calibri" w:cs="Calibri"/>
                  <w:color w:val="000000"/>
                  <w:sz w:val="22"/>
                  <w:szCs w:val="22"/>
                  <w:lang w:val="fr-FR" w:eastAsia="zh-CN"/>
                </w:rPr>
                <w:t>-62</w:t>
              </w:r>
            </w:ins>
          </w:p>
        </w:tc>
        <w:tc>
          <w:tcPr>
            <w:tcW w:w="983" w:type="dxa"/>
            <w:tcBorders>
              <w:top w:val="nil"/>
              <w:left w:val="nil"/>
              <w:bottom w:val="nil"/>
              <w:right w:val="nil"/>
            </w:tcBorders>
            <w:shd w:val="clear" w:color="auto" w:fill="auto"/>
            <w:noWrap/>
            <w:vAlign w:val="bottom"/>
            <w:hideMark/>
            <w:tcPrChange w:id="615" w:author="Ayoub Rifai" w:date="2021-03-23T11:40:00Z">
              <w:tcPr>
                <w:tcW w:w="1337" w:type="dxa"/>
                <w:tcBorders>
                  <w:top w:val="nil"/>
                  <w:left w:val="nil"/>
                  <w:bottom w:val="nil"/>
                  <w:right w:val="nil"/>
                </w:tcBorders>
                <w:shd w:val="clear" w:color="auto" w:fill="auto"/>
                <w:noWrap/>
                <w:vAlign w:val="bottom"/>
                <w:hideMark/>
              </w:tcPr>
            </w:tcPrChange>
          </w:tcPr>
          <w:p w14:paraId="75D4EC25" w14:textId="77777777" w:rsidR="00FF2D65" w:rsidRPr="00FF2D65" w:rsidRDefault="00FF2D65" w:rsidP="00FF2D65">
            <w:pPr>
              <w:ind w:left="0"/>
              <w:jc w:val="right"/>
              <w:rPr>
                <w:ins w:id="616" w:author="Ayoub Rifai" w:date="2021-03-23T11:36:00Z"/>
                <w:rFonts w:ascii="Calibri" w:hAnsi="Calibri" w:cs="Calibri"/>
                <w:color w:val="000000"/>
                <w:sz w:val="22"/>
                <w:szCs w:val="22"/>
                <w:lang w:val="fr-FR" w:eastAsia="zh-CN"/>
              </w:rPr>
            </w:pPr>
            <w:ins w:id="617" w:author="Ayoub Rifai" w:date="2021-03-23T11:36:00Z">
              <w:r w:rsidRPr="00FF2D65">
                <w:rPr>
                  <w:rFonts w:ascii="Calibri" w:hAnsi="Calibri" w:cs="Calibri"/>
                  <w:color w:val="000000"/>
                  <w:sz w:val="22"/>
                  <w:szCs w:val="22"/>
                  <w:lang w:val="fr-FR" w:eastAsia="zh-CN"/>
                </w:rPr>
                <w:t>-56</w:t>
              </w:r>
            </w:ins>
          </w:p>
        </w:tc>
        <w:tc>
          <w:tcPr>
            <w:tcW w:w="984" w:type="dxa"/>
            <w:tcBorders>
              <w:top w:val="nil"/>
              <w:left w:val="nil"/>
              <w:bottom w:val="nil"/>
              <w:right w:val="nil"/>
            </w:tcBorders>
            <w:shd w:val="clear" w:color="auto" w:fill="auto"/>
            <w:noWrap/>
            <w:vAlign w:val="bottom"/>
            <w:hideMark/>
            <w:tcPrChange w:id="618" w:author="Ayoub Rifai" w:date="2021-03-23T11:40:00Z">
              <w:tcPr>
                <w:tcW w:w="700" w:type="dxa"/>
                <w:gridSpan w:val="2"/>
                <w:tcBorders>
                  <w:top w:val="nil"/>
                  <w:left w:val="nil"/>
                  <w:bottom w:val="nil"/>
                  <w:right w:val="nil"/>
                </w:tcBorders>
                <w:shd w:val="clear" w:color="auto" w:fill="auto"/>
                <w:noWrap/>
                <w:vAlign w:val="bottom"/>
                <w:hideMark/>
              </w:tcPr>
            </w:tcPrChange>
          </w:tcPr>
          <w:p w14:paraId="04743FA1" w14:textId="77777777" w:rsidR="00FF2D65" w:rsidRPr="00FF2D65" w:rsidRDefault="00FF2D65" w:rsidP="00FF2D65">
            <w:pPr>
              <w:ind w:left="0"/>
              <w:rPr>
                <w:ins w:id="619" w:author="Ayoub Rifai" w:date="2021-03-23T11:36:00Z"/>
                <w:rFonts w:ascii="Calibri" w:hAnsi="Calibri" w:cs="Calibri"/>
                <w:color w:val="000000"/>
                <w:sz w:val="22"/>
                <w:szCs w:val="22"/>
                <w:lang w:val="fr-FR" w:eastAsia="zh-CN"/>
              </w:rPr>
            </w:pPr>
            <w:ins w:id="620" w:author="Ayoub Rifai" w:date="2021-03-23T11:36:00Z">
              <w:r w:rsidRPr="00FF2D65">
                <w:rPr>
                  <w:rFonts w:ascii="Calibri" w:hAnsi="Calibri" w:cs="Calibri"/>
                  <w:color w:val="000000"/>
                  <w:sz w:val="22"/>
                  <w:szCs w:val="22"/>
                  <w:lang w:val="fr-FR" w:eastAsia="zh-CN"/>
                </w:rPr>
                <w:t>36dB</w:t>
              </w:r>
            </w:ins>
          </w:p>
        </w:tc>
        <w:tc>
          <w:tcPr>
            <w:tcW w:w="983" w:type="dxa"/>
            <w:tcBorders>
              <w:top w:val="nil"/>
              <w:left w:val="nil"/>
              <w:bottom w:val="nil"/>
              <w:right w:val="nil"/>
            </w:tcBorders>
            <w:shd w:val="clear" w:color="auto" w:fill="auto"/>
            <w:noWrap/>
            <w:vAlign w:val="bottom"/>
            <w:hideMark/>
            <w:tcPrChange w:id="621" w:author="Ayoub Rifai" w:date="2021-03-23T11:40:00Z">
              <w:tcPr>
                <w:tcW w:w="960" w:type="dxa"/>
                <w:gridSpan w:val="2"/>
                <w:tcBorders>
                  <w:top w:val="nil"/>
                  <w:left w:val="nil"/>
                  <w:bottom w:val="nil"/>
                  <w:right w:val="nil"/>
                </w:tcBorders>
                <w:shd w:val="clear" w:color="auto" w:fill="auto"/>
                <w:noWrap/>
                <w:vAlign w:val="bottom"/>
                <w:hideMark/>
              </w:tcPr>
            </w:tcPrChange>
          </w:tcPr>
          <w:p w14:paraId="7AB9C473" w14:textId="77777777" w:rsidR="00FF2D65" w:rsidRPr="00FF2D65" w:rsidRDefault="00FF2D65" w:rsidP="00FF2D65">
            <w:pPr>
              <w:ind w:left="0"/>
              <w:jc w:val="right"/>
              <w:rPr>
                <w:ins w:id="622" w:author="Ayoub Rifai" w:date="2021-03-23T11:36:00Z"/>
                <w:rFonts w:ascii="Calibri" w:hAnsi="Calibri" w:cs="Calibri"/>
                <w:color w:val="000000"/>
                <w:sz w:val="22"/>
                <w:szCs w:val="22"/>
                <w:lang w:val="fr-FR" w:eastAsia="zh-CN"/>
              </w:rPr>
            </w:pPr>
            <w:ins w:id="623" w:author="Ayoub Rifai" w:date="2021-03-23T11:36:00Z">
              <w:r w:rsidRPr="00FF2D65">
                <w:rPr>
                  <w:rFonts w:ascii="Calibri" w:hAnsi="Calibri" w:cs="Calibri"/>
                  <w:color w:val="000000"/>
                  <w:sz w:val="22"/>
                  <w:szCs w:val="22"/>
                  <w:lang w:val="fr-FR" w:eastAsia="zh-CN"/>
                </w:rPr>
                <w:t>-154</w:t>
              </w:r>
            </w:ins>
          </w:p>
        </w:tc>
        <w:tc>
          <w:tcPr>
            <w:tcW w:w="984" w:type="dxa"/>
            <w:tcBorders>
              <w:top w:val="nil"/>
              <w:left w:val="nil"/>
              <w:bottom w:val="nil"/>
              <w:right w:val="nil"/>
            </w:tcBorders>
            <w:shd w:val="clear" w:color="auto" w:fill="auto"/>
            <w:noWrap/>
            <w:vAlign w:val="bottom"/>
            <w:hideMark/>
            <w:tcPrChange w:id="624" w:author="Ayoub Rifai" w:date="2021-03-23T11:40:00Z">
              <w:tcPr>
                <w:tcW w:w="1100" w:type="dxa"/>
                <w:gridSpan w:val="2"/>
                <w:tcBorders>
                  <w:top w:val="nil"/>
                  <w:left w:val="nil"/>
                  <w:bottom w:val="nil"/>
                  <w:right w:val="nil"/>
                </w:tcBorders>
                <w:shd w:val="clear" w:color="auto" w:fill="auto"/>
                <w:noWrap/>
                <w:vAlign w:val="bottom"/>
                <w:hideMark/>
              </w:tcPr>
            </w:tcPrChange>
          </w:tcPr>
          <w:p w14:paraId="43B25C20" w14:textId="77777777" w:rsidR="00FF2D65" w:rsidRPr="00FF2D65" w:rsidRDefault="00FF2D65" w:rsidP="00FF2D65">
            <w:pPr>
              <w:ind w:left="0"/>
              <w:jc w:val="right"/>
              <w:rPr>
                <w:ins w:id="625" w:author="Ayoub Rifai" w:date="2021-03-23T11:36:00Z"/>
                <w:rFonts w:ascii="Calibri" w:hAnsi="Calibri" w:cs="Calibri"/>
                <w:color w:val="000000"/>
                <w:sz w:val="22"/>
                <w:szCs w:val="22"/>
                <w:lang w:val="fr-FR" w:eastAsia="zh-CN"/>
              </w:rPr>
            </w:pPr>
            <w:ins w:id="626" w:author="Ayoub Rifai" w:date="2021-03-23T11:36:00Z">
              <w:r w:rsidRPr="00FF2D65">
                <w:rPr>
                  <w:rFonts w:ascii="Calibri" w:hAnsi="Calibri" w:cs="Calibri"/>
                  <w:color w:val="000000"/>
                  <w:sz w:val="22"/>
                  <w:szCs w:val="22"/>
                  <w:lang w:val="fr-FR" w:eastAsia="zh-CN"/>
                </w:rPr>
                <w:t>-181</w:t>
              </w:r>
            </w:ins>
          </w:p>
        </w:tc>
        <w:tc>
          <w:tcPr>
            <w:tcW w:w="1352" w:type="dxa"/>
            <w:tcBorders>
              <w:top w:val="nil"/>
              <w:left w:val="nil"/>
              <w:bottom w:val="nil"/>
              <w:right w:val="nil"/>
            </w:tcBorders>
            <w:shd w:val="clear" w:color="000000" w:fill="FF0000"/>
            <w:noWrap/>
            <w:vAlign w:val="bottom"/>
            <w:hideMark/>
            <w:tcPrChange w:id="627" w:author="Ayoub Rifai" w:date="2021-03-23T11:40:00Z">
              <w:tcPr>
                <w:tcW w:w="1294" w:type="dxa"/>
                <w:gridSpan w:val="2"/>
                <w:tcBorders>
                  <w:top w:val="nil"/>
                  <w:left w:val="nil"/>
                  <w:bottom w:val="nil"/>
                  <w:right w:val="nil"/>
                </w:tcBorders>
                <w:shd w:val="clear" w:color="000000" w:fill="FF0000"/>
                <w:noWrap/>
                <w:vAlign w:val="bottom"/>
                <w:hideMark/>
              </w:tcPr>
            </w:tcPrChange>
          </w:tcPr>
          <w:p w14:paraId="2C850447" w14:textId="77777777" w:rsidR="00FF2D65" w:rsidRPr="00FF2D65" w:rsidRDefault="00FF2D65" w:rsidP="00FF2D65">
            <w:pPr>
              <w:ind w:left="0"/>
              <w:jc w:val="right"/>
              <w:rPr>
                <w:ins w:id="628" w:author="Ayoub Rifai" w:date="2021-03-23T11:36:00Z"/>
                <w:rFonts w:ascii="Calibri" w:hAnsi="Calibri" w:cs="Calibri"/>
                <w:color w:val="000000"/>
                <w:sz w:val="22"/>
                <w:szCs w:val="22"/>
                <w:lang w:val="fr-FR" w:eastAsia="zh-CN"/>
              </w:rPr>
            </w:pPr>
            <w:ins w:id="629" w:author="Ayoub Rifai" w:date="2021-03-23T11:36:00Z">
              <w:r w:rsidRPr="00FF2D65">
                <w:rPr>
                  <w:rFonts w:ascii="Calibri" w:hAnsi="Calibri" w:cs="Calibri"/>
                  <w:color w:val="000000"/>
                  <w:sz w:val="22"/>
                  <w:szCs w:val="22"/>
                  <w:lang w:val="fr-FR" w:eastAsia="zh-CN"/>
                </w:rPr>
                <w:t>-191</w:t>
              </w:r>
            </w:ins>
          </w:p>
        </w:tc>
      </w:tr>
    </w:tbl>
    <w:p w14:paraId="3FBE7DAD" w14:textId="572AA341" w:rsidR="007327D0" w:rsidRDefault="00665719">
      <w:pPr>
        <w:pStyle w:val="Body"/>
        <w:rPr>
          <w:ins w:id="630" w:author="Ayoub Rifai" w:date="2021-03-23T11:37:00Z"/>
        </w:rPr>
      </w:pPr>
      <w:ins w:id="631" w:author="Ayoub Rifai" w:date="2021-03-23T11:25:00Z">
        <w:r>
          <w:t xml:space="preserve"> </w:t>
        </w:r>
      </w:ins>
    </w:p>
    <w:p w14:paraId="19C5D739" w14:textId="22DB4A20" w:rsidR="00FF2D65" w:rsidRDefault="00FF2D65">
      <w:pPr>
        <w:pStyle w:val="Body"/>
        <w:rPr>
          <w:ins w:id="632" w:author="Ayoub Rifai" w:date="2021-03-23T11:36:00Z"/>
        </w:rPr>
      </w:pPr>
      <w:ins w:id="633" w:author="Ayoub Rifai" w:date="2021-03-23T11:37:00Z">
        <w:r>
          <w:t xml:space="preserve">Calculations shows that Rx linearity measurement is achievable only for lower gains (if 512samples are used in </w:t>
        </w:r>
      </w:ins>
      <w:ins w:id="634" w:author="Ayoub Rifai" w:date="2021-03-23T11:38:00Z">
        <w:r>
          <w:t>PDC</w:t>
        </w:r>
      </w:ins>
      <w:ins w:id="635" w:author="Ayoub Rifai" w:date="2021-03-23T11:37:00Z">
        <w:r>
          <w:t>).</w:t>
        </w:r>
      </w:ins>
      <w:ins w:id="636" w:author="Ayoub Rifai" w:date="2021-03-23T11:38:00Z">
        <w:r>
          <w:t xml:space="preserve"> The noise specification for linearity measurement (at the lowest gain) with BB gain=0dB and atten=-12dB</w:t>
        </w:r>
      </w:ins>
      <w:ins w:id="637" w:author="Ayoub Rifai" w:date="2021-03-23T11:39:00Z">
        <w:r>
          <w:t xml:space="preserve"> is -124dBv/sqrt(Hz)</w:t>
        </w:r>
      </w:ins>
      <w:ins w:id="638" w:author="Ayoub Rifai" w:date="2021-03-23T11:38:00Z">
        <w:r>
          <w:t>.</w:t>
        </w:r>
      </w:ins>
    </w:p>
    <w:p w14:paraId="1CF484A4" w14:textId="77777777" w:rsidR="00FF2D65" w:rsidRDefault="00FF2D65">
      <w:pPr>
        <w:pStyle w:val="Body"/>
      </w:pPr>
    </w:p>
    <w:p w14:paraId="09E81D8F" w14:textId="21E81298" w:rsidR="007327D0" w:rsidRPr="00FF2D65" w:rsidRDefault="007327D0">
      <w:pPr>
        <w:pStyle w:val="Body"/>
        <w:rPr>
          <w:i/>
          <w:iCs/>
          <w:rPrChange w:id="639" w:author="Ayoub Rifai" w:date="2021-03-23T11:39:00Z">
            <w:rPr/>
          </w:rPrChange>
        </w:rPr>
      </w:pPr>
      <w:r w:rsidRPr="00FF2D65">
        <w:rPr>
          <w:i/>
          <w:iCs/>
          <w:rPrChange w:id="640" w:author="Ayoub Rifai" w:date="2021-03-23T11:39:00Z">
            <w:rPr/>
          </w:rPrChange>
        </w:rPr>
        <w:t xml:space="preserve">NOTA: after further investigations, noise the limiting factor for linearity will be ADC having SNR=60dB at 0dBFS and 40MHz BW. This means a noise density of -136dBv/sqrt(Hz). </w:t>
      </w:r>
      <w:del w:id="641" w:author="Ayoub Rifai" w:date="2021-03-23T11:22:00Z">
        <w:r w:rsidRPr="00FF2D65" w:rsidDel="00665719">
          <w:rPr>
            <w:i/>
            <w:iCs/>
            <w:rPrChange w:id="642" w:author="Ayoub Rifai" w:date="2021-03-23T11:39:00Z">
              <w:rPr/>
            </w:rPrChange>
          </w:rPr>
          <w:delText>This means m</w:delText>
        </w:r>
      </w:del>
      <w:ins w:id="643" w:author="Ayoub Rifai" w:date="2021-03-23T11:23:00Z">
        <w:r w:rsidR="00665719" w:rsidRPr="00FF2D65">
          <w:rPr>
            <w:i/>
            <w:iCs/>
            <w:rPrChange w:id="644" w:author="Ayoub Rifai" w:date="2021-03-23T11:39:00Z">
              <w:rPr/>
            </w:rPrChange>
          </w:rPr>
          <w:t>M</w:t>
        </w:r>
      </w:ins>
      <w:r w:rsidRPr="00FF2D65">
        <w:rPr>
          <w:i/>
          <w:iCs/>
          <w:rPrChange w:id="645" w:author="Ayoub Rifai" w:date="2021-03-23T11:39:00Z">
            <w:rPr/>
          </w:rPrChange>
        </w:rPr>
        <w:t xml:space="preserve">ost of linearity measurement cannot be done with only 512 samples.  With this ADC noise we need up to 40M samples to observe the needed 70dBc free dynamic range. Which lead to the impossibility of measuring SFDR with this low input level. </w:t>
      </w:r>
    </w:p>
    <w:p w14:paraId="02166FAB" w14:textId="77777777" w:rsidR="001753B3" w:rsidRDefault="001753B3">
      <w:pPr>
        <w:pStyle w:val="Body"/>
      </w:pPr>
    </w:p>
    <w:p w14:paraId="31C69BA9" w14:textId="74592BA1" w:rsidR="001753B3" w:rsidRDefault="001753B3">
      <w:pPr>
        <w:pStyle w:val="Heading3"/>
      </w:pPr>
      <w:bookmarkStart w:id="646" w:name="_Toc49245181"/>
      <w:r>
        <w:t>Baseband implementation</w:t>
      </w:r>
      <w:bookmarkEnd w:id="646"/>
    </w:p>
    <w:p w14:paraId="2E2057A1" w14:textId="77777777" w:rsidR="007327D0" w:rsidRDefault="001753B3" w:rsidP="00C84A2D">
      <w:pPr>
        <w:keepNext/>
        <w:jc w:val="center"/>
      </w:pPr>
      <w:r w:rsidRPr="00E537DC">
        <w:rPr>
          <w:noProof/>
        </w:rPr>
        <w:drawing>
          <wp:inline distT="0" distB="0" distL="0" distR="0" wp14:anchorId="471D2C1B" wp14:editId="00334923">
            <wp:extent cx="5016418" cy="22563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362" b="8680"/>
                    <a:stretch/>
                  </pic:blipFill>
                  <pic:spPr bwMode="auto">
                    <a:xfrm>
                      <a:off x="0" y="0"/>
                      <a:ext cx="5016500" cy="2256349"/>
                    </a:xfrm>
                    <a:prstGeom prst="rect">
                      <a:avLst/>
                    </a:prstGeom>
                    <a:ln>
                      <a:noFill/>
                    </a:ln>
                    <a:extLst>
                      <a:ext uri="{53640926-AAD7-44D8-BBD7-CCE9431645EC}">
                        <a14:shadowObscured xmlns:a14="http://schemas.microsoft.com/office/drawing/2010/main"/>
                      </a:ext>
                    </a:extLst>
                  </pic:spPr>
                </pic:pic>
              </a:graphicData>
            </a:graphic>
          </wp:inline>
        </w:drawing>
      </w:r>
    </w:p>
    <w:p w14:paraId="1F3DBF49" w14:textId="641F5E07" w:rsidR="001753B3" w:rsidRPr="00B71BA1" w:rsidRDefault="007327D0" w:rsidP="00665719">
      <w:pPr>
        <w:pStyle w:val="Caption"/>
        <w:jc w:val="center"/>
      </w:pPr>
      <w:r>
        <w:t xml:space="preserve">Figure </w:t>
      </w:r>
      <w:r>
        <w:rPr>
          <w:b w:val="0"/>
          <w:bCs w:val="0"/>
        </w:rPr>
        <w:fldChar w:fldCharType="begin"/>
      </w:r>
      <w:r>
        <w:instrText xml:space="preserve"> SEQ Figure \* ARABIC </w:instrText>
      </w:r>
      <w:r>
        <w:rPr>
          <w:b w:val="0"/>
          <w:bCs w:val="0"/>
        </w:rPr>
        <w:fldChar w:fldCharType="separate"/>
      </w:r>
      <w:r w:rsidR="004A0420">
        <w:rPr>
          <w:noProof/>
        </w:rPr>
        <w:t>13</w:t>
      </w:r>
      <w:r>
        <w:rPr>
          <w:b w:val="0"/>
          <w:bCs w:val="0"/>
        </w:rPr>
        <w:fldChar w:fldCharType="end"/>
      </w:r>
      <w:r>
        <w:t xml:space="preserve">: </w:t>
      </w:r>
      <w:r w:rsidRPr="001A66B9">
        <w:t>baseband block diagram</w:t>
      </w:r>
    </w:p>
    <w:p w14:paraId="1EE0093F" w14:textId="77777777" w:rsidR="001753B3" w:rsidRDefault="001753B3">
      <w:pPr>
        <w:pStyle w:val="Body"/>
      </w:pPr>
      <w:r>
        <w:t>Signal at output of DAC :-20dBVp</w:t>
      </w:r>
    </w:p>
    <w:p w14:paraId="13CF726F" w14:textId="77777777" w:rsidR="001753B3" w:rsidRDefault="001753B3">
      <w:pPr>
        <w:pStyle w:val="Body"/>
      </w:pPr>
      <w:r>
        <w:t>Attenuation : 0-30dB by step of 6dB</w:t>
      </w:r>
    </w:p>
    <w:p w14:paraId="1865B6D0" w14:textId="77777777" w:rsidR="001753B3" w:rsidRDefault="001753B3">
      <w:pPr>
        <w:pStyle w:val="Body"/>
      </w:pPr>
      <w:r>
        <w:t>Filter : Gain 0,6dB, 2</w:t>
      </w:r>
      <w:r w:rsidRPr="00B71BA1">
        <w:t>nd</w:t>
      </w:r>
      <w:r>
        <w:t xml:space="preserve"> order f3dB &gt;75MHz</w:t>
      </w:r>
    </w:p>
    <w:p w14:paraId="1122FCAB" w14:textId="3B145D66" w:rsidR="001753B3" w:rsidRDefault="001753B3" w:rsidP="001753B3"/>
    <w:p w14:paraId="71BC5284" w14:textId="0D3E6308" w:rsidR="00D71E9E" w:rsidRDefault="007F0A5A" w:rsidP="00665719">
      <w:pPr>
        <w:pStyle w:val="Heading3"/>
      </w:pPr>
      <w:bookmarkStart w:id="647" w:name="_Toc49245182"/>
      <w:r>
        <w:t xml:space="preserve">BB filter </w:t>
      </w:r>
      <w:r w:rsidR="00D71E9E">
        <w:t>trim</w:t>
      </w:r>
      <w:r>
        <w:t xml:space="preserve">: </w:t>
      </w:r>
    </w:p>
    <w:p w14:paraId="67C5865A" w14:textId="0969D469" w:rsidR="00D71E9E" w:rsidRPr="00665719" w:rsidRDefault="00D71E9E" w:rsidP="00665719">
      <w:pPr>
        <w:pStyle w:val="Body"/>
        <w:numPr>
          <w:ilvl w:val="0"/>
          <w:numId w:val="53"/>
        </w:numPr>
        <w:rPr>
          <w:u w:val="single"/>
        </w:rPr>
      </w:pPr>
      <w:r w:rsidRPr="00665719">
        <w:rPr>
          <w:u w:val="single"/>
        </w:rPr>
        <w:t xml:space="preserve">Implementation: </w:t>
      </w:r>
    </w:p>
    <w:p w14:paraId="642786D7" w14:textId="7FB898A9" w:rsidR="007F0A5A" w:rsidRDefault="007F0A5A" w:rsidP="007F0A5A">
      <w:pPr>
        <w:pStyle w:val="Body"/>
      </w:pPr>
      <w:r w:rsidRPr="007F0A5A">
        <w:t>Rauch filter is intended t</w:t>
      </w:r>
      <w:r w:rsidRPr="00665719">
        <w:t xml:space="preserve">o </w:t>
      </w:r>
      <w:r>
        <w:t>filter sigma delta quantification noise that have it’s maximum at 160MHz. on the other hand, the transfer function in the bandwith [0 40MHz] must not be affected by the filter (spec: level variation in the band &lt;0.5dB).</w:t>
      </w:r>
    </w:p>
    <w:p w14:paraId="6B71FFEA" w14:textId="5779A94A" w:rsidR="007F0A5A" w:rsidRDefault="007F0A5A" w:rsidP="007F0A5A">
      <w:pPr>
        <w:pStyle w:val="Body"/>
      </w:pPr>
      <w:r w:rsidRPr="007F0A5A">
        <w:rPr>
          <w:noProof/>
        </w:rPr>
        <w:drawing>
          <wp:anchor distT="0" distB="0" distL="114300" distR="114300" simplePos="0" relativeHeight="251721216" behindDoc="0" locked="0" layoutInCell="1" allowOverlap="1" wp14:anchorId="1FBCBBA9" wp14:editId="11BA67D3">
            <wp:simplePos x="0" y="0"/>
            <wp:positionH relativeFrom="column">
              <wp:posOffset>278130</wp:posOffset>
            </wp:positionH>
            <wp:positionV relativeFrom="paragraph">
              <wp:posOffset>267335</wp:posOffset>
            </wp:positionV>
            <wp:extent cx="4128135" cy="2388235"/>
            <wp:effectExtent l="0" t="0" r="5715"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8135" cy="2388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264" behindDoc="0" locked="0" layoutInCell="1" allowOverlap="1" wp14:anchorId="0960E58D" wp14:editId="127DA05C">
                <wp:simplePos x="0" y="0"/>
                <wp:positionH relativeFrom="column">
                  <wp:posOffset>558374</wp:posOffset>
                </wp:positionH>
                <wp:positionV relativeFrom="paragraph">
                  <wp:posOffset>2654935</wp:posOffset>
                </wp:positionV>
                <wp:extent cx="4361408" cy="197892"/>
                <wp:effectExtent l="0" t="0" r="1270" b="0"/>
                <wp:wrapTopAndBottom/>
                <wp:docPr id="105" name="Text Box 105"/>
                <wp:cNvGraphicFramePr/>
                <a:graphic xmlns:a="http://schemas.openxmlformats.org/drawingml/2006/main">
                  <a:graphicData uri="http://schemas.microsoft.com/office/word/2010/wordprocessingShape">
                    <wps:wsp>
                      <wps:cNvSpPr txBox="1"/>
                      <wps:spPr>
                        <a:xfrm>
                          <a:off x="0" y="0"/>
                          <a:ext cx="4361408" cy="197892"/>
                        </a:xfrm>
                        <a:prstGeom prst="rect">
                          <a:avLst/>
                        </a:prstGeom>
                        <a:solidFill>
                          <a:prstClr val="white"/>
                        </a:solidFill>
                        <a:ln>
                          <a:noFill/>
                        </a:ln>
                      </wps:spPr>
                      <wps:txbx>
                        <w:txbxContent>
                          <w:p w14:paraId="2610AF1B" w14:textId="4F06C9F2" w:rsidR="00FF2D65" w:rsidRPr="00DD0C47" w:rsidRDefault="00FF2D65" w:rsidP="00665719">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rauch filter cutoff freq over corners and temp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E58D" id="Text Box 105" o:spid="_x0000_s1031" type="#_x0000_t202" style="position:absolute;margin-left:43.95pt;margin-top:209.05pt;width:343.4pt;height:15.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" stroked="f">
                <v:textbox inset="0,0,0,0">
                  <w:txbxContent>
                    <w:p w14:paraId="2610AF1B" w14:textId="4F06C9F2" w:rsidR="00FF2D65" w:rsidRPr="00DD0C47" w:rsidRDefault="00FF2D65" w:rsidP="00665719">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rauch filter cutoff freq over corners and temp</w:t>
                      </w:r>
                    </w:p>
                  </w:txbxContent>
                </v:textbox>
                <w10:wrap type="topAndBottom"/>
              </v:shape>
            </w:pict>
          </mc:Fallback>
        </mc:AlternateContent>
      </w:r>
      <w:r>
        <w:t>Figure below gives f-3dB and f-0.5dB of rauch filter over process:</w:t>
      </w:r>
    </w:p>
    <w:p w14:paraId="0CC54DC2" w14:textId="162777EC" w:rsidR="007F0A5A" w:rsidRDefault="007F0A5A" w:rsidP="007F0A5A">
      <w:pPr>
        <w:pStyle w:val="Body"/>
      </w:pPr>
      <w:r>
        <w:t>For some corners f-3dB is up to 300MHz, for other corners f-0.5dB is as low as 50MHz. Thus some calibration is needed to achieve the right filtering without affecting the bandwidth, over corners.</w:t>
      </w:r>
    </w:p>
    <w:p w14:paraId="4C3CA7CF" w14:textId="77777777" w:rsidR="00E026AC" w:rsidRDefault="00E026AC" w:rsidP="007F0A5A">
      <w:pPr>
        <w:pStyle w:val="Body"/>
      </w:pPr>
      <w:r>
        <w:t xml:space="preserve">This filtering does not have to be very accurate. The noise is not expected to cause any problems since it will be filtred by Rx filters. The goal is to remove as much noise as possible. </w:t>
      </w:r>
    </w:p>
    <w:p w14:paraId="03305043" w14:textId="66DC1858" w:rsidR="00E026AC" w:rsidRDefault="00E026AC" w:rsidP="007F0A5A">
      <w:pPr>
        <w:pStyle w:val="Body"/>
      </w:pPr>
      <w:r>
        <w:t xml:space="preserve">For these reasons the filter is only trimmed used extra capacitor bank. This trim at production is enough to reduce the cutoff frequency variation.  </w:t>
      </w:r>
    </w:p>
    <w:p w14:paraId="40EC2585" w14:textId="119D8C46" w:rsidR="007F0A5A" w:rsidRDefault="007F0A5A" w:rsidP="007F0A5A">
      <w:pPr>
        <w:pStyle w:val="Body"/>
      </w:pPr>
      <w:r>
        <w:t xml:space="preserve">For that purpose, a bank of capacitors is added </w:t>
      </w:r>
      <w:r w:rsidR="00E026AC">
        <w:t xml:space="preserve">to allow trim of the cut off frequency to reduce it down to 50% of it’s nominal value.   </w:t>
      </w:r>
    </w:p>
    <w:p w14:paraId="102FE1FC" w14:textId="641B0BB4" w:rsidR="00E026AC" w:rsidRPr="00665719" w:rsidRDefault="00FF05D4" w:rsidP="00665719">
      <w:pPr>
        <w:pStyle w:val="Body"/>
      </w:pPr>
      <w:r>
        <w:rPr>
          <w:noProof/>
        </w:rPr>
        <mc:AlternateContent>
          <mc:Choice Requires="wps">
            <w:drawing>
              <wp:anchor distT="0" distB="0" distL="114300" distR="114300" simplePos="0" relativeHeight="251726336" behindDoc="0" locked="0" layoutInCell="1" allowOverlap="1" wp14:anchorId="1E5612E8" wp14:editId="52E0B0E9">
                <wp:simplePos x="0" y="0"/>
                <wp:positionH relativeFrom="column">
                  <wp:posOffset>980250</wp:posOffset>
                </wp:positionH>
                <wp:positionV relativeFrom="paragraph">
                  <wp:posOffset>1810679</wp:posOffset>
                </wp:positionV>
                <wp:extent cx="268160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wps:spPr>
                      <wps:txbx>
                        <w:txbxContent>
                          <w:p w14:paraId="3F986705" w14:textId="3ED5C4CD" w:rsidR="00FF2D65" w:rsidRPr="00A55D8F" w:rsidRDefault="00FF2D65" w:rsidP="00665719">
                            <w:pPr>
                              <w:pStyle w:val="Caption"/>
                              <w:jc w:val="right"/>
                            </w:pPr>
                            <w:r>
                              <w:t xml:space="preserve">Figure </w:t>
                            </w:r>
                            <w:r>
                              <w:fldChar w:fldCharType="begin"/>
                            </w:r>
                            <w:r>
                              <w:instrText xml:space="preserve"> SEQ Figure \* ARABIC </w:instrText>
                            </w:r>
                            <w:r>
                              <w:fldChar w:fldCharType="separate"/>
                            </w:r>
                            <w:r>
                              <w:rPr>
                                <w:noProof/>
                              </w:rPr>
                              <w:t>14</w:t>
                            </w:r>
                            <w:r>
                              <w:fldChar w:fldCharType="end"/>
                            </w:r>
                            <w:r>
                              <w:t>: Capacitor banks implemented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612E8" id="Text Box 108" o:spid="_x0000_s1032" type="#_x0000_t202" style="position:absolute;margin-left:77.2pt;margin-top:142.55pt;width:211.1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" stroked="f">
                <v:textbox style="mso-fit-shape-to-text:t" inset="0,0,0,0">
                  <w:txbxContent>
                    <w:p w14:paraId="3F986705" w14:textId="3ED5C4CD" w:rsidR="00FF2D65" w:rsidRPr="00A55D8F" w:rsidRDefault="00FF2D65" w:rsidP="00665719">
                      <w:pPr>
                        <w:pStyle w:val="Caption"/>
                        <w:jc w:val="right"/>
                      </w:pPr>
                      <w:r>
                        <w:t xml:space="preserve">Figure </w:t>
                      </w:r>
                      <w:r>
                        <w:fldChar w:fldCharType="begin"/>
                      </w:r>
                      <w:r>
                        <w:instrText xml:space="preserve"> SEQ Figure \* ARABIC </w:instrText>
                      </w:r>
                      <w:r>
                        <w:fldChar w:fldCharType="separate"/>
                      </w:r>
                      <w:r>
                        <w:rPr>
                          <w:noProof/>
                        </w:rPr>
                        <w:t>14</w:t>
                      </w:r>
                      <w:r>
                        <w:fldChar w:fldCharType="end"/>
                      </w:r>
                      <w:r>
                        <w:t>: Capacitor banks implemented</w:t>
                      </w:r>
                    </w:p>
                  </w:txbxContent>
                </v:textbox>
                <w10:wrap type="topAndBottom"/>
              </v:shape>
            </w:pict>
          </mc:Fallback>
        </mc:AlternateContent>
      </w:r>
      <w:r w:rsidRPr="00E026AC">
        <w:rPr>
          <w:noProof/>
        </w:rPr>
        <w:drawing>
          <wp:anchor distT="0" distB="0" distL="114300" distR="114300" simplePos="0" relativeHeight="251724288" behindDoc="0" locked="0" layoutInCell="1" allowOverlap="1" wp14:anchorId="1821A0CE" wp14:editId="1B338E71">
            <wp:simplePos x="0" y="0"/>
            <wp:positionH relativeFrom="column">
              <wp:posOffset>1054735</wp:posOffset>
            </wp:positionH>
            <wp:positionV relativeFrom="paragraph">
              <wp:posOffset>180340</wp:posOffset>
            </wp:positionV>
            <wp:extent cx="2681605" cy="1630045"/>
            <wp:effectExtent l="0" t="0" r="4445" b="825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81605" cy="1630045"/>
                    </a:xfrm>
                    <a:prstGeom prst="rect">
                      <a:avLst/>
                    </a:prstGeom>
                  </pic:spPr>
                </pic:pic>
              </a:graphicData>
            </a:graphic>
            <wp14:sizeRelH relativeFrom="margin">
              <wp14:pctWidth>0</wp14:pctWidth>
            </wp14:sizeRelH>
            <wp14:sizeRelV relativeFrom="margin">
              <wp14:pctHeight>0</wp14:pctHeight>
            </wp14:sizeRelV>
          </wp:anchor>
        </w:drawing>
      </w:r>
    </w:p>
    <w:p w14:paraId="028FF7C5" w14:textId="77777777" w:rsidR="00D71E9E" w:rsidRDefault="00D71E9E" w:rsidP="00665719">
      <w:pPr>
        <w:pStyle w:val="Body"/>
        <w:ind w:left="720"/>
        <w:rPr>
          <w:u w:val="single"/>
        </w:rPr>
      </w:pPr>
    </w:p>
    <w:p w14:paraId="451BC679" w14:textId="77777777" w:rsidR="00D71E9E" w:rsidRDefault="00D71E9E" w:rsidP="00D71E9E">
      <w:pPr>
        <w:pStyle w:val="Body"/>
        <w:numPr>
          <w:ilvl w:val="0"/>
          <w:numId w:val="53"/>
        </w:numPr>
        <w:rPr>
          <w:u w:val="single"/>
        </w:rPr>
      </w:pPr>
      <w:r>
        <w:rPr>
          <w:u w:val="single"/>
        </w:rPr>
        <w:t>Trim method</w:t>
      </w:r>
      <w:r w:rsidRPr="00374FE3">
        <w:rPr>
          <w:u w:val="single"/>
        </w:rPr>
        <w:t>:</w:t>
      </w:r>
    </w:p>
    <w:p w14:paraId="1BD57E1F" w14:textId="5364E2D9" w:rsidR="00D71E9E" w:rsidRPr="00374FE3" w:rsidRDefault="00D71E9E" w:rsidP="00665719">
      <w:pPr>
        <w:pStyle w:val="Body"/>
        <w:rPr>
          <w:u w:val="single"/>
        </w:rPr>
      </w:pPr>
      <w:r>
        <w:t xml:space="preserve">Trim of rauch filter will be done at room or at hot by measuring the attenuation of the filter at 50MHz. The capacitor value that gives the closest attenuation to -0.5dB at room, or -0.4dB at hot will be chosen as trim value.  This ensure that the bandwidth 0MHz to 40MHz has less than 0.5dB attenuation while the cutoff freq is the lowest possible.  </w:t>
      </w:r>
      <w:r w:rsidRPr="00374FE3">
        <w:rPr>
          <w:u w:val="single"/>
        </w:rPr>
        <w:t xml:space="preserve"> </w:t>
      </w:r>
    </w:p>
    <w:p w14:paraId="0643DAF5" w14:textId="2E732B8B" w:rsidR="001753B3" w:rsidRDefault="001753B3">
      <w:pPr>
        <w:pStyle w:val="Heading3"/>
      </w:pPr>
      <w:r>
        <w:t>Accuracy of the RFBIST measurement</w:t>
      </w:r>
      <w:bookmarkEnd w:id="647"/>
    </w:p>
    <w:p w14:paraId="74338A45" w14:textId="77777777" w:rsidR="001753B3" w:rsidRPr="00DE3315" w:rsidRDefault="001753B3">
      <w:pPr>
        <w:pStyle w:val="Body"/>
      </w:pPr>
      <w:r>
        <w:t>There are different RS related to the RF bist.</w:t>
      </w:r>
      <w:r w:rsidRPr="0048392A">
        <w:t xml:space="preserve"> </w:t>
      </w:r>
      <w:hyperlink r:id="rId49" w:history="1">
        <w:r w:rsidRPr="00D83553">
          <w:rPr>
            <w:rStyle w:val="Hyperlink"/>
          </w:rPr>
          <w:t>artf1099953</w:t>
        </w:r>
      </w:hyperlink>
      <w:r>
        <w:t xml:space="preserve"> </w:t>
      </w:r>
      <w:hyperlink r:id="rId50" w:history="1">
        <w:r w:rsidRPr="00D83553">
          <w:rPr>
            <w:rStyle w:val="Hyperlink"/>
          </w:rPr>
          <w:t>artf1098987</w:t>
        </w:r>
      </w:hyperlink>
      <w:r>
        <w:t xml:space="preserve"> </w:t>
      </w:r>
      <w:hyperlink r:id="rId51" w:history="1">
        <w:r w:rsidRPr="00750B78">
          <w:rPr>
            <w:rStyle w:val="Hyperlink"/>
          </w:rPr>
          <w:t>artf1098984</w:t>
        </w:r>
      </w:hyperlink>
    </w:p>
    <w:p w14:paraId="784C6BC7" w14:textId="410894F6" w:rsidR="001753B3" w:rsidRDefault="001753B3">
      <w:pPr>
        <w:pStyle w:val="Body"/>
      </w:pPr>
      <w:r>
        <w:t>There are related to gain accuracy (leading to NF accuracy) and variation of the phase difference between channels. Indeed we can have an initial phase difference that will be calibrated by the customer in production but this phase measurement should remain constant with frequency.temperature,voltage and aging.</w:t>
      </w:r>
    </w:p>
    <w:p w14:paraId="26CFB518" w14:textId="77777777" w:rsidR="001753B3" w:rsidRDefault="001753B3">
      <w:pPr>
        <w:pStyle w:val="Body"/>
      </w:pPr>
      <w:r>
        <w:t>For that, some internal requirements are mandatory :</w:t>
      </w:r>
    </w:p>
    <w:p w14:paraId="096320AE" w14:textId="2304D9B8" w:rsidR="001753B3" w:rsidRDefault="001753B3">
      <w:pPr>
        <w:pStyle w:val="Body"/>
        <w:numPr>
          <w:ilvl w:val="0"/>
          <w:numId w:val="22"/>
        </w:numPr>
      </w:pPr>
      <w:r>
        <w:t>Power detection must be accurate and close to the RX (to avoid variation of line loss). The level targeted is -10dBm diff/100ohm at Power detector input which is in the range of accuracy targeted by the power detector</w:t>
      </w:r>
    </w:p>
    <w:p w14:paraId="3AE96736" w14:textId="77777777" w:rsidR="001753B3" w:rsidRDefault="001753B3">
      <w:pPr>
        <w:pStyle w:val="Body"/>
        <w:numPr>
          <w:ilvl w:val="0"/>
          <w:numId w:val="22"/>
        </w:numPr>
      </w:pPr>
      <w:r>
        <w:t>Coupler loss  must be insensitive to load variation and to PVT (in the RX)</w:t>
      </w:r>
    </w:p>
    <w:p w14:paraId="27295EB5" w14:textId="77777777" w:rsidR="001753B3" w:rsidRDefault="001753B3">
      <w:pPr>
        <w:pStyle w:val="Body"/>
        <w:numPr>
          <w:ilvl w:val="0"/>
          <w:numId w:val="22"/>
        </w:numPr>
      </w:pPr>
      <w:r>
        <w:t>Coupler phase mismatch must be insensitive to temperature, voltage, aging, frequencies (in the RX)</w:t>
      </w:r>
    </w:p>
    <w:p w14:paraId="7923024B" w14:textId="77777777" w:rsidR="001753B3" w:rsidRDefault="001753B3">
      <w:pPr>
        <w:pStyle w:val="Body"/>
      </w:pPr>
      <w:r>
        <w:t>Error in Gain=error (PPD)+error(coupler)+error(fft)</w:t>
      </w:r>
    </w:p>
    <w:p w14:paraId="4F1BEE75" w14:textId="77777777" w:rsidR="001753B3" w:rsidRDefault="001753B3">
      <w:pPr>
        <w:pStyle w:val="Body"/>
      </w:pPr>
      <w:r>
        <w:t>Error in phase difference variation = error_phasemismatch_bistlines+error(fft)</w:t>
      </w:r>
    </w:p>
    <w:p w14:paraId="7D97D80A" w14:textId="094BF556" w:rsidR="001753B3" w:rsidRDefault="001753B3">
      <w:pPr>
        <w:pStyle w:val="Heading3"/>
      </w:pPr>
      <w:bookmarkStart w:id="648" w:name="_Toc49245183"/>
      <w:r>
        <w:t>Accuracy of the BBBIST measurement</w:t>
      </w:r>
      <w:bookmarkEnd w:id="648"/>
    </w:p>
    <w:p w14:paraId="4547FA28" w14:textId="77777777" w:rsidR="001753B3" w:rsidRPr="009B136B" w:rsidRDefault="001753B3">
      <w:pPr>
        <w:pStyle w:val="Body"/>
      </w:pPr>
      <w:r>
        <w:t>There are different RS related to the BB bist.</w:t>
      </w:r>
      <w:r w:rsidRPr="0048392A">
        <w:t xml:space="preserve"> </w:t>
      </w:r>
    </w:p>
    <w:p w14:paraId="7554BA8D" w14:textId="77777777" w:rsidR="001753B3" w:rsidRPr="00DE3315" w:rsidRDefault="001753B3">
      <w:pPr>
        <w:pStyle w:val="Body"/>
      </w:pPr>
      <w:r>
        <w:t xml:space="preserve">As the BB signal can be calibrated directly to the ADC. All other measurements are related to this (VGA gains, attenuation…) </w:t>
      </w:r>
      <w:hyperlink r:id="rId52" w:history="1">
        <w:r w:rsidRPr="00F94DF8">
          <w:rPr>
            <w:rStyle w:val="Hyperlink"/>
          </w:rPr>
          <w:t>artf1099896</w:t>
        </w:r>
      </w:hyperlink>
      <w:r>
        <w:t xml:space="preserve"> </w:t>
      </w:r>
      <w:hyperlink r:id="rId53" w:history="1">
        <w:r w:rsidRPr="00F94DF8">
          <w:rPr>
            <w:rStyle w:val="Hyperlink"/>
          </w:rPr>
          <w:t>artf1098995</w:t>
        </w:r>
      </w:hyperlink>
    </w:p>
    <w:p w14:paraId="4E85B440" w14:textId="55FCEEF2" w:rsidR="001753B3" w:rsidRDefault="001753B3">
      <w:pPr>
        <w:pStyle w:val="Heading2"/>
      </w:pPr>
      <w:bookmarkStart w:id="649" w:name="_Toc31217926"/>
      <w:bookmarkStart w:id="650" w:name="_Toc49245184"/>
      <w:r>
        <w:t>Supplies</w:t>
      </w:r>
      <w:bookmarkEnd w:id="649"/>
      <w:bookmarkEnd w:id="650"/>
    </w:p>
    <w:p w14:paraId="7A60CCFE" w14:textId="2E6C627E" w:rsidR="001753B3" w:rsidRDefault="001753B3">
      <w:pPr>
        <w:pStyle w:val="Body"/>
      </w:pPr>
      <w:r>
        <w:t>1LDO at 0.9V (doubler/DAC)  and 1 LDO for 1.1V (IQ and buffers)</w:t>
      </w:r>
      <w:r w:rsidR="004159AF">
        <w:t xml:space="preserve"> 1LDO at </w:t>
      </w:r>
      <w:r w:rsidR="00F51660">
        <w:t>1.1V</w:t>
      </w:r>
      <w:r w:rsidR="004159AF">
        <w:t xml:space="preserve"> for BB</w:t>
      </w:r>
    </w:p>
    <w:p w14:paraId="6EA532FE" w14:textId="77777777" w:rsidR="001753B3" w:rsidRDefault="001753B3">
      <w:pPr>
        <w:pStyle w:val="Body"/>
      </w:pPr>
      <w:r>
        <w:t>Each LDO can be disabled and by-passed separately. The bypass functionality is needed for voltage stress. Additionally, the output of each LDO will be accessible through the ATB for testing.</w:t>
      </w:r>
    </w:p>
    <w:p w14:paraId="52A22AE4" w14:textId="77777777" w:rsidR="001753B3" w:rsidRPr="007E68D6" w:rsidRDefault="001753B3">
      <w:pPr>
        <w:pStyle w:val="Body"/>
      </w:pPr>
    </w:p>
    <w:p w14:paraId="325446F8" w14:textId="5B452F23" w:rsidR="001753B3" w:rsidRDefault="001753B3">
      <w:pPr>
        <w:pStyle w:val="Heading2"/>
      </w:pPr>
      <w:bookmarkStart w:id="651" w:name="_Toc31217927"/>
      <w:bookmarkStart w:id="652" w:name="_Toc49245185"/>
      <w:r>
        <w:t>DFT</w:t>
      </w:r>
      <w:bookmarkEnd w:id="651"/>
      <w:r w:rsidR="004159AF">
        <w:t xml:space="preserve"> (from Benoit Poussard)</w:t>
      </w:r>
      <w:bookmarkEnd w:id="652"/>
    </w:p>
    <w:p w14:paraId="66335F46" w14:textId="77777777" w:rsidR="001753B3" w:rsidRDefault="001753B3" w:rsidP="001753B3"/>
    <w:p w14:paraId="4A22884E" w14:textId="77777777" w:rsidR="001C329C" w:rsidRDefault="001C329C">
      <w:pPr>
        <w:pStyle w:val="Body"/>
      </w:pPr>
      <w:r>
        <w:t>Ahead any functional/structural measurements, the LDOs have to be trimmed. The trim strategy is described in the Global bias chapter of the DfT AS.</w:t>
      </w:r>
    </w:p>
    <w:p w14:paraId="29D4061C" w14:textId="77777777" w:rsidR="001C329C" w:rsidRDefault="001C329C">
      <w:pPr>
        <w:pStyle w:val="Body"/>
      </w:pPr>
      <w:r>
        <w:t>The SCAN covers the digital parts of BiST IP as per DfX rules.</w:t>
      </w:r>
    </w:p>
    <w:p w14:paraId="45FB179E" w14:textId="77777777" w:rsidR="001C329C" w:rsidRDefault="001C329C">
      <w:pPr>
        <w:pStyle w:val="Body"/>
      </w:pPr>
      <w:r>
        <w:t xml:space="preserve">All buffers, mixers, PPD detectors, LDOs and PR will embedded accesses to key voltages. They are connected to the DC-ATB bus to be measured with the BiST-ADC. These voltages are defined with the designer to achieve the coverage </w:t>
      </w:r>
      <w:r w:rsidRPr="002C1354">
        <w:t>in the order of magnitude of about</w:t>
      </w:r>
      <w:r>
        <w:t xml:space="preserve"> 70% with DOTTS.</w:t>
      </w:r>
      <w:r w:rsidRPr="00AA0907">
        <w:t xml:space="preserve"> </w:t>
      </w:r>
      <w:r>
        <w:t>At the time of writing, 04-June-2020, the schematic isn’t mature enough to define precisely these voltages.</w:t>
      </w:r>
    </w:p>
    <w:p w14:paraId="4CC5F21F" w14:textId="77777777" w:rsidR="001C329C" w:rsidRPr="00A21A02" w:rsidRDefault="001C329C">
      <w:pPr>
        <w:pStyle w:val="Body"/>
      </w:pPr>
      <w:r>
        <w:t>The current consumptions of each sub-blocks are measured by delta method (overall current with the function ON versus OFF).</w:t>
      </w:r>
    </w:p>
    <w:p w14:paraId="60E6746A" w14:textId="46121A43" w:rsidR="001C329C" w:rsidRDefault="001C329C">
      <w:pPr>
        <w:pStyle w:val="Body"/>
      </w:pPr>
      <w:r>
        <w:t>Intermediate PPD detectors in the RX BiST path are measured to assess of the SSB functionality.</w:t>
      </w:r>
      <w:r w:rsidR="004159AF">
        <w:t xml:space="preserve"> </w:t>
      </w:r>
      <w:r w:rsidR="003D5140">
        <w:t>At Loout and SSB-out.</w:t>
      </w:r>
    </w:p>
    <w:p w14:paraId="073AE7BB" w14:textId="05686463" w:rsidR="001C329C" w:rsidRDefault="003D5140">
      <w:pPr>
        <w:pStyle w:val="Body"/>
      </w:pPr>
      <w:r>
        <w:t xml:space="preserve">There is no analog resource for the mass production at the ATE. The IF generator signal magnitude and purity are measured at the ATE with the 8 RX ADC. This strategy is valid here from a test point of view because it is unrealistic that a defectivity affecting the magnitude of the BiST IF DAC can be fully compensated by 8 another defectivities on the 8 RX ADC” </w:t>
      </w:r>
    </w:p>
    <w:p w14:paraId="79D89BB7" w14:textId="77777777" w:rsidR="001C329C" w:rsidRDefault="001C329C">
      <w:pPr>
        <w:pStyle w:val="Body"/>
      </w:pPr>
      <w:r>
        <w:t xml:space="preserve">The RX channel-to-channel phase measurement is limited by the RX path &amp; SSB modulator image rejections. The image rejection cannot be measured at the ATE as assessed in this report : </w:t>
      </w:r>
      <w:hyperlink r:id="rId54" w:history="1">
        <w:r w:rsidRPr="00397D20">
          <w:rPr>
            <w:rStyle w:val="Hyperlink"/>
          </w:rPr>
          <w:t>https://www.collabnet.nxp.com/sf/go/doc414449?nav=1&amp;pagenum=1&amp;pagesize=15</w:t>
        </w:r>
      </w:hyperlink>
      <w:r>
        <w:t xml:space="preserve">. </w:t>
      </w:r>
    </w:p>
    <w:p w14:paraId="05DAB0D2" w14:textId="77777777" w:rsidR="001C329C" w:rsidRDefault="001C329C">
      <w:pPr>
        <w:pStyle w:val="Body"/>
      </w:pPr>
    </w:p>
    <w:p w14:paraId="31BE2D26" w14:textId="77777777" w:rsidR="001C329C" w:rsidRDefault="001C329C">
      <w:pPr>
        <w:pStyle w:val="Body"/>
      </w:pPr>
      <w:r>
        <w:t>The RX BiST has a power detector as close as possible of the LNA or mixer inputs. It is used as power reference to measure the RX conversion gain. The isolation of the coupler is a contributor of RX gain measurement uncertainty. It cannot be measured. It is taking into account in offsets between the DfT and the UDI RX gain measurement. The repeatability of this isolation is critical for the measurement accuracy. It will be evaluated thanks to the delta between the DfT and UDI measurement during the safe-launch phase. The repeatability limitation have to be taken into account in the RX gain/NF limit guardbands.</w:t>
      </w:r>
    </w:p>
    <w:p w14:paraId="67D6E1DF" w14:textId="77777777" w:rsidR="001C329C" w:rsidRDefault="001C329C">
      <w:pPr>
        <w:pStyle w:val="Body"/>
      </w:pPr>
    </w:p>
    <w:p w14:paraId="39A40466" w14:textId="228AF0BC" w:rsidR="001C329C" w:rsidRDefault="001C329C">
      <w:pPr>
        <w:pStyle w:val="Body"/>
      </w:pPr>
      <w:r>
        <w:t>Some signals</w:t>
      </w:r>
      <w:r w:rsidR="00ED476C">
        <w:t xml:space="preserve"> and internal nodes</w:t>
      </w:r>
      <w:r>
        <w:t xml:space="preserve"> are sent to the </w:t>
      </w:r>
      <w:r w:rsidR="00ED476C">
        <w:t>A</w:t>
      </w:r>
      <w:r>
        <w:t>TB and used for the functional safety [</w:t>
      </w:r>
      <w:hyperlink r:id="rId55" w:history="1">
        <w:r w:rsidRPr="004D146B">
          <w:rPr>
            <w:rStyle w:val="Hyperlink"/>
          </w:rPr>
          <w:t>artf1200726,728,729</w:t>
        </w:r>
      </w:hyperlink>
      <w:r>
        <w:t xml:space="preserve"> ]:</w:t>
      </w:r>
    </w:p>
    <w:p w14:paraId="64499578" w14:textId="56147480" w:rsidR="001C329C" w:rsidRDefault="00F51660">
      <w:pPr>
        <w:pStyle w:val="Body"/>
      </w:pPr>
      <w:r>
        <w:t xml:space="preserve">2 </w:t>
      </w:r>
      <w:r w:rsidR="001C329C">
        <w:t>LDO 1.1V</w:t>
      </w:r>
    </w:p>
    <w:p w14:paraId="75F80351" w14:textId="0F0B4C66" w:rsidR="001C329C" w:rsidRDefault="00F51660">
      <w:pPr>
        <w:pStyle w:val="Body"/>
      </w:pPr>
      <w:r>
        <w:t>1</w:t>
      </w:r>
      <w:r w:rsidR="004159AF">
        <w:t xml:space="preserve"> </w:t>
      </w:r>
      <w:r w:rsidR="001C329C">
        <w:t>LDO 0.9V</w:t>
      </w:r>
    </w:p>
    <w:p w14:paraId="0722F2D2" w14:textId="3BE786E2" w:rsidR="00683B64" w:rsidRDefault="004D1307" w:rsidP="00665719">
      <w:pPr>
        <w:pStyle w:val="Body"/>
        <w:numPr>
          <w:ilvl w:val="0"/>
          <w:numId w:val="53"/>
        </w:numPr>
        <w:ind w:left="426"/>
      </w:pPr>
      <w:r w:rsidRPr="00665719">
        <w:rPr>
          <w:u w:val="single"/>
        </w:rPr>
        <w:t>buffer</w:t>
      </w:r>
      <w:r w:rsidR="00C22209" w:rsidRPr="00665719">
        <w:rPr>
          <w:u w:val="single"/>
        </w:rPr>
        <w:t>2A</w:t>
      </w:r>
      <w:r>
        <w:t>:</w:t>
      </w:r>
    </w:p>
    <w:p w14:paraId="40908A29" w14:textId="31D302E6" w:rsidR="004D1307" w:rsidRDefault="004D1307" w:rsidP="00665719">
      <w:pPr>
        <w:pStyle w:val="Body"/>
        <w:ind w:firstLine="360"/>
      </w:pPr>
      <w:r>
        <w:t>VDD, copy of bias gate, copy of bias source current (between 0uA and 90uA)</w:t>
      </w:r>
    </w:p>
    <w:p w14:paraId="6A68663C" w14:textId="3C2E7214" w:rsidR="0067170B" w:rsidRDefault="004D1307" w:rsidP="00665719">
      <w:pPr>
        <w:pStyle w:val="Body"/>
        <w:numPr>
          <w:ilvl w:val="0"/>
          <w:numId w:val="53"/>
        </w:numPr>
        <w:ind w:left="426"/>
      </w:pPr>
      <w:r w:rsidRPr="00665719">
        <w:rPr>
          <w:u w:val="single"/>
        </w:rPr>
        <w:t>buffer</w:t>
      </w:r>
      <w:r w:rsidR="00C22209" w:rsidRPr="00665719">
        <w:rPr>
          <w:u w:val="single"/>
        </w:rPr>
        <w:t>2B/2C</w:t>
      </w:r>
      <w:r>
        <w:t xml:space="preserve">: </w:t>
      </w:r>
    </w:p>
    <w:p w14:paraId="04110FCE" w14:textId="46FCC6EE" w:rsidR="004D1307" w:rsidRDefault="004D1307" w:rsidP="00665719">
      <w:pPr>
        <w:pStyle w:val="Body"/>
        <w:ind w:left="360"/>
      </w:pPr>
      <w:r>
        <w:t>Vcasc, VDD, Copy of bias gate, copy of bias source current  (between 0uA and 90uA)</w:t>
      </w:r>
    </w:p>
    <w:p w14:paraId="03190198" w14:textId="77777777" w:rsidR="00ED476C" w:rsidRDefault="004D1307" w:rsidP="00665719">
      <w:pPr>
        <w:pStyle w:val="Body"/>
        <w:numPr>
          <w:ilvl w:val="0"/>
          <w:numId w:val="53"/>
        </w:numPr>
        <w:ind w:left="426"/>
      </w:pPr>
      <w:r w:rsidRPr="00665719">
        <w:rPr>
          <w:u w:val="single"/>
        </w:rPr>
        <w:t>PR</w:t>
      </w:r>
      <w:r w:rsidRPr="00665719">
        <w:t>:</w:t>
      </w:r>
      <w:r w:rsidR="00293651" w:rsidRPr="00ED476C">
        <w:t xml:space="preserve"> </w:t>
      </w:r>
    </w:p>
    <w:p w14:paraId="43F340A2" w14:textId="598FF78F" w:rsidR="00ED476C" w:rsidRPr="00665719" w:rsidRDefault="00ED476C" w:rsidP="00665719">
      <w:pPr>
        <w:pStyle w:val="Body"/>
        <w:ind w:left="360"/>
      </w:pPr>
      <w:r w:rsidRPr="00665719">
        <w:t>idac_In/p, idac_Qn/p, vdd_pr_1v1, vdd_dac_09, vss_dac, Vss</w:t>
      </w:r>
      <w:r w:rsidRPr="00ED476C">
        <w:t>_pr,</w:t>
      </w:r>
      <w:r w:rsidRPr="00665719">
        <w:t xml:space="preserve"> Vbias_pr_gate, vss</w:t>
      </w:r>
      <w:r w:rsidRPr="00ED476C">
        <w:t>a</w:t>
      </w:r>
      <w:r w:rsidRPr="00665719">
        <w:t>_da</w:t>
      </w:r>
      <w:r>
        <w:t>cbias_1v45</w:t>
      </w:r>
    </w:p>
    <w:p w14:paraId="24D0342A" w14:textId="77777777" w:rsidR="00C32035" w:rsidRPr="00665719" w:rsidRDefault="004D1307" w:rsidP="00665719">
      <w:pPr>
        <w:pStyle w:val="Body"/>
        <w:numPr>
          <w:ilvl w:val="0"/>
          <w:numId w:val="53"/>
        </w:numPr>
        <w:ind w:left="426"/>
        <w:rPr>
          <w:u w:val="single"/>
          <w:lang w:val="fr-FR"/>
        </w:rPr>
      </w:pPr>
      <w:r w:rsidRPr="00665719">
        <w:rPr>
          <w:u w:val="single"/>
          <w:lang w:val="fr-FR"/>
        </w:rPr>
        <w:t>Doubler</w:t>
      </w:r>
      <w:r w:rsidRPr="00ED476C">
        <w:rPr>
          <w:lang w:val="fr-FR"/>
        </w:rPr>
        <w:t>:</w:t>
      </w:r>
      <w:r w:rsidRPr="00665719">
        <w:rPr>
          <w:u w:val="single"/>
          <w:lang w:val="fr-FR"/>
        </w:rPr>
        <w:t xml:space="preserve"> </w:t>
      </w:r>
    </w:p>
    <w:p w14:paraId="7C2822D7" w14:textId="2AA74228" w:rsidR="00C32035" w:rsidRPr="00ED476C" w:rsidRDefault="00293651" w:rsidP="00665719">
      <w:pPr>
        <w:pStyle w:val="Body"/>
        <w:ind w:left="360"/>
        <w:rPr>
          <w:lang w:val="fr-FR"/>
        </w:rPr>
      </w:pPr>
      <w:r w:rsidRPr="00665719">
        <w:rPr>
          <w:color w:val="000000" w:themeColor="text1"/>
          <w:lang w:val="fr-FR"/>
        </w:rPr>
        <w:t>Vdiode_sense_amp40G, Vdiode_sense_amp80G, Vdiode_sense_doubler, Vbias_doubler, vbias_amp80_diff, vdd_sense_doubler, vdd_sense_amp40</w:t>
      </w:r>
      <w:r w:rsidR="00C32035" w:rsidRPr="00665719">
        <w:rPr>
          <w:color w:val="000000" w:themeColor="text1"/>
          <w:lang w:val="fr-FR"/>
        </w:rPr>
        <w:t>.</w:t>
      </w:r>
      <w:r w:rsidR="00C32035" w:rsidRPr="00665719">
        <w:rPr>
          <w:lang w:val="fr-FR"/>
        </w:rPr>
        <w:t xml:space="preserve"> Iref_amp40, Iref_amp80, Iref_doubler, ibias_ppd_20u_bg, vgate_cap_ldo, res_amp_p, iref_doubler_img</w:t>
      </w:r>
      <w:r w:rsidRPr="00665719" w:rsidDel="00293651">
        <w:rPr>
          <w:lang w:val="fr-FR"/>
        </w:rPr>
        <w:t xml:space="preserve"> </w:t>
      </w:r>
    </w:p>
    <w:p w14:paraId="5489F89E" w14:textId="77777777" w:rsidR="00ED476C" w:rsidRDefault="004D1307" w:rsidP="00665719">
      <w:pPr>
        <w:pStyle w:val="Body"/>
        <w:numPr>
          <w:ilvl w:val="0"/>
          <w:numId w:val="53"/>
        </w:numPr>
        <w:ind w:left="426"/>
      </w:pPr>
      <w:r w:rsidRPr="00665719">
        <w:rPr>
          <w:u w:val="single"/>
        </w:rPr>
        <w:t>DAC</w:t>
      </w:r>
      <w:r w:rsidRPr="00665719">
        <w:t>:</w:t>
      </w:r>
    </w:p>
    <w:p w14:paraId="74CD0AAC" w14:textId="6DA1C93A" w:rsidR="0021035D" w:rsidRDefault="004D1307" w:rsidP="00665719">
      <w:pPr>
        <w:pStyle w:val="Body"/>
        <w:ind w:firstLine="360"/>
      </w:pPr>
      <w:r w:rsidRPr="00665719">
        <w:rPr>
          <w:highlight w:val="yellow"/>
        </w:rPr>
        <w:t>TBD</w:t>
      </w:r>
    </w:p>
    <w:p w14:paraId="409D676D" w14:textId="77777777" w:rsidR="00ED476C" w:rsidRDefault="004C458F" w:rsidP="00665719">
      <w:pPr>
        <w:pStyle w:val="Body"/>
        <w:numPr>
          <w:ilvl w:val="0"/>
          <w:numId w:val="53"/>
        </w:numPr>
        <w:ind w:left="426"/>
      </w:pPr>
      <w:r w:rsidRPr="00665719">
        <w:rPr>
          <w:u w:val="single"/>
        </w:rPr>
        <w:t>BB Bist</w:t>
      </w:r>
      <w:r w:rsidRPr="004C458F">
        <w:t xml:space="preserve">: </w:t>
      </w:r>
    </w:p>
    <w:p w14:paraId="140D0D9E" w14:textId="2C9F56CB" w:rsidR="004D1307" w:rsidRPr="004C458F" w:rsidRDefault="004C458F" w:rsidP="00665719">
      <w:pPr>
        <w:pStyle w:val="Body"/>
        <w:ind w:firstLine="426"/>
      </w:pPr>
      <w:r w:rsidRPr="004C458F">
        <w:t>90uA bias, O</w:t>
      </w:r>
      <w:r w:rsidRPr="00665719">
        <w:t>ut</w:t>
      </w:r>
      <w:r>
        <w:t>put Of the DAC n/p, output of the follower, Internal Vcm, output Vcm.</w:t>
      </w:r>
    </w:p>
    <w:p w14:paraId="188B8F02" w14:textId="77777777" w:rsidR="00206BAC" w:rsidRDefault="00206BAC">
      <w:pPr>
        <w:spacing w:after="160" w:line="259" w:lineRule="auto"/>
        <w:ind w:left="0"/>
        <w:rPr>
          <w:b/>
          <w:bCs/>
          <w:iCs/>
          <w:color w:val="5E89C1"/>
          <w:sz w:val="24"/>
          <w:szCs w:val="28"/>
          <w:lang w:eastAsia="zh-CN"/>
        </w:rPr>
      </w:pPr>
      <w:bookmarkStart w:id="653" w:name="_Toc31217928"/>
      <w:bookmarkStart w:id="654" w:name="_Toc49245186"/>
      <w:r>
        <w:br w:type="page"/>
      </w:r>
    </w:p>
    <w:p w14:paraId="6D5B86BB" w14:textId="7F73785A" w:rsidR="001753B3" w:rsidRDefault="001753B3">
      <w:pPr>
        <w:pStyle w:val="Heading2"/>
      </w:pPr>
      <w:r>
        <w:t>Electrical specifications</w:t>
      </w:r>
      <w:bookmarkEnd w:id="653"/>
      <w:bookmarkEnd w:id="654"/>
    </w:p>
    <w:p w14:paraId="6B4CB628" w14:textId="77777777" w:rsidR="001753B3" w:rsidRPr="007E68D6" w:rsidRDefault="001753B3">
      <w:pPr>
        <w:pStyle w:val="Body"/>
      </w:pPr>
    </w:p>
    <w:tbl>
      <w:tblPr>
        <w:tblStyle w:val="TableGrid"/>
        <w:tblW w:w="5000" w:type="pct"/>
        <w:tblLook w:val="04A0" w:firstRow="1" w:lastRow="0" w:firstColumn="1" w:lastColumn="0" w:noHBand="0" w:noVBand="1"/>
      </w:tblPr>
      <w:tblGrid>
        <w:gridCol w:w="846"/>
        <w:gridCol w:w="589"/>
        <w:gridCol w:w="587"/>
        <w:gridCol w:w="603"/>
        <w:gridCol w:w="1183"/>
        <w:gridCol w:w="435"/>
        <w:gridCol w:w="605"/>
        <w:gridCol w:w="681"/>
        <w:gridCol w:w="379"/>
        <w:gridCol w:w="402"/>
        <w:gridCol w:w="407"/>
        <w:gridCol w:w="463"/>
        <w:gridCol w:w="710"/>
      </w:tblGrid>
      <w:tr w:rsidR="00C25E08" w14:paraId="707AE732" w14:textId="77777777" w:rsidTr="00842529">
        <w:tc>
          <w:tcPr>
            <w:tcW w:w="1663" w:type="pct"/>
            <w:gridSpan w:val="4"/>
          </w:tcPr>
          <w:p w14:paraId="78F5110B" w14:textId="77777777" w:rsidR="00C25E08" w:rsidRDefault="00C25E08">
            <w:pPr>
              <w:pStyle w:val="Body"/>
            </w:pPr>
          </w:p>
        </w:tc>
        <w:tc>
          <w:tcPr>
            <w:tcW w:w="750" w:type="pct"/>
          </w:tcPr>
          <w:p w14:paraId="6C9BBE37" w14:textId="77777777" w:rsidR="00C25E08" w:rsidRDefault="00C25E08">
            <w:pPr>
              <w:pStyle w:val="Body"/>
            </w:pPr>
            <w:r>
              <w:t>min</w:t>
            </w:r>
          </w:p>
        </w:tc>
        <w:tc>
          <w:tcPr>
            <w:tcW w:w="276" w:type="pct"/>
          </w:tcPr>
          <w:p w14:paraId="2DDD417D" w14:textId="77777777" w:rsidR="00C25E08" w:rsidRDefault="00C25E08">
            <w:pPr>
              <w:pStyle w:val="Body"/>
            </w:pPr>
            <w:r>
              <w:t>typ</w:t>
            </w:r>
          </w:p>
        </w:tc>
        <w:tc>
          <w:tcPr>
            <w:tcW w:w="383" w:type="pct"/>
          </w:tcPr>
          <w:p w14:paraId="1C26157B" w14:textId="77777777" w:rsidR="00C25E08" w:rsidRDefault="00C25E08">
            <w:pPr>
              <w:pStyle w:val="Body"/>
            </w:pPr>
            <w:r>
              <w:t>max</w:t>
            </w:r>
          </w:p>
        </w:tc>
        <w:tc>
          <w:tcPr>
            <w:tcW w:w="432" w:type="pct"/>
          </w:tcPr>
          <w:p w14:paraId="7C12C494" w14:textId="77777777" w:rsidR="00C25E08" w:rsidRDefault="00C25E08">
            <w:pPr>
              <w:pStyle w:val="Body"/>
            </w:pPr>
          </w:p>
        </w:tc>
        <w:tc>
          <w:tcPr>
            <w:tcW w:w="240" w:type="pct"/>
          </w:tcPr>
          <w:p w14:paraId="2EFB01D4" w14:textId="0CC7CF48" w:rsidR="00C25E08" w:rsidRDefault="00C25E08">
            <w:pPr>
              <w:pStyle w:val="Body"/>
            </w:pPr>
            <w:r>
              <w:t>Test</w:t>
            </w:r>
          </w:p>
        </w:tc>
        <w:tc>
          <w:tcPr>
            <w:tcW w:w="255" w:type="pct"/>
          </w:tcPr>
          <w:p w14:paraId="4D89710C" w14:textId="6A8351C2" w:rsidR="00C25E08" w:rsidRDefault="00C25E08">
            <w:pPr>
              <w:pStyle w:val="Body"/>
            </w:pPr>
            <w:r>
              <w:t>Labo</w:t>
            </w:r>
          </w:p>
        </w:tc>
        <w:tc>
          <w:tcPr>
            <w:tcW w:w="258" w:type="pct"/>
          </w:tcPr>
          <w:p w14:paraId="4C0AB1DB" w14:textId="61B740F0" w:rsidR="00C25E08" w:rsidRDefault="00C25E08">
            <w:pPr>
              <w:pStyle w:val="Body"/>
            </w:pPr>
            <w:r>
              <w:t>Simu</w:t>
            </w:r>
          </w:p>
        </w:tc>
        <w:tc>
          <w:tcPr>
            <w:tcW w:w="293" w:type="pct"/>
          </w:tcPr>
          <w:p w14:paraId="770C6B1B" w14:textId="36288889" w:rsidR="00C25E08" w:rsidRDefault="00C25E08">
            <w:pPr>
              <w:pStyle w:val="Body"/>
            </w:pPr>
            <w:r>
              <w:t>Linked Doors RS</w:t>
            </w:r>
          </w:p>
        </w:tc>
        <w:tc>
          <w:tcPr>
            <w:tcW w:w="450" w:type="pct"/>
          </w:tcPr>
          <w:p w14:paraId="3275E910" w14:textId="77777777" w:rsidR="00C25E08" w:rsidRDefault="00C25E08">
            <w:pPr>
              <w:pStyle w:val="Body"/>
            </w:pPr>
            <w:r>
              <w:t>comment</w:t>
            </w:r>
          </w:p>
        </w:tc>
      </w:tr>
      <w:tr w:rsidR="00C25E08" w14:paraId="62146F47" w14:textId="77777777" w:rsidTr="00F0415F">
        <w:tc>
          <w:tcPr>
            <w:tcW w:w="521" w:type="pct"/>
          </w:tcPr>
          <w:p w14:paraId="6B57E504" w14:textId="77777777" w:rsidR="00C25E08" w:rsidRDefault="00C25E08">
            <w:pPr>
              <w:pStyle w:val="Body"/>
            </w:pPr>
          </w:p>
        </w:tc>
        <w:tc>
          <w:tcPr>
            <w:tcW w:w="377" w:type="pct"/>
          </w:tcPr>
          <w:p w14:paraId="45C5ED2A" w14:textId="77777777" w:rsidR="00C25E08" w:rsidRDefault="00C25E08">
            <w:pPr>
              <w:pStyle w:val="Body"/>
            </w:pPr>
          </w:p>
        </w:tc>
        <w:tc>
          <w:tcPr>
            <w:tcW w:w="376" w:type="pct"/>
          </w:tcPr>
          <w:p w14:paraId="0704A7A5" w14:textId="77777777" w:rsidR="00C25E08" w:rsidRDefault="00C25E08">
            <w:pPr>
              <w:pStyle w:val="Body"/>
            </w:pPr>
          </w:p>
        </w:tc>
        <w:tc>
          <w:tcPr>
            <w:tcW w:w="3726" w:type="pct"/>
            <w:gridSpan w:val="10"/>
          </w:tcPr>
          <w:p w14:paraId="360467F2" w14:textId="6E81DCE8" w:rsidR="00C25E08" w:rsidRDefault="00C25E08">
            <w:pPr>
              <w:pStyle w:val="Body"/>
            </w:pPr>
            <w:r>
              <w:t>Specification for the RF part</w:t>
            </w:r>
          </w:p>
        </w:tc>
      </w:tr>
      <w:tr w:rsidR="00C25E08" w14:paraId="7F0F6A8A" w14:textId="77777777" w:rsidTr="00842529">
        <w:tc>
          <w:tcPr>
            <w:tcW w:w="1663" w:type="pct"/>
            <w:gridSpan w:val="4"/>
          </w:tcPr>
          <w:p w14:paraId="44FDD1C2" w14:textId="77777777" w:rsidR="00C25E08" w:rsidRDefault="00C25E08">
            <w:pPr>
              <w:pStyle w:val="Body"/>
            </w:pPr>
            <w:r>
              <w:t>LO input frequency</w:t>
            </w:r>
          </w:p>
        </w:tc>
        <w:tc>
          <w:tcPr>
            <w:tcW w:w="750" w:type="pct"/>
          </w:tcPr>
          <w:p w14:paraId="5864C695" w14:textId="77777777" w:rsidR="00C25E08" w:rsidRDefault="00C25E08">
            <w:pPr>
              <w:pStyle w:val="Body"/>
            </w:pPr>
            <w:r>
              <w:t>38</w:t>
            </w:r>
          </w:p>
        </w:tc>
        <w:tc>
          <w:tcPr>
            <w:tcW w:w="276" w:type="pct"/>
          </w:tcPr>
          <w:p w14:paraId="2D232A6E" w14:textId="77777777" w:rsidR="00C25E08" w:rsidRDefault="00C25E08">
            <w:pPr>
              <w:pStyle w:val="Body"/>
            </w:pPr>
          </w:p>
        </w:tc>
        <w:tc>
          <w:tcPr>
            <w:tcW w:w="383" w:type="pct"/>
          </w:tcPr>
          <w:p w14:paraId="391F91CE" w14:textId="77777777" w:rsidR="00C25E08" w:rsidRDefault="00C25E08">
            <w:pPr>
              <w:pStyle w:val="Body"/>
            </w:pPr>
            <w:r>
              <w:t>40.5</w:t>
            </w:r>
          </w:p>
        </w:tc>
        <w:tc>
          <w:tcPr>
            <w:tcW w:w="432" w:type="pct"/>
          </w:tcPr>
          <w:p w14:paraId="0B296F7E" w14:textId="77777777" w:rsidR="00C25E08" w:rsidRDefault="00C25E08">
            <w:pPr>
              <w:pStyle w:val="Body"/>
            </w:pPr>
            <w:r>
              <w:t>GHz</w:t>
            </w:r>
          </w:p>
        </w:tc>
        <w:tc>
          <w:tcPr>
            <w:tcW w:w="240" w:type="pct"/>
          </w:tcPr>
          <w:p w14:paraId="12E0BB02" w14:textId="77777777" w:rsidR="00C25E08" w:rsidRDefault="00C25E08">
            <w:pPr>
              <w:pStyle w:val="Body"/>
            </w:pPr>
          </w:p>
        </w:tc>
        <w:tc>
          <w:tcPr>
            <w:tcW w:w="255" w:type="pct"/>
          </w:tcPr>
          <w:p w14:paraId="01FA6CBE" w14:textId="58A0260E" w:rsidR="00C25E08" w:rsidRDefault="00C25E08">
            <w:pPr>
              <w:pStyle w:val="Body"/>
            </w:pPr>
          </w:p>
        </w:tc>
        <w:tc>
          <w:tcPr>
            <w:tcW w:w="258" w:type="pct"/>
          </w:tcPr>
          <w:p w14:paraId="7895FB28" w14:textId="5528315C" w:rsidR="00C25E08" w:rsidRDefault="00C25E08">
            <w:pPr>
              <w:pStyle w:val="Body"/>
            </w:pPr>
          </w:p>
        </w:tc>
        <w:tc>
          <w:tcPr>
            <w:tcW w:w="293" w:type="pct"/>
          </w:tcPr>
          <w:p w14:paraId="4FA6FE94" w14:textId="25F9BB5F" w:rsidR="00C25E08" w:rsidRDefault="00C25E08">
            <w:pPr>
              <w:pStyle w:val="Body"/>
            </w:pPr>
          </w:p>
        </w:tc>
        <w:tc>
          <w:tcPr>
            <w:tcW w:w="450" w:type="pct"/>
          </w:tcPr>
          <w:p w14:paraId="54814A62" w14:textId="77777777" w:rsidR="00C25E08" w:rsidRDefault="00C25E08">
            <w:pPr>
              <w:pStyle w:val="Body"/>
            </w:pPr>
          </w:p>
        </w:tc>
      </w:tr>
      <w:tr w:rsidR="004D1307" w14:paraId="347C693A" w14:textId="77777777" w:rsidTr="00842529">
        <w:tc>
          <w:tcPr>
            <w:tcW w:w="1663" w:type="pct"/>
            <w:gridSpan w:val="4"/>
          </w:tcPr>
          <w:p w14:paraId="0D772147" w14:textId="77777777" w:rsidR="004D1307" w:rsidRDefault="004D1307">
            <w:pPr>
              <w:pStyle w:val="Body"/>
            </w:pPr>
            <w:r>
              <w:t>Supply provided by LDO</w:t>
            </w:r>
          </w:p>
        </w:tc>
        <w:tc>
          <w:tcPr>
            <w:tcW w:w="750" w:type="pct"/>
          </w:tcPr>
          <w:p w14:paraId="2E445F0F" w14:textId="215B72CB" w:rsidR="004D1307" w:rsidRDefault="004D1307">
            <w:pPr>
              <w:pStyle w:val="Body"/>
            </w:pPr>
            <w:r>
              <w:t>-7%</w:t>
            </w:r>
          </w:p>
        </w:tc>
        <w:tc>
          <w:tcPr>
            <w:tcW w:w="276" w:type="pct"/>
          </w:tcPr>
          <w:p w14:paraId="0FFF9A1E" w14:textId="77777777" w:rsidR="004D1307" w:rsidRDefault="004D1307">
            <w:pPr>
              <w:pStyle w:val="Body"/>
            </w:pPr>
            <w:r>
              <w:t>0.9</w:t>
            </w:r>
          </w:p>
        </w:tc>
        <w:tc>
          <w:tcPr>
            <w:tcW w:w="383" w:type="pct"/>
          </w:tcPr>
          <w:p w14:paraId="5BC8384E" w14:textId="4C4F8F37" w:rsidR="004D1307" w:rsidRDefault="004D1307">
            <w:pPr>
              <w:pStyle w:val="Body"/>
            </w:pPr>
            <w:r>
              <w:t>+7%</w:t>
            </w:r>
          </w:p>
        </w:tc>
        <w:tc>
          <w:tcPr>
            <w:tcW w:w="432" w:type="pct"/>
          </w:tcPr>
          <w:p w14:paraId="2B24E626" w14:textId="77777777" w:rsidR="004D1307" w:rsidRDefault="004D1307">
            <w:pPr>
              <w:pStyle w:val="Body"/>
            </w:pPr>
            <w:r>
              <w:t>V</w:t>
            </w:r>
          </w:p>
        </w:tc>
        <w:tc>
          <w:tcPr>
            <w:tcW w:w="240" w:type="pct"/>
          </w:tcPr>
          <w:p w14:paraId="20D35298" w14:textId="77777777" w:rsidR="004D1307" w:rsidRDefault="004D1307">
            <w:pPr>
              <w:pStyle w:val="Body"/>
            </w:pPr>
          </w:p>
        </w:tc>
        <w:tc>
          <w:tcPr>
            <w:tcW w:w="255" w:type="pct"/>
          </w:tcPr>
          <w:p w14:paraId="1A67B7A0" w14:textId="5272FFFC" w:rsidR="004D1307" w:rsidRDefault="004D1307">
            <w:pPr>
              <w:pStyle w:val="Body"/>
            </w:pPr>
          </w:p>
        </w:tc>
        <w:tc>
          <w:tcPr>
            <w:tcW w:w="258" w:type="pct"/>
          </w:tcPr>
          <w:p w14:paraId="704FF18E" w14:textId="7F2A7216" w:rsidR="004D1307" w:rsidRDefault="004D1307">
            <w:pPr>
              <w:pStyle w:val="Body"/>
            </w:pPr>
          </w:p>
        </w:tc>
        <w:tc>
          <w:tcPr>
            <w:tcW w:w="293" w:type="pct"/>
          </w:tcPr>
          <w:p w14:paraId="419E032A" w14:textId="2CD130F5" w:rsidR="004D1307" w:rsidRDefault="004D1307">
            <w:pPr>
              <w:pStyle w:val="Body"/>
            </w:pPr>
          </w:p>
        </w:tc>
        <w:tc>
          <w:tcPr>
            <w:tcW w:w="450" w:type="pct"/>
            <w:vMerge w:val="restart"/>
          </w:tcPr>
          <w:p w14:paraId="7ACB8649" w14:textId="77777777" w:rsidR="004D1307" w:rsidRDefault="004D1307">
            <w:pPr>
              <w:pStyle w:val="Body"/>
            </w:pPr>
            <w:r>
              <w:t>+/-5% full performance, +/-7% full fonctionality</w:t>
            </w:r>
          </w:p>
          <w:p w14:paraId="65EC4769" w14:textId="23361709" w:rsidR="004D1307" w:rsidRDefault="004D1307" w:rsidP="00681741">
            <w:pPr>
              <w:pStyle w:val="Body"/>
            </w:pPr>
          </w:p>
        </w:tc>
      </w:tr>
      <w:tr w:rsidR="004D1307" w14:paraId="159F20D3" w14:textId="77777777" w:rsidTr="00842529">
        <w:tc>
          <w:tcPr>
            <w:tcW w:w="1663" w:type="pct"/>
            <w:gridSpan w:val="4"/>
          </w:tcPr>
          <w:p w14:paraId="23DDA6FF" w14:textId="77777777" w:rsidR="004D1307" w:rsidRDefault="004D1307">
            <w:pPr>
              <w:pStyle w:val="Body"/>
            </w:pPr>
            <w:r>
              <w:t>Supply provided by LDO</w:t>
            </w:r>
          </w:p>
        </w:tc>
        <w:tc>
          <w:tcPr>
            <w:tcW w:w="750" w:type="pct"/>
          </w:tcPr>
          <w:p w14:paraId="095C3EB6" w14:textId="6D1E76E1" w:rsidR="004D1307" w:rsidRDefault="004D1307">
            <w:pPr>
              <w:pStyle w:val="Body"/>
            </w:pPr>
            <w:r>
              <w:t>-7%</w:t>
            </w:r>
          </w:p>
        </w:tc>
        <w:tc>
          <w:tcPr>
            <w:tcW w:w="276" w:type="pct"/>
          </w:tcPr>
          <w:p w14:paraId="32DE76D4" w14:textId="77777777" w:rsidR="004D1307" w:rsidRDefault="004D1307">
            <w:pPr>
              <w:pStyle w:val="Body"/>
            </w:pPr>
            <w:r>
              <w:t>1.1</w:t>
            </w:r>
          </w:p>
        </w:tc>
        <w:tc>
          <w:tcPr>
            <w:tcW w:w="383" w:type="pct"/>
          </w:tcPr>
          <w:p w14:paraId="1B816B06" w14:textId="44C381EF" w:rsidR="004D1307" w:rsidRDefault="004D1307">
            <w:pPr>
              <w:pStyle w:val="Body"/>
            </w:pPr>
            <w:r>
              <w:t>+7%</w:t>
            </w:r>
          </w:p>
        </w:tc>
        <w:tc>
          <w:tcPr>
            <w:tcW w:w="432" w:type="pct"/>
          </w:tcPr>
          <w:p w14:paraId="4EF38E02" w14:textId="77777777" w:rsidR="004D1307" w:rsidRDefault="004D1307">
            <w:pPr>
              <w:pStyle w:val="Body"/>
            </w:pPr>
            <w:r>
              <w:t>V</w:t>
            </w:r>
          </w:p>
        </w:tc>
        <w:tc>
          <w:tcPr>
            <w:tcW w:w="240" w:type="pct"/>
          </w:tcPr>
          <w:p w14:paraId="37EEB509" w14:textId="77777777" w:rsidR="004D1307" w:rsidRDefault="004D1307">
            <w:pPr>
              <w:pStyle w:val="Body"/>
            </w:pPr>
          </w:p>
        </w:tc>
        <w:tc>
          <w:tcPr>
            <w:tcW w:w="255" w:type="pct"/>
          </w:tcPr>
          <w:p w14:paraId="3EC2B839" w14:textId="66146835" w:rsidR="004D1307" w:rsidRDefault="004D1307">
            <w:pPr>
              <w:pStyle w:val="Body"/>
            </w:pPr>
          </w:p>
        </w:tc>
        <w:tc>
          <w:tcPr>
            <w:tcW w:w="258" w:type="pct"/>
          </w:tcPr>
          <w:p w14:paraId="0E504CED" w14:textId="17FC2276" w:rsidR="004D1307" w:rsidRDefault="004D1307">
            <w:pPr>
              <w:pStyle w:val="Body"/>
            </w:pPr>
          </w:p>
        </w:tc>
        <w:tc>
          <w:tcPr>
            <w:tcW w:w="293" w:type="pct"/>
          </w:tcPr>
          <w:p w14:paraId="709BD1D8" w14:textId="45F2CA86" w:rsidR="004D1307" w:rsidRDefault="004D1307">
            <w:pPr>
              <w:pStyle w:val="Body"/>
            </w:pPr>
          </w:p>
        </w:tc>
        <w:tc>
          <w:tcPr>
            <w:tcW w:w="450" w:type="pct"/>
            <w:vMerge/>
          </w:tcPr>
          <w:p w14:paraId="24CE339F" w14:textId="6ED8CA29" w:rsidR="004D1307" w:rsidRDefault="004D1307" w:rsidP="00681741">
            <w:pPr>
              <w:pStyle w:val="Body"/>
            </w:pPr>
          </w:p>
        </w:tc>
      </w:tr>
      <w:tr w:rsidR="004D1307" w14:paraId="2AB00A76" w14:textId="77777777" w:rsidTr="00842529">
        <w:tc>
          <w:tcPr>
            <w:tcW w:w="1663" w:type="pct"/>
            <w:gridSpan w:val="4"/>
          </w:tcPr>
          <w:p w14:paraId="57263187" w14:textId="45D2961E" w:rsidR="004D1307" w:rsidRDefault="004D1307">
            <w:pPr>
              <w:pStyle w:val="Body"/>
            </w:pPr>
            <w:r>
              <w:t>Safety supply</w:t>
            </w:r>
          </w:p>
        </w:tc>
        <w:tc>
          <w:tcPr>
            <w:tcW w:w="750" w:type="pct"/>
          </w:tcPr>
          <w:p w14:paraId="6F46FEE0" w14:textId="4DE6253F" w:rsidR="004D1307" w:rsidRDefault="004D1307">
            <w:pPr>
              <w:pStyle w:val="Body"/>
            </w:pPr>
            <w:r>
              <w:t>-7</w:t>
            </w:r>
          </w:p>
        </w:tc>
        <w:tc>
          <w:tcPr>
            <w:tcW w:w="276" w:type="pct"/>
          </w:tcPr>
          <w:p w14:paraId="11ACDABA" w14:textId="504BE9DB" w:rsidR="004D1307" w:rsidRDefault="004D1307">
            <w:pPr>
              <w:pStyle w:val="Body"/>
            </w:pPr>
            <w:r>
              <w:t>1.8V</w:t>
            </w:r>
          </w:p>
        </w:tc>
        <w:tc>
          <w:tcPr>
            <w:tcW w:w="383" w:type="pct"/>
          </w:tcPr>
          <w:p w14:paraId="2F4FD515" w14:textId="572EA0FA" w:rsidR="004D1307" w:rsidRDefault="004D1307">
            <w:pPr>
              <w:pStyle w:val="Body"/>
            </w:pPr>
            <w:r>
              <w:t>+7%</w:t>
            </w:r>
          </w:p>
        </w:tc>
        <w:tc>
          <w:tcPr>
            <w:tcW w:w="432" w:type="pct"/>
          </w:tcPr>
          <w:p w14:paraId="24AE535C" w14:textId="77777777" w:rsidR="004D1307" w:rsidRDefault="004D1307">
            <w:pPr>
              <w:pStyle w:val="Body"/>
            </w:pPr>
          </w:p>
        </w:tc>
        <w:tc>
          <w:tcPr>
            <w:tcW w:w="240" w:type="pct"/>
          </w:tcPr>
          <w:p w14:paraId="3C402330" w14:textId="77777777" w:rsidR="004D1307" w:rsidRDefault="004D1307">
            <w:pPr>
              <w:pStyle w:val="Body"/>
            </w:pPr>
          </w:p>
        </w:tc>
        <w:tc>
          <w:tcPr>
            <w:tcW w:w="255" w:type="pct"/>
          </w:tcPr>
          <w:p w14:paraId="6E4EA5FB" w14:textId="5BA3F6CE" w:rsidR="004D1307" w:rsidRDefault="004D1307">
            <w:pPr>
              <w:pStyle w:val="Body"/>
            </w:pPr>
          </w:p>
        </w:tc>
        <w:tc>
          <w:tcPr>
            <w:tcW w:w="258" w:type="pct"/>
          </w:tcPr>
          <w:p w14:paraId="5D5D1B8C" w14:textId="4F2234C1" w:rsidR="004D1307" w:rsidRDefault="004D1307">
            <w:pPr>
              <w:pStyle w:val="Body"/>
            </w:pPr>
          </w:p>
        </w:tc>
        <w:tc>
          <w:tcPr>
            <w:tcW w:w="293" w:type="pct"/>
          </w:tcPr>
          <w:p w14:paraId="4EC0A3E6" w14:textId="39A3D632" w:rsidR="004D1307" w:rsidRDefault="004D1307">
            <w:pPr>
              <w:pStyle w:val="Body"/>
            </w:pPr>
          </w:p>
        </w:tc>
        <w:tc>
          <w:tcPr>
            <w:tcW w:w="450" w:type="pct"/>
            <w:vMerge/>
          </w:tcPr>
          <w:p w14:paraId="4F5C803A" w14:textId="0785EAF2" w:rsidR="004D1307" w:rsidRDefault="004D1307">
            <w:pPr>
              <w:pStyle w:val="Body"/>
            </w:pPr>
          </w:p>
        </w:tc>
      </w:tr>
      <w:tr w:rsidR="00C25E08" w14:paraId="2B4CAE85" w14:textId="77777777" w:rsidTr="00842529">
        <w:tc>
          <w:tcPr>
            <w:tcW w:w="1663" w:type="pct"/>
            <w:gridSpan w:val="4"/>
          </w:tcPr>
          <w:p w14:paraId="14BAEBC3" w14:textId="30F49E1C" w:rsidR="00C25E08" w:rsidRDefault="00C25E08">
            <w:pPr>
              <w:pStyle w:val="Body"/>
            </w:pPr>
            <w:r>
              <w:t>Input LDO supply</w:t>
            </w:r>
          </w:p>
        </w:tc>
        <w:tc>
          <w:tcPr>
            <w:tcW w:w="750" w:type="pct"/>
          </w:tcPr>
          <w:p w14:paraId="61F358A7" w14:textId="33625DA2" w:rsidR="00C25E08" w:rsidRDefault="00C25E08">
            <w:pPr>
              <w:pStyle w:val="Body"/>
            </w:pPr>
            <w:r>
              <w:t>1.45V-7%</w:t>
            </w:r>
          </w:p>
        </w:tc>
        <w:tc>
          <w:tcPr>
            <w:tcW w:w="276" w:type="pct"/>
          </w:tcPr>
          <w:p w14:paraId="4F9CDD14" w14:textId="5FAED1F0" w:rsidR="00C25E08" w:rsidRDefault="00C25E08">
            <w:pPr>
              <w:pStyle w:val="Body"/>
            </w:pPr>
            <w:r>
              <w:t>1.45V</w:t>
            </w:r>
          </w:p>
        </w:tc>
        <w:tc>
          <w:tcPr>
            <w:tcW w:w="383" w:type="pct"/>
          </w:tcPr>
          <w:p w14:paraId="4FDA1D02" w14:textId="50B8C5F8" w:rsidR="00C25E08" w:rsidRDefault="00C25E08">
            <w:pPr>
              <w:pStyle w:val="Body"/>
            </w:pPr>
            <w:r>
              <w:t>1.45V+7%</w:t>
            </w:r>
          </w:p>
        </w:tc>
        <w:tc>
          <w:tcPr>
            <w:tcW w:w="432" w:type="pct"/>
          </w:tcPr>
          <w:p w14:paraId="7D97C045" w14:textId="5B8F9681" w:rsidR="00C25E08" w:rsidRDefault="00C25E08">
            <w:pPr>
              <w:pStyle w:val="Body"/>
            </w:pPr>
            <w:r>
              <w:t>V</w:t>
            </w:r>
          </w:p>
        </w:tc>
        <w:tc>
          <w:tcPr>
            <w:tcW w:w="240" w:type="pct"/>
          </w:tcPr>
          <w:p w14:paraId="30E62773" w14:textId="77777777" w:rsidR="00C25E08" w:rsidRDefault="00C25E08">
            <w:pPr>
              <w:pStyle w:val="Body"/>
            </w:pPr>
          </w:p>
        </w:tc>
        <w:tc>
          <w:tcPr>
            <w:tcW w:w="255" w:type="pct"/>
          </w:tcPr>
          <w:p w14:paraId="41893552" w14:textId="0392C6ED" w:rsidR="00C25E08" w:rsidRDefault="00C25E08">
            <w:pPr>
              <w:pStyle w:val="Body"/>
            </w:pPr>
          </w:p>
        </w:tc>
        <w:tc>
          <w:tcPr>
            <w:tcW w:w="258" w:type="pct"/>
          </w:tcPr>
          <w:p w14:paraId="2D432C92" w14:textId="5A426E2A" w:rsidR="00C25E08" w:rsidRDefault="00C25E08">
            <w:pPr>
              <w:pStyle w:val="Body"/>
            </w:pPr>
          </w:p>
        </w:tc>
        <w:tc>
          <w:tcPr>
            <w:tcW w:w="293" w:type="pct"/>
          </w:tcPr>
          <w:p w14:paraId="41B82282" w14:textId="57F6AC77" w:rsidR="00C25E08" w:rsidRDefault="00C25E08">
            <w:pPr>
              <w:pStyle w:val="Body"/>
            </w:pPr>
          </w:p>
        </w:tc>
        <w:tc>
          <w:tcPr>
            <w:tcW w:w="450" w:type="pct"/>
          </w:tcPr>
          <w:p w14:paraId="5010B06A" w14:textId="77777777" w:rsidR="00C25E08" w:rsidRDefault="00C25E08">
            <w:pPr>
              <w:pStyle w:val="Body"/>
            </w:pPr>
          </w:p>
        </w:tc>
      </w:tr>
      <w:tr w:rsidR="00C25E08" w14:paraId="4F254889" w14:textId="77777777" w:rsidTr="00842529">
        <w:tc>
          <w:tcPr>
            <w:tcW w:w="1663" w:type="pct"/>
            <w:gridSpan w:val="4"/>
          </w:tcPr>
          <w:p w14:paraId="37D00041" w14:textId="77777777" w:rsidR="00C25E08" w:rsidRDefault="00C25E08">
            <w:pPr>
              <w:pStyle w:val="Body"/>
            </w:pPr>
            <w:r>
              <w:t>LO input level</w:t>
            </w:r>
          </w:p>
        </w:tc>
        <w:tc>
          <w:tcPr>
            <w:tcW w:w="750" w:type="pct"/>
          </w:tcPr>
          <w:p w14:paraId="41A69295" w14:textId="1B5C92C1" w:rsidR="00C25E08" w:rsidRDefault="004D1307">
            <w:pPr>
              <w:pStyle w:val="Body"/>
            </w:pPr>
            <w:r>
              <w:t>-12</w:t>
            </w:r>
          </w:p>
        </w:tc>
        <w:tc>
          <w:tcPr>
            <w:tcW w:w="276" w:type="pct"/>
          </w:tcPr>
          <w:p w14:paraId="2E523738" w14:textId="4976C34A" w:rsidR="00C25E08" w:rsidRDefault="00C25E08">
            <w:pPr>
              <w:pStyle w:val="Body"/>
            </w:pPr>
          </w:p>
        </w:tc>
        <w:tc>
          <w:tcPr>
            <w:tcW w:w="383" w:type="pct"/>
          </w:tcPr>
          <w:p w14:paraId="231D3810" w14:textId="6C2ECB2B" w:rsidR="00C25E08" w:rsidRDefault="00C25E08">
            <w:pPr>
              <w:pStyle w:val="Body"/>
            </w:pPr>
          </w:p>
        </w:tc>
        <w:tc>
          <w:tcPr>
            <w:tcW w:w="432" w:type="pct"/>
          </w:tcPr>
          <w:p w14:paraId="32FC73B0" w14:textId="77777777" w:rsidR="00C25E08" w:rsidRDefault="00C25E08">
            <w:pPr>
              <w:pStyle w:val="Body"/>
            </w:pPr>
          </w:p>
        </w:tc>
        <w:tc>
          <w:tcPr>
            <w:tcW w:w="240" w:type="pct"/>
          </w:tcPr>
          <w:p w14:paraId="50D2EB8F" w14:textId="77777777" w:rsidR="00C25E08" w:rsidRDefault="00C25E08">
            <w:pPr>
              <w:pStyle w:val="Body"/>
            </w:pPr>
          </w:p>
        </w:tc>
        <w:tc>
          <w:tcPr>
            <w:tcW w:w="255" w:type="pct"/>
          </w:tcPr>
          <w:p w14:paraId="7C680E3B" w14:textId="088426D8" w:rsidR="00C25E08" w:rsidRDefault="00C25E08">
            <w:pPr>
              <w:pStyle w:val="Body"/>
            </w:pPr>
          </w:p>
        </w:tc>
        <w:tc>
          <w:tcPr>
            <w:tcW w:w="258" w:type="pct"/>
          </w:tcPr>
          <w:p w14:paraId="104BEDD3" w14:textId="47CF727D" w:rsidR="00C25E08" w:rsidRDefault="00C25E08">
            <w:pPr>
              <w:pStyle w:val="Body"/>
            </w:pPr>
          </w:p>
        </w:tc>
        <w:tc>
          <w:tcPr>
            <w:tcW w:w="293" w:type="pct"/>
          </w:tcPr>
          <w:p w14:paraId="19EEF16B" w14:textId="0511A0A1" w:rsidR="00C25E08" w:rsidRDefault="00C25E08">
            <w:pPr>
              <w:pStyle w:val="Body"/>
            </w:pPr>
          </w:p>
        </w:tc>
        <w:tc>
          <w:tcPr>
            <w:tcW w:w="450" w:type="pct"/>
          </w:tcPr>
          <w:p w14:paraId="7EB05E79" w14:textId="77777777" w:rsidR="00C25E08" w:rsidRDefault="00C25E08">
            <w:pPr>
              <w:pStyle w:val="Body"/>
            </w:pPr>
          </w:p>
        </w:tc>
      </w:tr>
      <w:tr w:rsidR="004D1307" w14:paraId="6598DFBB" w14:textId="77777777" w:rsidTr="00842529">
        <w:tc>
          <w:tcPr>
            <w:tcW w:w="1663" w:type="pct"/>
            <w:gridSpan w:val="4"/>
          </w:tcPr>
          <w:p w14:paraId="4B60263B" w14:textId="6F15822D" w:rsidR="004D1307" w:rsidRDefault="004D1307" w:rsidP="004D1307">
            <w:pPr>
              <w:pStyle w:val="Body"/>
            </w:pPr>
            <w:r>
              <w:t>LO input level boost mode</w:t>
            </w:r>
          </w:p>
        </w:tc>
        <w:tc>
          <w:tcPr>
            <w:tcW w:w="750" w:type="pct"/>
          </w:tcPr>
          <w:p w14:paraId="42A78903" w14:textId="216C6C11" w:rsidR="004D1307" w:rsidDel="004D1307" w:rsidRDefault="004D1307" w:rsidP="004D1307">
            <w:pPr>
              <w:pStyle w:val="Body"/>
            </w:pPr>
            <w:r>
              <w:t>-10</w:t>
            </w:r>
          </w:p>
        </w:tc>
        <w:tc>
          <w:tcPr>
            <w:tcW w:w="276" w:type="pct"/>
          </w:tcPr>
          <w:p w14:paraId="3040214A" w14:textId="77777777" w:rsidR="004D1307" w:rsidDel="004D1307" w:rsidRDefault="004D1307" w:rsidP="004D1307">
            <w:pPr>
              <w:pStyle w:val="Body"/>
            </w:pPr>
          </w:p>
        </w:tc>
        <w:tc>
          <w:tcPr>
            <w:tcW w:w="383" w:type="pct"/>
          </w:tcPr>
          <w:p w14:paraId="2749EE9F" w14:textId="77777777" w:rsidR="004D1307" w:rsidDel="004D1307" w:rsidRDefault="004D1307" w:rsidP="004D1307">
            <w:pPr>
              <w:pStyle w:val="Body"/>
            </w:pPr>
          </w:p>
        </w:tc>
        <w:tc>
          <w:tcPr>
            <w:tcW w:w="432" w:type="pct"/>
          </w:tcPr>
          <w:p w14:paraId="5A542253" w14:textId="77777777" w:rsidR="004D1307" w:rsidRDefault="004D1307" w:rsidP="004D1307">
            <w:pPr>
              <w:pStyle w:val="Body"/>
            </w:pPr>
          </w:p>
        </w:tc>
        <w:tc>
          <w:tcPr>
            <w:tcW w:w="240" w:type="pct"/>
          </w:tcPr>
          <w:p w14:paraId="68B5BED0" w14:textId="77777777" w:rsidR="004D1307" w:rsidRDefault="004D1307" w:rsidP="004D1307">
            <w:pPr>
              <w:pStyle w:val="Body"/>
            </w:pPr>
          </w:p>
        </w:tc>
        <w:tc>
          <w:tcPr>
            <w:tcW w:w="255" w:type="pct"/>
          </w:tcPr>
          <w:p w14:paraId="1F662AA6" w14:textId="77777777" w:rsidR="004D1307" w:rsidRDefault="004D1307" w:rsidP="004D1307">
            <w:pPr>
              <w:pStyle w:val="Body"/>
            </w:pPr>
          </w:p>
        </w:tc>
        <w:tc>
          <w:tcPr>
            <w:tcW w:w="258" w:type="pct"/>
          </w:tcPr>
          <w:p w14:paraId="2D7EEA2A" w14:textId="77777777" w:rsidR="004D1307" w:rsidRDefault="004D1307" w:rsidP="004D1307">
            <w:pPr>
              <w:pStyle w:val="Body"/>
            </w:pPr>
          </w:p>
        </w:tc>
        <w:tc>
          <w:tcPr>
            <w:tcW w:w="293" w:type="pct"/>
          </w:tcPr>
          <w:p w14:paraId="78EA0826" w14:textId="77777777" w:rsidR="004D1307" w:rsidRDefault="004D1307" w:rsidP="004D1307">
            <w:pPr>
              <w:pStyle w:val="Body"/>
            </w:pPr>
          </w:p>
        </w:tc>
        <w:tc>
          <w:tcPr>
            <w:tcW w:w="450" w:type="pct"/>
          </w:tcPr>
          <w:p w14:paraId="4547912A" w14:textId="77777777" w:rsidR="004D1307" w:rsidRDefault="004D1307" w:rsidP="004D1307">
            <w:pPr>
              <w:pStyle w:val="Body"/>
            </w:pPr>
          </w:p>
        </w:tc>
      </w:tr>
      <w:tr w:rsidR="004D1307" w14:paraId="30713B33" w14:textId="77777777" w:rsidTr="00842529">
        <w:tc>
          <w:tcPr>
            <w:tcW w:w="1663" w:type="pct"/>
            <w:gridSpan w:val="4"/>
          </w:tcPr>
          <w:p w14:paraId="645C7DEB" w14:textId="77777777" w:rsidR="004D1307" w:rsidRDefault="004D1307" w:rsidP="004D1307">
            <w:pPr>
              <w:pStyle w:val="Body"/>
            </w:pPr>
            <w:r>
              <w:t xml:space="preserve">LO output level </w:t>
            </w:r>
          </w:p>
        </w:tc>
        <w:tc>
          <w:tcPr>
            <w:tcW w:w="750" w:type="pct"/>
          </w:tcPr>
          <w:p w14:paraId="4B578B85" w14:textId="77777777" w:rsidR="004D1307" w:rsidRDefault="004D1307" w:rsidP="004D1307">
            <w:pPr>
              <w:pStyle w:val="Body"/>
            </w:pPr>
            <w:r>
              <w:t>2.5</w:t>
            </w:r>
          </w:p>
        </w:tc>
        <w:tc>
          <w:tcPr>
            <w:tcW w:w="276" w:type="pct"/>
          </w:tcPr>
          <w:p w14:paraId="78903D69" w14:textId="77777777" w:rsidR="004D1307" w:rsidRDefault="004D1307" w:rsidP="004D1307">
            <w:pPr>
              <w:pStyle w:val="Body"/>
            </w:pPr>
          </w:p>
        </w:tc>
        <w:tc>
          <w:tcPr>
            <w:tcW w:w="383" w:type="pct"/>
          </w:tcPr>
          <w:p w14:paraId="5090EC04" w14:textId="77777777" w:rsidR="004D1307" w:rsidRDefault="004D1307" w:rsidP="004D1307">
            <w:pPr>
              <w:pStyle w:val="Body"/>
            </w:pPr>
          </w:p>
        </w:tc>
        <w:tc>
          <w:tcPr>
            <w:tcW w:w="432" w:type="pct"/>
          </w:tcPr>
          <w:p w14:paraId="62BB2D7E" w14:textId="77777777" w:rsidR="004D1307" w:rsidRDefault="004D1307" w:rsidP="004D1307">
            <w:pPr>
              <w:pStyle w:val="Body"/>
            </w:pPr>
            <w:r>
              <w:t>dBm</w:t>
            </w:r>
          </w:p>
        </w:tc>
        <w:tc>
          <w:tcPr>
            <w:tcW w:w="240" w:type="pct"/>
          </w:tcPr>
          <w:p w14:paraId="0EEC28F0" w14:textId="77777777" w:rsidR="004D1307" w:rsidRDefault="004D1307" w:rsidP="004D1307">
            <w:pPr>
              <w:pStyle w:val="Body"/>
            </w:pPr>
          </w:p>
        </w:tc>
        <w:tc>
          <w:tcPr>
            <w:tcW w:w="255" w:type="pct"/>
          </w:tcPr>
          <w:p w14:paraId="22B0F069" w14:textId="46A3A48A" w:rsidR="004D1307" w:rsidRDefault="004D1307" w:rsidP="004D1307">
            <w:pPr>
              <w:pStyle w:val="Body"/>
            </w:pPr>
          </w:p>
        </w:tc>
        <w:tc>
          <w:tcPr>
            <w:tcW w:w="258" w:type="pct"/>
          </w:tcPr>
          <w:p w14:paraId="3A4F89C6" w14:textId="3EF6F20F" w:rsidR="004D1307" w:rsidRDefault="004D1307" w:rsidP="004D1307">
            <w:pPr>
              <w:pStyle w:val="Body"/>
            </w:pPr>
          </w:p>
        </w:tc>
        <w:tc>
          <w:tcPr>
            <w:tcW w:w="293" w:type="pct"/>
          </w:tcPr>
          <w:p w14:paraId="41CD2506" w14:textId="4BEF6702" w:rsidR="004D1307" w:rsidRDefault="004D1307" w:rsidP="004D1307">
            <w:pPr>
              <w:pStyle w:val="Body"/>
            </w:pPr>
          </w:p>
        </w:tc>
        <w:tc>
          <w:tcPr>
            <w:tcW w:w="450" w:type="pct"/>
          </w:tcPr>
          <w:p w14:paraId="76122062" w14:textId="77777777" w:rsidR="004D1307" w:rsidRDefault="004D1307" w:rsidP="004D1307">
            <w:pPr>
              <w:pStyle w:val="Body"/>
            </w:pPr>
            <w:r>
              <w:t>Calibrated through the PPD</w:t>
            </w:r>
          </w:p>
        </w:tc>
      </w:tr>
      <w:tr w:rsidR="004D1307" w14:paraId="785930DB" w14:textId="77777777" w:rsidTr="00842529">
        <w:tc>
          <w:tcPr>
            <w:tcW w:w="1663" w:type="pct"/>
            <w:gridSpan w:val="4"/>
          </w:tcPr>
          <w:p w14:paraId="02F8E714" w14:textId="77777777" w:rsidR="004D1307" w:rsidRDefault="004D1307" w:rsidP="004D1307">
            <w:pPr>
              <w:pStyle w:val="Body"/>
            </w:pPr>
            <w:r>
              <w:t>RF output frequency</w:t>
            </w:r>
          </w:p>
        </w:tc>
        <w:tc>
          <w:tcPr>
            <w:tcW w:w="750" w:type="pct"/>
          </w:tcPr>
          <w:p w14:paraId="21C58BB0" w14:textId="77777777" w:rsidR="004D1307" w:rsidRDefault="004D1307" w:rsidP="004D1307">
            <w:pPr>
              <w:pStyle w:val="Body"/>
            </w:pPr>
            <w:r>
              <w:t>76</w:t>
            </w:r>
          </w:p>
        </w:tc>
        <w:tc>
          <w:tcPr>
            <w:tcW w:w="276" w:type="pct"/>
          </w:tcPr>
          <w:p w14:paraId="328C92DE" w14:textId="77777777" w:rsidR="004D1307" w:rsidRDefault="004D1307" w:rsidP="004D1307">
            <w:pPr>
              <w:pStyle w:val="Body"/>
            </w:pPr>
          </w:p>
        </w:tc>
        <w:tc>
          <w:tcPr>
            <w:tcW w:w="383" w:type="pct"/>
          </w:tcPr>
          <w:p w14:paraId="55EB1468" w14:textId="77777777" w:rsidR="004D1307" w:rsidRDefault="004D1307" w:rsidP="004D1307">
            <w:pPr>
              <w:pStyle w:val="Body"/>
            </w:pPr>
            <w:r>
              <w:t>81</w:t>
            </w:r>
          </w:p>
        </w:tc>
        <w:tc>
          <w:tcPr>
            <w:tcW w:w="432" w:type="pct"/>
          </w:tcPr>
          <w:p w14:paraId="367AB7BE" w14:textId="77777777" w:rsidR="004D1307" w:rsidRDefault="004D1307" w:rsidP="004D1307">
            <w:pPr>
              <w:pStyle w:val="Body"/>
            </w:pPr>
            <w:r>
              <w:t>GHz</w:t>
            </w:r>
          </w:p>
        </w:tc>
        <w:tc>
          <w:tcPr>
            <w:tcW w:w="240" w:type="pct"/>
          </w:tcPr>
          <w:p w14:paraId="1F39E777" w14:textId="77777777" w:rsidR="004D1307" w:rsidRDefault="004D1307" w:rsidP="004D1307">
            <w:pPr>
              <w:pStyle w:val="Body"/>
            </w:pPr>
          </w:p>
        </w:tc>
        <w:tc>
          <w:tcPr>
            <w:tcW w:w="255" w:type="pct"/>
          </w:tcPr>
          <w:p w14:paraId="1B238788" w14:textId="14EB3AC2" w:rsidR="004D1307" w:rsidRDefault="004D1307" w:rsidP="004D1307">
            <w:pPr>
              <w:pStyle w:val="Body"/>
            </w:pPr>
          </w:p>
        </w:tc>
        <w:tc>
          <w:tcPr>
            <w:tcW w:w="258" w:type="pct"/>
          </w:tcPr>
          <w:p w14:paraId="0059E019" w14:textId="7903A024" w:rsidR="004D1307" w:rsidRDefault="004D1307" w:rsidP="004D1307">
            <w:pPr>
              <w:pStyle w:val="Body"/>
            </w:pPr>
          </w:p>
        </w:tc>
        <w:tc>
          <w:tcPr>
            <w:tcW w:w="293" w:type="pct"/>
          </w:tcPr>
          <w:p w14:paraId="1CE7C553" w14:textId="186546CD" w:rsidR="004D1307" w:rsidRDefault="004D1307" w:rsidP="004D1307">
            <w:pPr>
              <w:pStyle w:val="Body"/>
            </w:pPr>
          </w:p>
        </w:tc>
        <w:tc>
          <w:tcPr>
            <w:tcW w:w="450" w:type="pct"/>
          </w:tcPr>
          <w:p w14:paraId="0289B7B4" w14:textId="77777777" w:rsidR="004D1307" w:rsidRDefault="004D1307" w:rsidP="004D1307">
            <w:pPr>
              <w:pStyle w:val="Body"/>
            </w:pPr>
          </w:p>
        </w:tc>
      </w:tr>
      <w:tr w:rsidR="004D1307" w14:paraId="16710E5B" w14:textId="77777777" w:rsidTr="00842529">
        <w:tc>
          <w:tcPr>
            <w:tcW w:w="1663" w:type="pct"/>
            <w:gridSpan w:val="4"/>
          </w:tcPr>
          <w:p w14:paraId="10B431CF" w14:textId="77777777" w:rsidR="004D1307" w:rsidRDefault="004D1307" w:rsidP="004D1307">
            <w:pPr>
              <w:pStyle w:val="Body"/>
            </w:pPr>
            <w:r>
              <w:t>SSB IR</w:t>
            </w:r>
          </w:p>
        </w:tc>
        <w:tc>
          <w:tcPr>
            <w:tcW w:w="750" w:type="pct"/>
          </w:tcPr>
          <w:p w14:paraId="6BE77A22" w14:textId="77777777" w:rsidR="004D1307" w:rsidRDefault="004D1307" w:rsidP="004D1307">
            <w:pPr>
              <w:pStyle w:val="Body"/>
            </w:pPr>
            <w:r>
              <w:t>20</w:t>
            </w:r>
          </w:p>
        </w:tc>
        <w:tc>
          <w:tcPr>
            <w:tcW w:w="276" w:type="pct"/>
          </w:tcPr>
          <w:p w14:paraId="2A456370" w14:textId="77777777" w:rsidR="004D1307" w:rsidRDefault="004D1307" w:rsidP="004D1307">
            <w:pPr>
              <w:pStyle w:val="Body"/>
            </w:pPr>
          </w:p>
        </w:tc>
        <w:tc>
          <w:tcPr>
            <w:tcW w:w="383" w:type="pct"/>
          </w:tcPr>
          <w:p w14:paraId="4304878B" w14:textId="77777777" w:rsidR="004D1307" w:rsidRDefault="004D1307" w:rsidP="004D1307">
            <w:pPr>
              <w:pStyle w:val="Body"/>
            </w:pPr>
          </w:p>
        </w:tc>
        <w:tc>
          <w:tcPr>
            <w:tcW w:w="432" w:type="pct"/>
          </w:tcPr>
          <w:p w14:paraId="1FD0C0C1" w14:textId="77777777" w:rsidR="004D1307" w:rsidRDefault="004D1307" w:rsidP="004D1307">
            <w:pPr>
              <w:pStyle w:val="Body"/>
            </w:pPr>
            <w:r>
              <w:t>dB</w:t>
            </w:r>
          </w:p>
        </w:tc>
        <w:tc>
          <w:tcPr>
            <w:tcW w:w="240" w:type="pct"/>
          </w:tcPr>
          <w:p w14:paraId="1CA9DED2" w14:textId="77777777" w:rsidR="004D1307" w:rsidRDefault="004D1307" w:rsidP="004D1307">
            <w:pPr>
              <w:pStyle w:val="Body"/>
            </w:pPr>
          </w:p>
        </w:tc>
        <w:tc>
          <w:tcPr>
            <w:tcW w:w="255" w:type="pct"/>
          </w:tcPr>
          <w:p w14:paraId="2319A2FF" w14:textId="0B71828C" w:rsidR="004D1307" w:rsidRDefault="004D1307" w:rsidP="004D1307">
            <w:pPr>
              <w:pStyle w:val="Body"/>
            </w:pPr>
          </w:p>
        </w:tc>
        <w:tc>
          <w:tcPr>
            <w:tcW w:w="258" w:type="pct"/>
          </w:tcPr>
          <w:p w14:paraId="2023FEB4" w14:textId="3D132906" w:rsidR="004D1307" w:rsidRDefault="004D1307" w:rsidP="004D1307">
            <w:pPr>
              <w:pStyle w:val="Body"/>
            </w:pPr>
          </w:p>
        </w:tc>
        <w:tc>
          <w:tcPr>
            <w:tcW w:w="293" w:type="pct"/>
          </w:tcPr>
          <w:p w14:paraId="267F7D1D" w14:textId="12F6C659" w:rsidR="004D1307" w:rsidRDefault="004D1307" w:rsidP="004D1307">
            <w:pPr>
              <w:pStyle w:val="Body"/>
            </w:pPr>
          </w:p>
        </w:tc>
        <w:tc>
          <w:tcPr>
            <w:tcW w:w="450" w:type="pct"/>
          </w:tcPr>
          <w:p w14:paraId="03EF8294" w14:textId="77777777" w:rsidR="004D1307" w:rsidRDefault="00665719" w:rsidP="004D1307">
            <w:pPr>
              <w:pStyle w:val="Body"/>
            </w:pPr>
            <w:hyperlink r:id="rId56" w:history="1">
              <w:r w:rsidR="004D1307" w:rsidRPr="003C32FA">
                <w:rPr>
                  <w:rStyle w:val="Hyperlink"/>
                </w:rPr>
                <w:t>artf1098983</w:t>
              </w:r>
            </w:hyperlink>
          </w:p>
        </w:tc>
      </w:tr>
      <w:tr w:rsidR="004D1307" w14:paraId="164CD131" w14:textId="77777777" w:rsidTr="00842529">
        <w:tc>
          <w:tcPr>
            <w:tcW w:w="1663" w:type="pct"/>
            <w:gridSpan w:val="4"/>
          </w:tcPr>
          <w:p w14:paraId="0A408171" w14:textId="77777777" w:rsidR="004D1307" w:rsidRDefault="004D1307" w:rsidP="004D1307">
            <w:pPr>
              <w:pStyle w:val="Body"/>
            </w:pPr>
            <w:r>
              <w:t>SSB CR</w:t>
            </w:r>
          </w:p>
        </w:tc>
        <w:tc>
          <w:tcPr>
            <w:tcW w:w="750" w:type="pct"/>
          </w:tcPr>
          <w:p w14:paraId="67B2915B" w14:textId="77777777" w:rsidR="004D1307" w:rsidRDefault="004D1307" w:rsidP="004D1307">
            <w:pPr>
              <w:pStyle w:val="Body"/>
            </w:pPr>
            <w:r>
              <w:t>20</w:t>
            </w:r>
          </w:p>
        </w:tc>
        <w:tc>
          <w:tcPr>
            <w:tcW w:w="276" w:type="pct"/>
          </w:tcPr>
          <w:p w14:paraId="487F50EF" w14:textId="77777777" w:rsidR="004D1307" w:rsidRDefault="004D1307" w:rsidP="004D1307">
            <w:pPr>
              <w:pStyle w:val="Body"/>
            </w:pPr>
          </w:p>
        </w:tc>
        <w:tc>
          <w:tcPr>
            <w:tcW w:w="383" w:type="pct"/>
          </w:tcPr>
          <w:p w14:paraId="5750CAD9" w14:textId="77777777" w:rsidR="004D1307" w:rsidRDefault="004D1307" w:rsidP="004D1307">
            <w:pPr>
              <w:pStyle w:val="Body"/>
            </w:pPr>
          </w:p>
        </w:tc>
        <w:tc>
          <w:tcPr>
            <w:tcW w:w="432" w:type="pct"/>
          </w:tcPr>
          <w:p w14:paraId="5182C17F" w14:textId="77777777" w:rsidR="004D1307" w:rsidRDefault="004D1307" w:rsidP="004D1307">
            <w:pPr>
              <w:pStyle w:val="Body"/>
            </w:pPr>
            <w:r>
              <w:t>dB</w:t>
            </w:r>
          </w:p>
        </w:tc>
        <w:tc>
          <w:tcPr>
            <w:tcW w:w="240" w:type="pct"/>
          </w:tcPr>
          <w:p w14:paraId="18FEEE49" w14:textId="77777777" w:rsidR="004D1307" w:rsidRDefault="004D1307" w:rsidP="004D1307">
            <w:pPr>
              <w:pStyle w:val="Body"/>
            </w:pPr>
          </w:p>
        </w:tc>
        <w:tc>
          <w:tcPr>
            <w:tcW w:w="255" w:type="pct"/>
          </w:tcPr>
          <w:p w14:paraId="6A19A3C0" w14:textId="3BD5ED57" w:rsidR="004D1307" w:rsidRDefault="004D1307" w:rsidP="004D1307">
            <w:pPr>
              <w:pStyle w:val="Body"/>
            </w:pPr>
          </w:p>
        </w:tc>
        <w:tc>
          <w:tcPr>
            <w:tcW w:w="258" w:type="pct"/>
          </w:tcPr>
          <w:p w14:paraId="31EC2E90" w14:textId="298EE5FB" w:rsidR="004D1307" w:rsidRDefault="004D1307" w:rsidP="004D1307">
            <w:pPr>
              <w:pStyle w:val="Body"/>
            </w:pPr>
          </w:p>
        </w:tc>
        <w:tc>
          <w:tcPr>
            <w:tcW w:w="293" w:type="pct"/>
          </w:tcPr>
          <w:p w14:paraId="2045F6BC" w14:textId="1FEF1458" w:rsidR="004D1307" w:rsidRDefault="004D1307" w:rsidP="004D1307">
            <w:pPr>
              <w:pStyle w:val="Body"/>
            </w:pPr>
          </w:p>
        </w:tc>
        <w:tc>
          <w:tcPr>
            <w:tcW w:w="450" w:type="pct"/>
          </w:tcPr>
          <w:p w14:paraId="37175CB8" w14:textId="77777777" w:rsidR="004D1307" w:rsidRDefault="00665719" w:rsidP="004D1307">
            <w:pPr>
              <w:pStyle w:val="Body"/>
            </w:pPr>
            <w:hyperlink r:id="rId57" w:history="1">
              <w:r w:rsidR="004D1307" w:rsidRPr="003C32FA">
                <w:rPr>
                  <w:rStyle w:val="Hyperlink"/>
                </w:rPr>
                <w:t>artf1098989</w:t>
              </w:r>
            </w:hyperlink>
          </w:p>
        </w:tc>
      </w:tr>
      <w:tr w:rsidR="004D1307" w14:paraId="1577C1E5" w14:textId="77777777" w:rsidTr="00842529">
        <w:tc>
          <w:tcPr>
            <w:tcW w:w="1663" w:type="pct"/>
            <w:gridSpan w:val="4"/>
          </w:tcPr>
          <w:p w14:paraId="5DBBC4EB" w14:textId="77777777" w:rsidR="004D1307" w:rsidRDefault="004D1307" w:rsidP="004D1307">
            <w:pPr>
              <w:pStyle w:val="Body"/>
            </w:pPr>
            <w:r>
              <w:t>SSB_out max power</w:t>
            </w:r>
          </w:p>
          <w:p w14:paraId="00CDCB12" w14:textId="60B86EC9" w:rsidR="004D1307" w:rsidRDefault="004D1307" w:rsidP="004D1307">
            <w:pPr>
              <w:pStyle w:val="Body"/>
            </w:pPr>
            <w:r>
              <w:t>After calibration</w:t>
            </w:r>
          </w:p>
        </w:tc>
        <w:tc>
          <w:tcPr>
            <w:tcW w:w="750" w:type="pct"/>
          </w:tcPr>
          <w:p w14:paraId="71F4119B" w14:textId="77777777" w:rsidR="004D1307" w:rsidRDefault="004D1307" w:rsidP="004D1307">
            <w:pPr>
              <w:pStyle w:val="Body"/>
            </w:pPr>
            <w:r>
              <w:t>+4</w:t>
            </w:r>
          </w:p>
        </w:tc>
        <w:tc>
          <w:tcPr>
            <w:tcW w:w="276" w:type="pct"/>
          </w:tcPr>
          <w:p w14:paraId="3B545D9F" w14:textId="77777777" w:rsidR="004D1307" w:rsidRDefault="004D1307" w:rsidP="004D1307">
            <w:pPr>
              <w:pStyle w:val="Body"/>
            </w:pPr>
          </w:p>
        </w:tc>
        <w:tc>
          <w:tcPr>
            <w:tcW w:w="383" w:type="pct"/>
          </w:tcPr>
          <w:p w14:paraId="2E987AF3" w14:textId="2146F8B1" w:rsidR="004D1307" w:rsidRDefault="004D1307" w:rsidP="004D1307">
            <w:pPr>
              <w:pStyle w:val="Body"/>
            </w:pPr>
          </w:p>
        </w:tc>
        <w:tc>
          <w:tcPr>
            <w:tcW w:w="432" w:type="pct"/>
          </w:tcPr>
          <w:p w14:paraId="2AB17C1E" w14:textId="77777777" w:rsidR="004D1307" w:rsidRDefault="004D1307" w:rsidP="004D1307">
            <w:pPr>
              <w:pStyle w:val="Body"/>
            </w:pPr>
            <w:r>
              <w:t>dBm</w:t>
            </w:r>
          </w:p>
        </w:tc>
        <w:tc>
          <w:tcPr>
            <w:tcW w:w="240" w:type="pct"/>
          </w:tcPr>
          <w:p w14:paraId="5F7ABF0B" w14:textId="77777777" w:rsidR="004D1307" w:rsidRDefault="004D1307" w:rsidP="004D1307">
            <w:pPr>
              <w:pStyle w:val="Body"/>
            </w:pPr>
          </w:p>
        </w:tc>
        <w:tc>
          <w:tcPr>
            <w:tcW w:w="255" w:type="pct"/>
          </w:tcPr>
          <w:p w14:paraId="01D253D2" w14:textId="07082B88" w:rsidR="004D1307" w:rsidRDefault="004D1307" w:rsidP="004D1307">
            <w:pPr>
              <w:pStyle w:val="Body"/>
            </w:pPr>
          </w:p>
        </w:tc>
        <w:tc>
          <w:tcPr>
            <w:tcW w:w="258" w:type="pct"/>
          </w:tcPr>
          <w:p w14:paraId="758DFAFE" w14:textId="74ABE738" w:rsidR="004D1307" w:rsidRDefault="004D1307" w:rsidP="004D1307">
            <w:pPr>
              <w:pStyle w:val="Body"/>
            </w:pPr>
          </w:p>
        </w:tc>
        <w:tc>
          <w:tcPr>
            <w:tcW w:w="293" w:type="pct"/>
          </w:tcPr>
          <w:p w14:paraId="75F35B72" w14:textId="4CC325CD" w:rsidR="004D1307" w:rsidRDefault="004D1307" w:rsidP="004D1307">
            <w:pPr>
              <w:pStyle w:val="Body"/>
            </w:pPr>
          </w:p>
        </w:tc>
        <w:tc>
          <w:tcPr>
            <w:tcW w:w="450" w:type="pct"/>
          </w:tcPr>
          <w:p w14:paraId="1408085F" w14:textId="77777777" w:rsidR="004D1307" w:rsidRDefault="004D1307" w:rsidP="004D1307">
            <w:pPr>
              <w:pStyle w:val="Body"/>
            </w:pPr>
            <w:r>
              <w:t>To measure accurately with the PPD detector at input coupler</w:t>
            </w:r>
          </w:p>
          <w:p w14:paraId="1335E3FB" w14:textId="77777777" w:rsidR="004D1307" w:rsidRDefault="00665719" w:rsidP="004D1307">
            <w:pPr>
              <w:pStyle w:val="Body"/>
            </w:pPr>
            <w:hyperlink r:id="rId58" w:history="1">
              <w:r w:rsidR="004D1307" w:rsidRPr="00F94DF8">
                <w:rPr>
                  <w:rStyle w:val="Hyperlink"/>
                </w:rPr>
                <w:t>art1098992</w:t>
              </w:r>
            </w:hyperlink>
          </w:p>
        </w:tc>
      </w:tr>
      <w:tr w:rsidR="004D1307" w:rsidRPr="003926A9" w14:paraId="52484A02" w14:textId="77777777" w:rsidTr="00842529">
        <w:tc>
          <w:tcPr>
            <w:tcW w:w="1663" w:type="pct"/>
            <w:gridSpan w:val="4"/>
          </w:tcPr>
          <w:p w14:paraId="03BDA7CC" w14:textId="31CE5E09" w:rsidR="004D1307" w:rsidRPr="003926A9" w:rsidRDefault="004D1307" w:rsidP="004D1307">
            <w:pPr>
              <w:pStyle w:val="Body"/>
            </w:pPr>
            <w:r w:rsidRPr="003926A9">
              <w:t>SSB_out mx voltage af</w:t>
            </w:r>
            <w:r w:rsidRPr="00C84A2D">
              <w:t>te</w:t>
            </w:r>
            <w:r>
              <w:t>r calibration</w:t>
            </w:r>
          </w:p>
        </w:tc>
        <w:tc>
          <w:tcPr>
            <w:tcW w:w="750" w:type="pct"/>
          </w:tcPr>
          <w:p w14:paraId="1DDAFC93" w14:textId="77777777" w:rsidR="004D1307" w:rsidRPr="003926A9" w:rsidRDefault="004D1307" w:rsidP="004D1307">
            <w:pPr>
              <w:pStyle w:val="Body"/>
            </w:pPr>
          </w:p>
        </w:tc>
        <w:tc>
          <w:tcPr>
            <w:tcW w:w="276" w:type="pct"/>
          </w:tcPr>
          <w:p w14:paraId="75186778" w14:textId="77777777" w:rsidR="004D1307" w:rsidRPr="003926A9" w:rsidRDefault="004D1307" w:rsidP="004D1307">
            <w:pPr>
              <w:pStyle w:val="Body"/>
            </w:pPr>
          </w:p>
        </w:tc>
        <w:tc>
          <w:tcPr>
            <w:tcW w:w="383" w:type="pct"/>
          </w:tcPr>
          <w:p w14:paraId="44465F27" w14:textId="3117A567" w:rsidR="004D1307" w:rsidRPr="003926A9" w:rsidRDefault="004D1307" w:rsidP="004D1307">
            <w:pPr>
              <w:pStyle w:val="Body"/>
            </w:pPr>
            <w:r>
              <w:t>930</w:t>
            </w:r>
          </w:p>
        </w:tc>
        <w:tc>
          <w:tcPr>
            <w:tcW w:w="432" w:type="pct"/>
          </w:tcPr>
          <w:p w14:paraId="5ABD3F0C" w14:textId="3F4C58CA" w:rsidR="004D1307" w:rsidRPr="003926A9" w:rsidRDefault="004D1307" w:rsidP="004D1307">
            <w:pPr>
              <w:pStyle w:val="Body"/>
            </w:pPr>
            <w:r>
              <w:t>mVpkd</w:t>
            </w:r>
          </w:p>
        </w:tc>
        <w:tc>
          <w:tcPr>
            <w:tcW w:w="240" w:type="pct"/>
          </w:tcPr>
          <w:p w14:paraId="29288E12" w14:textId="77777777" w:rsidR="004D1307" w:rsidRPr="003926A9" w:rsidRDefault="004D1307" w:rsidP="004D1307">
            <w:pPr>
              <w:pStyle w:val="Body"/>
            </w:pPr>
          </w:p>
        </w:tc>
        <w:tc>
          <w:tcPr>
            <w:tcW w:w="255" w:type="pct"/>
          </w:tcPr>
          <w:p w14:paraId="13DF12CC" w14:textId="77777777" w:rsidR="004D1307" w:rsidRPr="003926A9" w:rsidRDefault="004D1307" w:rsidP="004D1307">
            <w:pPr>
              <w:pStyle w:val="Body"/>
            </w:pPr>
          </w:p>
        </w:tc>
        <w:tc>
          <w:tcPr>
            <w:tcW w:w="258" w:type="pct"/>
          </w:tcPr>
          <w:p w14:paraId="6FE0CFCF" w14:textId="77777777" w:rsidR="004D1307" w:rsidRPr="003926A9" w:rsidRDefault="004D1307" w:rsidP="004D1307">
            <w:pPr>
              <w:pStyle w:val="Body"/>
            </w:pPr>
          </w:p>
        </w:tc>
        <w:tc>
          <w:tcPr>
            <w:tcW w:w="293" w:type="pct"/>
          </w:tcPr>
          <w:p w14:paraId="1E911EC7" w14:textId="77777777" w:rsidR="004D1307" w:rsidRPr="003926A9" w:rsidRDefault="004D1307" w:rsidP="004D1307">
            <w:pPr>
              <w:pStyle w:val="Body"/>
            </w:pPr>
          </w:p>
        </w:tc>
        <w:tc>
          <w:tcPr>
            <w:tcW w:w="450" w:type="pct"/>
          </w:tcPr>
          <w:p w14:paraId="40568565" w14:textId="0A2115E6" w:rsidR="004D1307" w:rsidRPr="003926A9" w:rsidRDefault="004D1307" w:rsidP="004D1307">
            <w:pPr>
              <w:pStyle w:val="Body"/>
            </w:pPr>
            <w:r>
              <w:t>To measure accurately with the PPD detector at buffers ouput</w:t>
            </w:r>
          </w:p>
        </w:tc>
      </w:tr>
      <w:tr w:rsidR="004D1307" w14:paraId="7659F9CA" w14:textId="77777777" w:rsidTr="00842529">
        <w:tc>
          <w:tcPr>
            <w:tcW w:w="1663" w:type="pct"/>
            <w:gridSpan w:val="4"/>
          </w:tcPr>
          <w:p w14:paraId="2E561A07" w14:textId="77777777" w:rsidR="004D1307" w:rsidRDefault="004D1307" w:rsidP="004D1307">
            <w:pPr>
              <w:pStyle w:val="Body"/>
            </w:pPr>
            <w:r>
              <w:t>SSB_out min power</w:t>
            </w:r>
          </w:p>
        </w:tc>
        <w:tc>
          <w:tcPr>
            <w:tcW w:w="750" w:type="pct"/>
          </w:tcPr>
          <w:p w14:paraId="38313BFC" w14:textId="77777777" w:rsidR="004D1307" w:rsidDel="003074A7" w:rsidRDefault="004D1307" w:rsidP="004D1307">
            <w:pPr>
              <w:pStyle w:val="Body"/>
            </w:pPr>
          </w:p>
        </w:tc>
        <w:tc>
          <w:tcPr>
            <w:tcW w:w="276" w:type="pct"/>
          </w:tcPr>
          <w:p w14:paraId="53D70A49" w14:textId="77777777" w:rsidR="004D1307" w:rsidDel="003074A7" w:rsidRDefault="004D1307" w:rsidP="004D1307">
            <w:pPr>
              <w:pStyle w:val="Body"/>
            </w:pPr>
          </w:p>
        </w:tc>
        <w:tc>
          <w:tcPr>
            <w:tcW w:w="383" w:type="pct"/>
          </w:tcPr>
          <w:p w14:paraId="7BB28741" w14:textId="77777777" w:rsidR="004D1307" w:rsidRDefault="004D1307" w:rsidP="004D1307">
            <w:pPr>
              <w:pStyle w:val="Body"/>
            </w:pPr>
            <w:r>
              <w:t>-20, tbf</w:t>
            </w:r>
          </w:p>
        </w:tc>
        <w:tc>
          <w:tcPr>
            <w:tcW w:w="432" w:type="pct"/>
          </w:tcPr>
          <w:p w14:paraId="0AFBC8AB" w14:textId="77777777" w:rsidR="004D1307" w:rsidRDefault="004D1307" w:rsidP="004D1307">
            <w:pPr>
              <w:pStyle w:val="Body"/>
            </w:pPr>
            <w:r>
              <w:t>dBm</w:t>
            </w:r>
          </w:p>
        </w:tc>
        <w:tc>
          <w:tcPr>
            <w:tcW w:w="240" w:type="pct"/>
          </w:tcPr>
          <w:p w14:paraId="32934507" w14:textId="77777777" w:rsidR="004D1307" w:rsidRDefault="004D1307" w:rsidP="004D1307">
            <w:pPr>
              <w:pStyle w:val="Body"/>
            </w:pPr>
          </w:p>
        </w:tc>
        <w:tc>
          <w:tcPr>
            <w:tcW w:w="255" w:type="pct"/>
          </w:tcPr>
          <w:p w14:paraId="2BD0F191" w14:textId="03000382" w:rsidR="004D1307" w:rsidRDefault="004D1307" w:rsidP="004D1307">
            <w:pPr>
              <w:pStyle w:val="Body"/>
            </w:pPr>
          </w:p>
        </w:tc>
        <w:tc>
          <w:tcPr>
            <w:tcW w:w="258" w:type="pct"/>
          </w:tcPr>
          <w:p w14:paraId="32EF4CE6" w14:textId="7CE65828" w:rsidR="004D1307" w:rsidRDefault="004D1307" w:rsidP="004D1307">
            <w:pPr>
              <w:pStyle w:val="Body"/>
            </w:pPr>
          </w:p>
        </w:tc>
        <w:tc>
          <w:tcPr>
            <w:tcW w:w="293" w:type="pct"/>
          </w:tcPr>
          <w:p w14:paraId="784E0BEE" w14:textId="62E2D416" w:rsidR="004D1307" w:rsidRDefault="004D1307" w:rsidP="004D1307">
            <w:pPr>
              <w:pStyle w:val="Body"/>
            </w:pPr>
          </w:p>
        </w:tc>
        <w:tc>
          <w:tcPr>
            <w:tcW w:w="450" w:type="pct"/>
          </w:tcPr>
          <w:p w14:paraId="652C920F" w14:textId="77777777" w:rsidR="004D1307" w:rsidRDefault="004D1307" w:rsidP="004D1307">
            <w:pPr>
              <w:pStyle w:val="Body"/>
            </w:pPr>
            <w:r>
              <w:t>To be able to measure the RF with min gain and max gain</w:t>
            </w:r>
          </w:p>
          <w:p w14:paraId="79EC392A" w14:textId="77777777" w:rsidR="004D1307" w:rsidRDefault="00665719" w:rsidP="004D1307">
            <w:pPr>
              <w:pStyle w:val="Body"/>
            </w:pPr>
            <w:hyperlink r:id="rId59" w:history="1">
              <w:r w:rsidR="004D1307" w:rsidRPr="003C32FA">
                <w:rPr>
                  <w:rStyle w:val="Hyperlink"/>
                </w:rPr>
                <w:t>artf1100028</w:t>
              </w:r>
            </w:hyperlink>
          </w:p>
        </w:tc>
      </w:tr>
      <w:tr w:rsidR="004D1307" w14:paraId="0FA3816E" w14:textId="77777777" w:rsidTr="00842529">
        <w:tc>
          <w:tcPr>
            <w:tcW w:w="1663" w:type="pct"/>
            <w:gridSpan w:val="4"/>
          </w:tcPr>
          <w:p w14:paraId="74D0AC32" w14:textId="77777777" w:rsidR="004D1307" w:rsidDel="006B2FF2" w:rsidRDefault="004D1307" w:rsidP="004D1307">
            <w:pPr>
              <w:pStyle w:val="Body"/>
            </w:pPr>
            <w:r>
              <w:t>Analog SSB out step power</w:t>
            </w:r>
          </w:p>
        </w:tc>
        <w:tc>
          <w:tcPr>
            <w:tcW w:w="750" w:type="pct"/>
          </w:tcPr>
          <w:p w14:paraId="046AF713" w14:textId="77777777" w:rsidR="004D1307" w:rsidDel="006B2FF2" w:rsidRDefault="004D1307" w:rsidP="004D1307">
            <w:pPr>
              <w:pStyle w:val="Body"/>
            </w:pPr>
          </w:p>
        </w:tc>
        <w:tc>
          <w:tcPr>
            <w:tcW w:w="276" w:type="pct"/>
          </w:tcPr>
          <w:p w14:paraId="16953F97" w14:textId="3ABF6AA7" w:rsidR="004D1307" w:rsidDel="003074A7" w:rsidRDefault="004D1307" w:rsidP="004D1307">
            <w:pPr>
              <w:pStyle w:val="Body"/>
            </w:pPr>
          </w:p>
        </w:tc>
        <w:tc>
          <w:tcPr>
            <w:tcW w:w="383" w:type="pct"/>
          </w:tcPr>
          <w:p w14:paraId="76B5335B" w14:textId="3251CD01" w:rsidR="004D1307" w:rsidRDefault="004D1307" w:rsidP="004D1307">
            <w:pPr>
              <w:pStyle w:val="Body"/>
            </w:pPr>
            <w:r>
              <w:t>3</w:t>
            </w:r>
          </w:p>
        </w:tc>
        <w:tc>
          <w:tcPr>
            <w:tcW w:w="432" w:type="pct"/>
          </w:tcPr>
          <w:p w14:paraId="20803068" w14:textId="77777777" w:rsidR="004D1307" w:rsidRDefault="004D1307" w:rsidP="004D1307">
            <w:pPr>
              <w:pStyle w:val="Body"/>
            </w:pPr>
            <w:r>
              <w:t>dB</w:t>
            </w:r>
          </w:p>
        </w:tc>
        <w:tc>
          <w:tcPr>
            <w:tcW w:w="240" w:type="pct"/>
          </w:tcPr>
          <w:p w14:paraId="6ABE8930" w14:textId="77777777" w:rsidR="004D1307" w:rsidRDefault="004D1307" w:rsidP="004D1307">
            <w:pPr>
              <w:pStyle w:val="Body"/>
            </w:pPr>
          </w:p>
        </w:tc>
        <w:tc>
          <w:tcPr>
            <w:tcW w:w="255" w:type="pct"/>
          </w:tcPr>
          <w:p w14:paraId="0FCDE033" w14:textId="56CBFD3A" w:rsidR="004D1307" w:rsidRDefault="004D1307" w:rsidP="004D1307">
            <w:pPr>
              <w:pStyle w:val="Body"/>
            </w:pPr>
          </w:p>
        </w:tc>
        <w:tc>
          <w:tcPr>
            <w:tcW w:w="258" w:type="pct"/>
          </w:tcPr>
          <w:p w14:paraId="5D233AF1" w14:textId="09D01BF9" w:rsidR="004D1307" w:rsidRDefault="004D1307" w:rsidP="004D1307">
            <w:pPr>
              <w:pStyle w:val="Body"/>
            </w:pPr>
          </w:p>
        </w:tc>
        <w:tc>
          <w:tcPr>
            <w:tcW w:w="293" w:type="pct"/>
          </w:tcPr>
          <w:p w14:paraId="70CDD37B" w14:textId="2165E587" w:rsidR="004D1307" w:rsidRDefault="004D1307" w:rsidP="004D1307">
            <w:pPr>
              <w:pStyle w:val="Body"/>
            </w:pPr>
          </w:p>
        </w:tc>
        <w:tc>
          <w:tcPr>
            <w:tcW w:w="450" w:type="pct"/>
          </w:tcPr>
          <w:p w14:paraId="2336FD63" w14:textId="77777777" w:rsidR="004D1307" w:rsidRDefault="00665719" w:rsidP="004D1307">
            <w:pPr>
              <w:pStyle w:val="Body"/>
            </w:pPr>
            <w:hyperlink r:id="rId60" w:history="1">
              <w:r w:rsidR="004D1307" w:rsidRPr="003C32FA">
                <w:rPr>
                  <w:rStyle w:val="Hyperlink"/>
                </w:rPr>
                <w:t>artf1100029</w:t>
              </w:r>
            </w:hyperlink>
          </w:p>
        </w:tc>
      </w:tr>
      <w:tr w:rsidR="004D1307" w14:paraId="09CE70D7" w14:textId="77777777" w:rsidTr="00842529">
        <w:tc>
          <w:tcPr>
            <w:tcW w:w="1663" w:type="pct"/>
            <w:gridSpan w:val="4"/>
          </w:tcPr>
          <w:p w14:paraId="0EA910DC" w14:textId="5C6B6607" w:rsidR="004D1307" w:rsidRDefault="004D1307" w:rsidP="004D1307">
            <w:pPr>
              <w:pStyle w:val="Body"/>
            </w:pPr>
            <w:r>
              <w:t>SSB voltage at RX input</w:t>
            </w:r>
          </w:p>
        </w:tc>
        <w:tc>
          <w:tcPr>
            <w:tcW w:w="750" w:type="pct"/>
          </w:tcPr>
          <w:p w14:paraId="06F88EBC" w14:textId="1F3600D3" w:rsidR="004D1307" w:rsidRDefault="004D1307" w:rsidP="004D1307">
            <w:pPr>
              <w:pStyle w:val="Body"/>
            </w:pPr>
            <w:r>
              <w:t>140</w:t>
            </w:r>
          </w:p>
        </w:tc>
        <w:tc>
          <w:tcPr>
            <w:tcW w:w="276" w:type="pct"/>
          </w:tcPr>
          <w:p w14:paraId="0888685D" w14:textId="77777777" w:rsidR="004D1307" w:rsidRDefault="004D1307" w:rsidP="004D1307">
            <w:pPr>
              <w:pStyle w:val="Body"/>
            </w:pPr>
          </w:p>
        </w:tc>
        <w:tc>
          <w:tcPr>
            <w:tcW w:w="383" w:type="pct"/>
          </w:tcPr>
          <w:p w14:paraId="741875BF" w14:textId="77777777" w:rsidR="004D1307" w:rsidRDefault="004D1307" w:rsidP="004D1307">
            <w:pPr>
              <w:pStyle w:val="Body"/>
            </w:pPr>
          </w:p>
        </w:tc>
        <w:tc>
          <w:tcPr>
            <w:tcW w:w="432" w:type="pct"/>
          </w:tcPr>
          <w:p w14:paraId="696A28E7" w14:textId="75CA4FCD" w:rsidR="004D1307" w:rsidRDefault="004D1307" w:rsidP="004D1307">
            <w:pPr>
              <w:pStyle w:val="Body"/>
            </w:pPr>
            <w:r>
              <w:t>mVpkd</w:t>
            </w:r>
          </w:p>
        </w:tc>
        <w:tc>
          <w:tcPr>
            <w:tcW w:w="240" w:type="pct"/>
          </w:tcPr>
          <w:p w14:paraId="1EE50CC4" w14:textId="77777777" w:rsidR="004D1307" w:rsidRDefault="004D1307" w:rsidP="004D1307">
            <w:pPr>
              <w:pStyle w:val="Body"/>
            </w:pPr>
          </w:p>
        </w:tc>
        <w:tc>
          <w:tcPr>
            <w:tcW w:w="255" w:type="pct"/>
          </w:tcPr>
          <w:p w14:paraId="7D29D42C" w14:textId="2AA1DE97" w:rsidR="004D1307" w:rsidRDefault="004D1307" w:rsidP="004D1307">
            <w:pPr>
              <w:pStyle w:val="Body"/>
            </w:pPr>
          </w:p>
        </w:tc>
        <w:tc>
          <w:tcPr>
            <w:tcW w:w="258" w:type="pct"/>
          </w:tcPr>
          <w:p w14:paraId="2A93E149" w14:textId="681EB59A" w:rsidR="004D1307" w:rsidRDefault="004D1307" w:rsidP="004D1307">
            <w:pPr>
              <w:pStyle w:val="Body"/>
            </w:pPr>
          </w:p>
        </w:tc>
        <w:tc>
          <w:tcPr>
            <w:tcW w:w="293" w:type="pct"/>
          </w:tcPr>
          <w:p w14:paraId="28B02453" w14:textId="2B9913A8" w:rsidR="004D1307" w:rsidRDefault="004D1307" w:rsidP="004D1307">
            <w:pPr>
              <w:pStyle w:val="Body"/>
            </w:pPr>
          </w:p>
        </w:tc>
        <w:tc>
          <w:tcPr>
            <w:tcW w:w="450" w:type="pct"/>
          </w:tcPr>
          <w:p w14:paraId="086E480B" w14:textId="6D6471AB" w:rsidR="004D1307" w:rsidRDefault="004D1307" w:rsidP="004D1307">
            <w:pPr>
              <w:pStyle w:val="Body"/>
            </w:pPr>
            <w:r>
              <w:t>Where the peak detector is (140mVpk power min for peak detector for +/-0.5 dB accuracy)</w:t>
            </w:r>
          </w:p>
        </w:tc>
      </w:tr>
      <w:tr w:rsidR="004D1307" w14:paraId="65CEE205" w14:textId="77777777" w:rsidTr="00842529">
        <w:tc>
          <w:tcPr>
            <w:tcW w:w="1663" w:type="pct"/>
            <w:gridSpan w:val="4"/>
          </w:tcPr>
          <w:p w14:paraId="5A6FEDDA" w14:textId="409428FE" w:rsidR="004D1307" w:rsidRDefault="004D1307" w:rsidP="004D1307">
            <w:pPr>
              <w:pStyle w:val="Body"/>
            </w:pPr>
            <w:r w:rsidRPr="004D1307">
              <w:t>Phase difference variation between 4 SSB output (splitter output) over PVT must be</w:t>
            </w:r>
          </w:p>
        </w:tc>
        <w:tc>
          <w:tcPr>
            <w:tcW w:w="750" w:type="pct"/>
          </w:tcPr>
          <w:p w14:paraId="1304A754" w14:textId="397CACD7" w:rsidR="004D1307" w:rsidRDefault="004D1307" w:rsidP="004D1307">
            <w:pPr>
              <w:pStyle w:val="Body"/>
            </w:pPr>
            <w:r>
              <w:t>-0.5</w:t>
            </w:r>
          </w:p>
        </w:tc>
        <w:tc>
          <w:tcPr>
            <w:tcW w:w="276" w:type="pct"/>
          </w:tcPr>
          <w:p w14:paraId="349400E8" w14:textId="77777777" w:rsidR="004D1307" w:rsidRDefault="004D1307" w:rsidP="004D1307">
            <w:pPr>
              <w:pStyle w:val="Body"/>
            </w:pPr>
          </w:p>
        </w:tc>
        <w:tc>
          <w:tcPr>
            <w:tcW w:w="383" w:type="pct"/>
          </w:tcPr>
          <w:p w14:paraId="2CF39162" w14:textId="182890DA" w:rsidR="004D1307" w:rsidRDefault="004D1307" w:rsidP="004D1307">
            <w:pPr>
              <w:pStyle w:val="Body"/>
            </w:pPr>
            <w:r>
              <w:t>0.5</w:t>
            </w:r>
          </w:p>
        </w:tc>
        <w:tc>
          <w:tcPr>
            <w:tcW w:w="432" w:type="pct"/>
          </w:tcPr>
          <w:p w14:paraId="171D32EC" w14:textId="34186DE9" w:rsidR="004D1307" w:rsidRDefault="004D1307" w:rsidP="004D1307">
            <w:pPr>
              <w:pStyle w:val="Body"/>
            </w:pPr>
            <w:r>
              <w:t>deg</w:t>
            </w:r>
          </w:p>
        </w:tc>
        <w:tc>
          <w:tcPr>
            <w:tcW w:w="240" w:type="pct"/>
          </w:tcPr>
          <w:p w14:paraId="563744CD" w14:textId="77777777" w:rsidR="004D1307" w:rsidRDefault="004D1307" w:rsidP="004D1307">
            <w:pPr>
              <w:pStyle w:val="Body"/>
            </w:pPr>
          </w:p>
        </w:tc>
        <w:tc>
          <w:tcPr>
            <w:tcW w:w="255" w:type="pct"/>
          </w:tcPr>
          <w:p w14:paraId="215747BD" w14:textId="77777777" w:rsidR="004D1307" w:rsidRDefault="004D1307" w:rsidP="004D1307">
            <w:pPr>
              <w:pStyle w:val="Body"/>
            </w:pPr>
          </w:p>
        </w:tc>
        <w:tc>
          <w:tcPr>
            <w:tcW w:w="258" w:type="pct"/>
          </w:tcPr>
          <w:p w14:paraId="2C67DA47" w14:textId="77777777" w:rsidR="004D1307" w:rsidRDefault="004D1307" w:rsidP="004D1307">
            <w:pPr>
              <w:pStyle w:val="Body"/>
            </w:pPr>
          </w:p>
        </w:tc>
        <w:tc>
          <w:tcPr>
            <w:tcW w:w="293" w:type="pct"/>
          </w:tcPr>
          <w:p w14:paraId="272DAD9C" w14:textId="77777777" w:rsidR="004D1307" w:rsidRDefault="004D1307" w:rsidP="004D1307">
            <w:pPr>
              <w:pStyle w:val="Body"/>
            </w:pPr>
          </w:p>
        </w:tc>
        <w:tc>
          <w:tcPr>
            <w:tcW w:w="450" w:type="pct"/>
          </w:tcPr>
          <w:p w14:paraId="1E6A0F04" w14:textId="77777777" w:rsidR="004D1307" w:rsidRDefault="004D1307" w:rsidP="004D1307">
            <w:pPr>
              <w:pStyle w:val="Body"/>
            </w:pPr>
          </w:p>
        </w:tc>
      </w:tr>
      <w:tr w:rsidR="004D1307" w14:paraId="5D92776A" w14:textId="77777777" w:rsidTr="00842529">
        <w:tc>
          <w:tcPr>
            <w:tcW w:w="1663" w:type="pct"/>
            <w:gridSpan w:val="4"/>
          </w:tcPr>
          <w:p w14:paraId="3C8B0C4A" w14:textId="312B5689" w:rsidR="004D1307" w:rsidRPr="004D1307" w:rsidRDefault="004D1307" w:rsidP="004D1307">
            <w:pPr>
              <w:pStyle w:val="Body"/>
            </w:pPr>
            <w:r w:rsidRPr="004D1307">
              <w:t>Linearity of buffer1 current DAC</w:t>
            </w:r>
          </w:p>
        </w:tc>
        <w:tc>
          <w:tcPr>
            <w:tcW w:w="750" w:type="pct"/>
          </w:tcPr>
          <w:p w14:paraId="3D6345E7" w14:textId="77777777" w:rsidR="004D1307" w:rsidRDefault="004D1307" w:rsidP="004D1307">
            <w:pPr>
              <w:pStyle w:val="Body"/>
            </w:pPr>
          </w:p>
        </w:tc>
        <w:tc>
          <w:tcPr>
            <w:tcW w:w="276" w:type="pct"/>
          </w:tcPr>
          <w:p w14:paraId="247D92A6" w14:textId="77777777" w:rsidR="004D1307" w:rsidRDefault="004D1307" w:rsidP="004D1307">
            <w:pPr>
              <w:pStyle w:val="Body"/>
            </w:pPr>
          </w:p>
        </w:tc>
        <w:tc>
          <w:tcPr>
            <w:tcW w:w="383" w:type="pct"/>
          </w:tcPr>
          <w:p w14:paraId="006FBB15" w14:textId="3B50D06E" w:rsidR="004D1307" w:rsidRDefault="004D1307" w:rsidP="004D1307">
            <w:pPr>
              <w:pStyle w:val="Body"/>
            </w:pPr>
            <w:r>
              <w:t>1</w:t>
            </w:r>
          </w:p>
        </w:tc>
        <w:tc>
          <w:tcPr>
            <w:tcW w:w="432" w:type="pct"/>
          </w:tcPr>
          <w:p w14:paraId="5968C0C3" w14:textId="65D51E2B" w:rsidR="004D1307" w:rsidRDefault="004D1307" w:rsidP="004D1307">
            <w:pPr>
              <w:pStyle w:val="Body"/>
            </w:pPr>
            <w:r>
              <w:t>dB</w:t>
            </w:r>
          </w:p>
        </w:tc>
        <w:tc>
          <w:tcPr>
            <w:tcW w:w="240" w:type="pct"/>
          </w:tcPr>
          <w:p w14:paraId="22B7D228" w14:textId="77777777" w:rsidR="004D1307" w:rsidRDefault="004D1307" w:rsidP="004D1307">
            <w:pPr>
              <w:pStyle w:val="Body"/>
            </w:pPr>
          </w:p>
        </w:tc>
        <w:tc>
          <w:tcPr>
            <w:tcW w:w="255" w:type="pct"/>
          </w:tcPr>
          <w:p w14:paraId="01061B42" w14:textId="77777777" w:rsidR="004D1307" w:rsidRDefault="004D1307" w:rsidP="004D1307">
            <w:pPr>
              <w:pStyle w:val="Body"/>
            </w:pPr>
          </w:p>
        </w:tc>
        <w:tc>
          <w:tcPr>
            <w:tcW w:w="258" w:type="pct"/>
          </w:tcPr>
          <w:p w14:paraId="62505478" w14:textId="77777777" w:rsidR="004D1307" w:rsidRDefault="004D1307" w:rsidP="004D1307">
            <w:pPr>
              <w:pStyle w:val="Body"/>
            </w:pPr>
          </w:p>
        </w:tc>
        <w:tc>
          <w:tcPr>
            <w:tcW w:w="293" w:type="pct"/>
          </w:tcPr>
          <w:p w14:paraId="3EC560DA" w14:textId="77777777" w:rsidR="004D1307" w:rsidRDefault="004D1307" w:rsidP="004D1307">
            <w:pPr>
              <w:pStyle w:val="Body"/>
            </w:pPr>
          </w:p>
        </w:tc>
        <w:tc>
          <w:tcPr>
            <w:tcW w:w="450" w:type="pct"/>
          </w:tcPr>
          <w:p w14:paraId="352167A8" w14:textId="77777777" w:rsidR="004D1307" w:rsidRDefault="004D1307" w:rsidP="004D1307">
            <w:pPr>
              <w:pStyle w:val="Body"/>
            </w:pPr>
          </w:p>
        </w:tc>
      </w:tr>
      <w:tr w:rsidR="004D1307" w14:paraId="37ED83F4" w14:textId="77777777" w:rsidTr="00842529">
        <w:tc>
          <w:tcPr>
            <w:tcW w:w="1663" w:type="pct"/>
            <w:gridSpan w:val="4"/>
          </w:tcPr>
          <w:p w14:paraId="22B89E4D" w14:textId="0F86A411" w:rsidR="004D1307" w:rsidRPr="004D1307" w:rsidRDefault="004D1307" w:rsidP="004D1307">
            <w:pPr>
              <w:pStyle w:val="Body"/>
            </w:pPr>
            <w:r w:rsidRPr="004D1307">
              <w:t>Linearity of buffer</w:t>
            </w:r>
            <w:r>
              <w:t>2</w:t>
            </w:r>
            <w:r w:rsidRPr="004D1307">
              <w:t xml:space="preserve"> current DAC</w:t>
            </w:r>
          </w:p>
        </w:tc>
        <w:tc>
          <w:tcPr>
            <w:tcW w:w="750" w:type="pct"/>
          </w:tcPr>
          <w:p w14:paraId="1F9DB522" w14:textId="77777777" w:rsidR="004D1307" w:rsidRDefault="004D1307" w:rsidP="004D1307">
            <w:pPr>
              <w:pStyle w:val="Body"/>
            </w:pPr>
          </w:p>
        </w:tc>
        <w:tc>
          <w:tcPr>
            <w:tcW w:w="276" w:type="pct"/>
          </w:tcPr>
          <w:p w14:paraId="003AA5EF" w14:textId="77777777" w:rsidR="004D1307" w:rsidRDefault="004D1307" w:rsidP="004D1307">
            <w:pPr>
              <w:pStyle w:val="Body"/>
            </w:pPr>
          </w:p>
        </w:tc>
        <w:tc>
          <w:tcPr>
            <w:tcW w:w="383" w:type="pct"/>
          </w:tcPr>
          <w:p w14:paraId="64FC675D" w14:textId="2658E4E7" w:rsidR="004D1307" w:rsidRDefault="004D1307" w:rsidP="004D1307">
            <w:pPr>
              <w:pStyle w:val="Body"/>
            </w:pPr>
            <w:r>
              <w:t>1</w:t>
            </w:r>
          </w:p>
        </w:tc>
        <w:tc>
          <w:tcPr>
            <w:tcW w:w="432" w:type="pct"/>
          </w:tcPr>
          <w:p w14:paraId="421634B3" w14:textId="7FF61CE9" w:rsidR="004D1307" w:rsidRDefault="004D1307" w:rsidP="004D1307">
            <w:pPr>
              <w:pStyle w:val="Body"/>
            </w:pPr>
            <w:r>
              <w:t>dB</w:t>
            </w:r>
          </w:p>
        </w:tc>
        <w:tc>
          <w:tcPr>
            <w:tcW w:w="240" w:type="pct"/>
          </w:tcPr>
          <w:p w14:paraId="68F09E0D" w14:textId="77777777" w:rsidR="004D1307" w:rsidRDefault="004D1307" w:rsidP="004D1307">
            <w:pPr>
              <w:pStyle w:val="Body"/>
            </w:pPr>
          </w:p>
        </w:tc>
        <w:tc>
          <w:tcPr>
            <w:tcW w:w="255" w:type="pct"/>
          </w:tcPr>
          <w:p w14:paraId="71EC4F8E" w14:textId="77777777" w:rsidR="004D1307" w:rsidRDefault="004D1307" w:rsidP="004D1307">
            <w:pPr>
              <w:pStyle w:val="Body"/>
            </w:pPr>
          </w:p>
        </w:tc>
        <w:tc>
          <w:tcPr>
            <w:tcW w:w="258" w:type="pct"/>
          </w:tcPr>
          <w:p w14:paraId="11B4FDF0" w14:textId="77777777" w:rsidR="004D1307" w:rsidRDefault="004D1307" w:rsidP="004D1307">
            <w:pPr>
              <w:pStyle w:val="Body"/>
            </w:pPr>
          </w:p>
        </w:tc>
        <w:tc>
          <w:tcPr>
            <w:tcW w:w="293" w:type="pct"/>
          </w:tcPr>
          <w:p w14:paraId="677EA3B2" w14:textId="77777777" w:rsidR="004D1307" w:rsidRDefault="004D1307" w:rsidP="004D1307">
            <w:pPr>
              <w:pStyle w:val="Body"/>
            </w:pPr>
          </w:p>
        </w:tc>
        <w:tc>
          <w:tcPr>
            <w:tcW w:w="450" w:type="pct"/>
          </w:tcPr>
          <w:p w14:paraId="005AD6C2" w14:textId="77777777" w:rsidR="004D1307" w:rsidRDefault="004D1307" w:rsidP="004D1307">
            <w:pPr>
              <w:pStyle w:val="Body"/>
            </w:pPr>
          </w:p>
        </w:tc>
      </w:tr>
      <w:tr w:rsidR="004D1307" w14:paraId="2408193D" w14:textId="77777777" w:rsidTr="00842529">
        <w:tc>
          <w:tcPr>
            <w:tcW w:w="1663" w:type="pct"/>
            <w:gridSpan w:val="4"/>
          </w:tcPr>
          <w:p w14:paraId="7AAB444C" w14:textId="48FB196A" w:rsidR="004D1307" w:rsidRPr="004D1307" w:rsidRDefault="004D1307" w:rsidP="004D1307">
            <w:pPr>
              <w:pStyle w:val="Body"/>
            </w:pPr>
            <w:r w:rsidRPr="004D1307">
              <w:t>Linearity of buffer</w:t>
            </w:r>
            <w:r>
              <w:t>3</w:t>
            </w:r>
            <w:r w:rsidRPr="004D1307">
              <w:t xml:space="preserve"> current DAC</w:t>
            </w:r>
          </w:p>
        </w:tc>
        <w:tc>
          <w:tcPr>
            <w:tcW w:w="750" w:type="pct"/>
          </w:tcPr>
          <w:p w14:paraId="176813C5" w14:textId="77777777" w:rsidR="004D1307" w:rsidRDefault="004D1307" w:rsidP="004D1307">
            <w:pPr>
              <w:pStyle w:val="Body"/>
            </w:pPr>
          </w:p>
        </w:tc>
        <w:tc>
          <w:tcPr>
            <w:tcW w:w="276" w:type="pct"/>
          </w:tcPr>
          <w:p w14:paraId="0ECB1F4C" w14:textId="77777777" w:rsidR="004D1307" w:rsidRDefault="004D1307" w:rsidP="004D1307">
            <w:pPr>
              <w:pStyle w:val="Body"/>
            </w:pPr>
          </w:p>
        </w:tc>
        <w:tc>
          <w:tcPr>
            <w:tcW w:w="383" w:type="pct"/>
          </w:tcPr>
          <w:p w14:paraId="217C58F7" w14:textId="3B523CB2" w:rsidR="004D1307" w:rsidRDefault="004D1307" w:rsidP="004D1307">
            <w:pPr>
              <w:pStyle w:val="Body"/>
            </w:pPr>
            <w:r>
              <w:t>1</w:t>
            </w:r>
          </w:p>
        </w:tc>
        <w:tc>
          <w:tcPr>
            <w:tcW w:w="432" w:type="pct"/>
          </w:tcPr>
          <w:p w14:paraId="3A6DB19B" w14:textId="24E92F39" w:rsidR="004D1307" w:rsidRDefault="004D1307" w:rsidP="004D1307">
            <w:pPr>
              <w:pStyle w:val="Body"/>
            </w:pPr>
            <w:r>
              <w:t>dB</w:t>
            </w:r>
          </w:p>
        </w:tc>
        <w:tc>
          <w:tcPr>
            <w:tcW w:w="240" w:type="pct"/>
          </w:tcPr>
          <w:p w14:paraId="1D4351CA" w14:textId="77777777" w:rsidR="004D1307" w:rsidRDefault="004D1307" w:rsidP="004D1307">
            <w:pPr>
              <w:pStyle w:val="Body"/>
            </w:pPr>
          </w:p>
        </w:tc>
        <w:tc>
          <w:tcPr>
            <w:tcW w:w="255" w:type="pct"/>
          </w:tcPr>
          <w:p w14:paraId="3AA57AFD" w14:textId="77777777" w:rsidR="004D1307" w:rsidRDefault="004D1307" w:rsidP="004D1307">
            <w:pPr>
              <w:pStyle w:val="Body"/>
            </w:pPr>
          </w:p>
        </w:tc>
        <w:tc>
          <w:tcPr>
            <w:tcW w:w="258" w:type="pct"/>
          </w:tcPr>
          <w:p w14:paraId="796C161F" w14:textId="77777777" w:rsidR="004D1307" w:rsidRDefault="004D1307" w:rsidP="004D1307">
            <w:pPr>
              <w:pStyle w:val="Body"/>
            </w:pPr>
          </w:p>
        </w:tc>
        <w:tc>
          <w:tcPr>
            <w:tcW w:w="293" w:type="pct"/>
          </w:tcPr>
          <w:p w14:paraId="429997C6" w14:textId="77777777" w:rsidR="004D1307" w:rsidRDefault="004D1307" w:rsidP="004D1307">
            <w:pPr>
              <w:pStyle w:val="Body"/>
            </w:pPr>
          </w:p>
        </w:tc>
        <w:tc>
          <w:tcPr>
            <w:tcW w:w="450" w:type="pct"/>
          </w:tcPr>
          <w:p w14:paraId="19607228" w14:textId="77777777" w:rsidR="004D1307" w:rsidRDefault="004D1307" w:rsidP="004D1307">
            <w:pPr>
              <w:pStyle w:val="Body"/>
            </w:pPr>
          </w:p>
        </w:tc>
      </w:tr>
      <w:tr w:rsidR="004D1307" w14:paraId="5FAA0267" w14:textId="77777777" w:rsidTr="00842529">
        <w:tc>
          <w:tcPr>
            <w:tcW w:w="1663" w:type="pct"/>
            <w:gridSpan w:val="4"/>
          </w:tcPr>
          <w:p w14:paraId="4FCBAD57" w14:textId="41699340" w:rsidR="004D1307" w:rsidRDefault="004D1307" w:rsidP="004D1307">
            <w:pPr>
              <w:pStyle w:val="Body"/>
            </w:pPr>
            <w:r>
              <w:t>Isolation between Rx channels when Bist is off</w:t>
            </w:r>
          </w:p>
        </w:tc>
        <w:tc>
          <w:tcPr>
            <w:tcW w:w="750" w:type="pct"/>
          </w:tcPr>
          <w:p w14:paraId="53C5B626" w14:textId="77777777" w:rsidR="004D1307" w:rsidRDefault="004D1307" w:rsidP="004D1307">
            <w:pPr>
              <w:pStyle w:val="Body"/>
            </w:pPr>
            <w:r>
              <w:t>40dB</w:t>
            </w:r>
          </w:p>
        </w:tc>
        <w:tc>
          <w:tcPr>
            <w:tcW w:w="276" w:type="pct"/>
          </w:tcPr>
          <w:p w14:paraId="62E9BDF3" w14:textId="77777777" w:rsidR="004D1307" w:rsidRDefault="004D1307" w:rsidP="004D1307">
            <w:pPr>
              <w:pStyle w:val="Body"/>
            </w:pPr>
          </w:p>
        </w:tc>
        <w:tc>
          <w:tcPr>
            <w:tcW w:w="383" w:type="pct"/>
          </w:tcPr>
          <w:p w14:paraId="3C28ED91" w14:textId="77777777" w:rsidR="004D1307" w:rsidRDefault="004D1307" w:rsidP="004D1307">
            <w:pPr>
              <w:pStyle w:val="Body"/>
            </w:pPr>
          </w:p>
        </w:tc>
        <w:tc>
          <w:tcPr>
            <w:tcW w:w="432" w:type="pct"/>
          </w:tcPr>
          <w:p w14:paraId="092EA8CC" w14:textId="77777777" w:rsidR="004D1307" w:rsidRDefault="004D1307" w:rsidP="004D1307">
            <w:pPr>
              <w:pStyle w:val="Body"/>
            </w:pPr>
          </w:p>
        </w:tc>
        <w:tc>
          <w:tcPr>
            <w:tcW w:w="240" w:type="pct"/>
          </w:tcPr>
          <w:p w14:paraId="0A829BB8" w14:textId="77777777" w:rsidR="004D1307" w:rsidRDefault="004D1307" w:rsidP="004D1307">
            <w:pPr>
              <w:pStyle w:val="Body"/>
            </w:pPr>
          </w:p>
        </w:tc>
        <w:tc>
          <w:tcPr>
            <w:tcW w:w="255" w:type="pct"/>
          </w:tcPr>
          <w:p w14:paraId="29D09535" w14:textId="542780BC" w:rsidR="004D1307" w:rsidRDefault="004D1307" w:rsidP="004D1307">
            <w:pPr>
              <w:pStyle w:val="Body"/>
            </w:pPr>
          </w:p>
        </w:tc>
        <w:tc>
          <w:tcPr>
            <w:tcW w:w="258" w:type="pct"/>
          </w:tcPr>
          <w:p w14:paraId="70C37654" w14:textId="48BD8628" w:rsidR="004D1307" w:rsidRDefault="004D1307" w:rsidP="004D1307">
            <w:pPr>
              <w:pStyle w:val="Body"/>
            </w:pPr>
          </w:p>
        </w:tc>
        <w:tc>
          <w:tcPr>
            <w:tcW w:w="293" w:type="pct"/>
          </w:tcPr>
          <w:p w14:paraId="5E0E5AC5" w14:textId="06366B6A" w:rsidR="004D1307" w:rsidRDefault="004D1307" w:rsidP="004D1307">
            <w:pPr>
              <w:pStyle w:val="Body"/>
            </w:pPr>
          </w:p>
        </w:tc>
        <w:tc>
          <w:tcPr>
            <w:tcW w:w="450" w:type="pct"/>
          </w:tcPr>
          <w:p w14:paraId="67BD2E67" w14:textId="210C4C1A" w:rsidR="004D1307" w:rsidRDefault="004D1307" w:rsidP="004D1307">
            <w:pPr>
              <w:pStyle w:val="Body"/>
            </w:pPr>
            <w:r>
              <w:t>To guarantee he isolation between RX channels incl RX switches off</w:t>
            </w:r>
          </w:p>
        </w:tc>
      </w:tr>
      <w:tr w:rsidR="004D1307" w14:paraId="36977243" w14:textId="77777777" w:rsidTr="00842529">
        <w:tc>
          <w:tcPr>
            <w:tcW w:w="1663" w:type="pct"/>
            <w:gridSpan w:val="4"/>
          </w:tcPr>
          <w:p w14:paraId="5114B3DE" w14:textId="77777777" w:rsidR="004D1307" w:rsidRDefault="004D1307" w:rsidP="004D1307">
            <w:pPr>
              <w:pStyle w:val="Body"/>
            </w:pPr>
            <w:r>
              <w:t>Phase/amplitude noise at SSB out (mode constant)</w:t>
            </w:r>
          </w:p>
        </w:tc>
        <w:tc>
          <w:tcPr>
            <w:tcW w:w="750" w:type="pct"/>
          </w:tcPr>
          <w:p w14:paraId="22453D2B" w14:textId="77777777" w:rsidR="004D1307" w:rsidRDefault="004D1307" w:rsidP="004D1307">
            <w:pPr>
              <w:pStyle w:val="Body"/>
            </w:pPr>
            <w:r>
              <w:t>-140-tbf</w:t>
            </w:r>
          </w:p>
        </w:tc>
        <w:tc>
          <w:tcPr>
            <w:tcW w:w="276" w:type="pct"/>
          </w:tcPr>
          <w:p w14:paraId="55485537" w14:textId="77777777" w:rsidR="004D1307" w:rsidRDefault="004D1307" w:rsidP="004D1307">
            <w:pPr>
              <w:pStyle w:val="Body"/>
            </w:pPr>
          </w:p>
        </w:tc>
        <w:tc>
          <w:tcPr>
            <w:tcW w:w="383" w:type="pct"/>
          </w:tcPr>
          <w:p w14:paraId="52F9FA78" w14:textId="77777777" w:rsidR="004D1307" w:rsidRDefault="004D1307" w:rsidP="004D1307">
            <w:pPr>
              <w:pStyle w:val="Body"/>
            </w:pPr>
          </w:p>
        </w:tc>
        <w:tc>
          <w:tcPr>
            <w:tcW w:w="432" w:type="pct"/>
          </w:tcPr>
          <w:p w14:paraId="5B0A9F1D" w14:textId="77777777" w:rsidR="004D1307" w:rsidRDefault="004D1307" w:rsidP="004D1307">
            <w:pPr>
              <w:pStyle w:val="Body"/>
            </w:pPr>
            <w:r>
              <w:t>dBc/Hz</w:t>
            </w:r>
          </w:p>
        </w:tc>
        <w:tc>
          <w:tcPr>
            <w:tcW w:w="240" w:type="pct"/>
          </w:tcPr>
          <w:p w14:paraId="4BAE308B" w14:textId="77777777" w:rsidR="004D1307" w:rsidRDefault="004D1307" w:rsidP="004D1307">
            <w:pPr>
              <w:pStyle w:val="Body"/>
            </w:pPr>
          </w:p>
        </w:tc>
        <w:tc>
          <w:tcPr>
            <w:tcW w:w="255" w:type="pct"/>
          </w:tcPr>
          <w:p w14:paraId="2D68CE52" w14:textId="6C386CAE" w:rsidR="004D1307" w:rsidRDefault="004D1307" w:rsidP="004D1307">
            <w:pPr>
              <w:pStyle w:val="Body"/>
            </w:pPr>
          </w:p>
        </w:tc>
        <w:tc>
          <w:tcPr>
            <w:tcW w:w="258" w:type="pct"/>
          </w:tcPr>
          <w:p w14:paraId="08C75914" w14:textId="518D1B9A" w:rsidR="004D1307" w:rsidRDefault="004D1307" w:rsidP="004D1307">
            <w:pPr>
              <w:pStyle w:val="Body"/>
            </w:pPr>
          </w:p>
        </w:tc>
        <w:tc>
          <w:tcPr>
            <w:tcW w:w="293" w:type="pct"/>
          </w:tcPr>
          <w:p w14:paraId="41870D5A" w14:textId="3475082C" w:rsidR="004D1307" w:rsidRDefault="004D1307" w:rsidP="004D1307">
            <w:pPr>
              <w:pStyle w:val="Body"/>
            </w:pPr>
          </w:p>
        </w:tc>
        <w:tc>
          <w:tcPr>
            <w:tcW w:w="450" w:type="pct"/>
          </w:tcPr>
          <w:p w14:paraId="75180C29" w14:textId="77777777" w:rsidR="004D1307" w:rsidRDefault="004D1307" w:rsidP="004D1307">
            <w:pPr>
              <w:pStyle w:val="Body"/>
            </w:pPr>
            <w:r>
              <w:t>Can be discussed, need to be known</w:t>
            </w:r>
          </w:p>
        </w:tc>
      </w:tr>
      <w:tr w:rsidR="004D1307" w14:paraId="16EEF58D" w14:textId="77777777" w:rsidTr="00842529">
        <w:tc>
          <w:tcPr>
            <w:tcW w:w="1663" w:type="pct"/>
            <w:gridSpan w:val="4"/>
          </w:tcPr>
          <w:p w14:paraId="6B07476F" w14:textId="77777777" w:rsidR="004D1307" w:rsidRDefault="004D1307" w:rsidP="004D1307">
            <w:pPr>
              <w:pStyle w:val="Body"/>
            </w:pPr>
            <w:r>
              <w:t>IF bandwidth</w:t>
            </w:r>
          </w:p>
        </w:tc>
        <w:tc>
          <w:tcPr>
            <w:tcW w:w="750" w:type="pct"/>
          </w:tcPr>
          <w:p w14:paraId="114C5806" w14:textId="77777777" w:rsidR="004D1307" w:rsidRDefault="004D1307" w:rsidP="004D1307">
            <w:pPr>
              <w:pStyle w:val="Body"/>
            </w:pPr>
            <w:r>
              <w:t>0.01</w:t>
            </w:r>
          </w:p>
        </w:tc>
        <w:tc>
          <w:tcPr>
            <w:tcW w:w="276" w:type="pct"/>
          </w:tcPr>
          <w:p w14:paraId="38D9AAD5" w14:textId="77777777" w:rsidR="004D1307" w:rsidRDefault="004D1307" w:rsidP="004D1307">
            <w:pPr>
              <w:pStyle w:val="Body"/>
            </w:pPr>
          </w:p>
        </w:tc>
        <w:tc>
          <w:tcPr>
            <w:tcW w:w="383" w:type="pct"/>
          </w:tcPr>
          <w:p w14:paraId="117B8041" w14:textId="77777777" w:rsidR="004D1307" w:rsidRDefault="004D1307" w:rsidP="004D1307">
            <w:pPr>
              <w:pStyle w:val="Body"/>
            </w:pPr>
            <w:r>
              <w:t>60</w:t>
            </w:r>
          </w:p>
        </w:tc>
        <w:tc>
          <w:tcPr>
            <w:tcW w:w="432" w:type="pct"/>
          </w:tcPr>
          <w:p w14:paraId="49F3ED0B" w14:textId="77777777" w:rsidR="004D1307" w:rsidRDefault="004D1307" w:rsidP="004D1307">
            <w:pPr>
              <w:pStyle w:val="Body"/>
            </w:pPr>
            <w:r>
              <w:t>MHz</w:t>
            </w:r>
          </w:p>
        </w:tc>
        <w:tc>
          <w:tcPr>
            <w:tcW w:w="240" w:type="pct"/>
          </w:tcPr>
          <w:p w14:paraId="4B189E04" w14:textId="77777777" w:rsidR="004D1307" w:rsidRDefault="004D1307" w:rsidP="004D1307">
            <w:pPr>
              <w:pStyle w:val="Body"/>
            </w:pPr>
          </w:p>
        </w:tc>
        <w:tc>
          <w:tcPr>
            <w:tcW w:w="255" w:type="pct"/>
          </w:tcPr>
          <w:p w14:paraId="63C4F61B" w14:textId="74891C89" w:rsidR="004D1307" w:rsidRDefault="004D1307" w:rsidP="004D1307">
            <w:pPr>
              <w:pStyle w:val="Body"/>
            </w:pPr>
          </w:p>
        </w:tc>
        <w:tc>
          <w:tcPr>
            <w:tcW w:w="258" w:type="pct"/>
          </w:tcPr>
          <w:p w14:paraId="3C57B7A3" w14:textId="28BFDE6E" w:rsidR="004D1307" w:rsidRDefault="004D1307" w:rsidP="004D1307">
            <w:pPr>
              <w:pStyle w:val="Body"/>
            </w:pPr>
          </w:p>
        </w:tc>
        <w:tc>
          <w:tcPr>
            <w:tcW w:w="293" w:type="pct"/>
          </w:tcPr>
          <w:p w14:paraId="2DD99803" w14:textId="62B1069E" w:rsidR="004D1307" w:rsidRDefault="004D1307" w:rsidP="004D1307">
            <w:pPr>
              <w:pStyle w:val="Body"/>
            </w:pPr>
          </w:p>
        </w:tc>
        <w:tc>
          <w:tcPr>
            <w:tcW w:w="450" w:type="pct"/>
          </w:tcPr>
          <w:p w14:paraId="0FA97CD7" w14:textId="77777777" w:rsidR="004D1307" w:rsidRDefault="004D1307" w:rsidP="004D1307">
            <w:pPr>
              <w:pStyle w:val="Body"/>
            </w:pPr>
            <w:r>
              <w:t>Guarantee the gain over RX bw</w:t>
            </w:r>
          </w:p>
          <w:p w14:paraId="7426FE19" w14:textId="77777777" w:rsidR="004D1307" w:rsidRDefault="00665719" w:rsidP="004D1307">
            <w:pPr>
              <w:pStyle w:val="Body"/>
            </w:pPr>
            <w:hyperlink r:id="rId61" w:history="1">
              <w:r w:rsidR="004D1307" w:rsidRPr="00750B78">
                <w:rPr>
                  <w:rStyle w:val="Hyperlink"/>
                </w:rPr>
                <w:t>artf1098990</w:t>
              </w:r>
            </w:hyperlink>
          </w:p>
        </w:tc>
      </w:tr>
      <w:tr w:rsidR="004D1307" w14:paraId="5A6C5837" w14:textId="77777777" w:rsidTr="00842529">
        <w:tc>
          <w:tcPr>
            <w:tcW w:w="1663" w:type="pct"/>
            <w:gridSpan w:val="4"/>
          </w:tcPr>
          <w:p w14:paraId="587E810A" w14:textId="22D716B6" w:rsidR="004D1307" w:rsidRDefault="004D1307" w:rsidP="001F1C32">
            <w:pPr>
              <w:pStyle w:val="Body"/>
            </w:pPr>
            <w:r>
              <w:t>Return loss at splitter and transformer interfaces</w:t>
            </w:r>
          </w:p>
        </w:tc>
        <w:tc>
          <w:tcPr>
            <w:tcW w:w="750" w:type="pct"/>
          </w:tcPr>
          <w:p w14:paraId="08293820" w14:textId="77777777" w:rsidR="004D1307" w:rsidRDefault="004D1307" w:rsidP="004D1307">
            <w:pPr>
              <w:pStyle w:val="Body"/>
            </w:pPr>
          </w:p>
        </w:tc>
        <w:tc>
          <w:tcPr>
            <w:tcW w:w="276" w:type="pct"/>
          </w:tcPr>
          <w:p w14:paraId="305ACEC9" w14:textId="77777777" w:rsidR="004D1307" w:rsidRDefault="004D1307" w:rsidP="004D1307">
            <w:pPr>
              <w:pStyle w:val="Body"/>
            </w:pPr>
          </w:p>
        </w:tc>
        <w:tc>
          <w:tcPr>
            <w:tcW w:w="383" w:type="pct"/>
          </w:tcPr>
          <w:p w14:paraId="26BBC079" w14:textId="15073598" w:rsidR="004D1307" w:rsidRDefault="004D1307" w:rsidP="004D1307">
            <w:pPr>
              <w:pStyle w:val="Body"/>
            </w:pPr>
            <w:r>
              <w:t>-10</w:t>
            </w:r>
          </w:p>
        </w:tc>
        <w:tc>
          <w:tcPr>
            <w:tcW w:w="432" w:type="pct"/>
          </w:tcPr>
          <w:p w14:paraId="0BD3B86E" w14:textId="1E5A4606" w:rsidR="004D1307" w:rsidRDefault="004D1307" w:rsidP="004D1307">
            <w:pPr>
              <w:pStyle w:val="Body"/>
            </w:pPr>
            <w:r>
              <w:t>dB</w:t>
            </w:r>
          </w:p>
        </w:tc>
        <w:tc>
          <w:tcPr>
            <w:tcW w:w="240" w:type="pct"/>
          </w:tcPr>
          <w:p w14:paraId="5456F89A" w14:textId="77777777" w:rsidR="004D1307" w:rsidRDefault="004D1307" w:rsidP="004D1307">
            <w:pPr>
              <w:pStyle w:val="Body"/>
            </w:pPr>
          </w:p>
        </w:tc>
        <w:tc>
          <w:tcPr>
            <w:tcW w:w="255" w:type="pct"/>
          </w:tcPr>
          <w:p w14:paraId="278BFEF8" w14:textId="77777777" w:rsidR="004D1307" w:rsidRDefault="004D1307" w:rsidP="004D1307">
            <w:pPr>
              <w:pStyle w:val="Body"/>
            </w:pPr>
          </w:p>
        </w:tc>
        <w:tc>
          <w:tcPr>
            <w:tcW w:w="258" w:type="pct"/>
          </w:tcPr>
          <w:p w14:paraId="40C12D76" w14:textId="77777777" w:rsidR="004D1307" w:rsidRDefault="004D1307" w:rsidP="004D1307">
            <w:pPr>
              <w:pStyle w:val="Body"/>
            </w:pPr>
          </w:p>
        </w:tc>
        <w:tc>
          <w:tcPr>
            <w:tcW w:w="293" w:type="pct"/>
          </w:tcPr>
          <w:p w14:paraId="4DF9D8A4" w14:textId="77777777" w:rsidR="004D1307" w:rsidRDefault="004D1307" w:rsidP="004D1307">
            <w:pPr>
              <w:pStyle w:val="Body"/>
            </w:pPr>
          </w:p>
        </w:tc>
        <w:tc>
          <w:tcPr>
            <w:tcW w:w="450" w:type="pct"/>
          </w:tcPr>
          <w:p w14:paraId="04F8DE14" w14:textId="519369E9" w:rsidR="004D1307" w:rsidRDefault="004D1307" w:rsidP="004D1307">
            <w:pPr>
              <w:pStyle w:val="Body"/>
            </w:pPr>
            <w:r>
              <w:t>This guaranties that PPD measured voltage is due to forward wave and not reflected wave</w:t>
            </w:r>
          </w:p>
        </w:tc>
      </w:tr>
      <w:tr w:rsidR="004D1307" w14:paraId="1FF05498" w14:textId="77777777" w:rsidTr="00842529">
        <w:tc>
          <w:tcPr>
            <w:tcW w:w="1663" w:type="pct"/>
            <w:gridSpan w:val="4"/>
          </w:tcPr>
          <w:p w14:paraId="6DBB05CE" w14:textId="5AF99AA6" w:rsidR="004D1307" w:rsidRDefault="004D1307" w:rsidP="004D1307">
            <w:pPr>
              <w:pStyle w:val="Body"/>
            </w:pPr>
            <w:r>
              <w:t>Should allow to power o</w:t>
            </w:r>
            <w:r w:rsidR="007C4DE9">
              <w:t>f</w:t>
            </w:r>
            <w:r>
              <w:t>f the 3 buffers independently</w:t>
            </w:r>
          </w:p>
        </w:tc>
        <w:tc>
          <w:tcPr>
            <w:tcW w:w="750" w:type="pct"/>
          </w:tcPr>
          <w:p w14:paraId="3ADAAFD0" w14:textId="77777777" w:rsidR="004D1307" w:rsidRDefault="004D1307" w:rsidP="004D1307">
            <w:pPr>
              <w:pStyle w:val="Body"/>
            </w:pPr>
          </w:p>
        </w:tc>
        <w:tc>
          <w:tcPr>
            <w:tcW w:w="276" w:type="pct"/>
          </w:tcPr>
          <w:p w14:paraId="7297A1B1" w14:textId="77777777" w:rsidR="004D1307" w:rsidRDefault="004D1307" w:rsidP="004D1307">
            <w:pPr>
              <w:pStyle w:val="Body"/>
            </w:pPr>
          </w:p>
        </w:tc>
        <w:tc>
          <w:tcPr>
            <w:tcW w:w="383" w:type="pct"/>
          </w:tcPr>
          <w:p w14:paraId="3E22E90E" w14:textId="77777777" w:rsidR="004D1307" w:rsidRDefault="004D1307" w:rsidP="004D1307">
            <w:pPr>
              <w:pStyle w:val="Body"/>
            </w:pPr>
          </w:p>
        </w:tc>
        <w:tc>
          <w:tcPr>
            <w:tcW w:w="432" w:type="pct"/>
          </w:tcPr>
          <w:p w14:paraId="5C538B56" w14:textId="77777777" w:rsidR="004D1307" w:rsidRDefault="004D1307" w:rsidP="004D1307">
            <w:pPr>
              <w:pStyle w:val="Body"/>
            </w:pPr>
          </w:p>
        </w:tc>
        <w:tc>
          <w:tcPr>
            <w:tcW w:w="240" w:type="pct"/>
          </w:tcPr>
          <w:p w14:paraId="0C154680" w14:textId="77777777" w:rsidR="004D1307" w:rsidRDefault="004D1307" w:rsidP="004D1307">
            <w:pPr>
              <w:pStyle w:val="Body"/>
            </w:pPr>
          </w:p>
        </w:tc>
        <w:tc>
          <w:tcPr>
            <w:tcW w:w="255" w:type="pct"/>
          </w:tcPr>
          <w:p w14:paraId="273E5154" w14:textId="77777777" w:rsidR="004D1307" w:rsidRDefault="004D1307" w:rsidP="004D1307">
            <w:pPr>
              <w:pStyle w:val="Body"/>
            </w:pPr>
          </w:p>
        </w:tc>
        <w:tc>
          <w:tcPr>
            <w:tcW w:w="258" w:type="pct"/>
          </w:tcPr>
          <w:p w14:paraId="1CC2B92B" w14:textId="77777777" w:rsidR="004D1307" w:rsidRDefault="004D1307" w:rsidP="004D1307">
            <w:pPr>
              <w:pStyle w:val="Body"/>
            </w:pPr>
          </w:p>
        </w:tc>
        <w:tc>
          <w:tcPr>
            <w:tcW w:w="293" w:type="pct"/>
          </w:tcPr>
          <w:p w14:paraId="75465C31" w14:textId="77777777" w:rsidR="004D1307" w:rsidRDefault="004D1307" w:rsidP="004D1307">
            <w:pPr>
              <w:pStyle w:val="Body"/>
            </w:pPr>
          </w:p>
        </w:tc>
        <w:tc>
          <w:tcPr>
            <w:tcW w:w="450" w:type="pct"/>
          </w:tcPr>
          <w:p w14:paraId="274BBF22" w14:textId="77777777" w:rsidR="004D1307" w:rsidRDefault="004D1307" w:rsidP="004D1307">
            <w:pPr>
              <w:pStyle w:val="Body"/>
            </w:pPr>
          </w:p>
        </w:tc>
      </w:tr>
      <w:tr w:rsidR="004D1307" w14:paraId="74C589F7" w14:textId="77777777" w:rsidTr="004D1307">
        <w:tc>
          <w:tcPr>
            <w:tcW w:w="5000" w:type="pct"/>
            <w:gridSpan w:val="13"/>
          </w:tcPr>
          <w:p w14:paraId="6BE96B48" w14:textId="5A350FEE" w:rsidR="004D1307" w:rsidRDefault="004D1307" w:rsidP="004D1307">
            <w:pPr>
              <w:pStyle w:val="Body"/>
            </w:pPr>
            <w:r>
              <w:t>Specification for the DAC part</w:t>
            </w:r>
          </w:p>
        </w:tc>
      </w:tr>
      <w:tr w:rsidR="004D1307" w14:paraId="184B35DA" w14:textId="77777777" w:rsidTr="00842529">
        <w:tc>
          <w:tcPr>
            <w:tcW w:w="1663" w:type="pct"/>
            <w:gridSpan w:val="4"/>
          </w:tcPr>
          <w:p w14:paraId="4821F9BE" w14:textId="7C4FC94A" w:rsidR="004D1307" w:rsidRDefault="007C4DE9" w:rsidP="004D1307">
            <w:pPr>
              <w:pStyle w:val="Body"/>
            </w:pPr>
            <w:r>
              <w:t>PR</w:t>
            </w:r>
            <w:r w:rsidR="004D1307">
              <w:t>DAC</w:t>
            </w:r>
            <w:r>
              <w:t xml:space="preserve"> Bias</w:t>
            </w:r>
            <w:r w:rsidR="004D1307">
              <w:t xml:space="preserve"> Current range</w:t>
            </w:r>
          </w:p>
        </w:tc>
        <w:tc>
          <w:tcPr>
            <w:tcW w:w="750" w:type="pct"/>
          </w:tcPr>
          <w:p w14:paraId="5A76B7D4" w14:textId="2BA78977" w:rsidR="004D1307" w:rsidRDefault="004D1307" w:rsidP="004D1307">
            <w:pPr>
              <w:pStyle w:val="Body"/>
            </w:pPr>
            <w:r>
              <w:t>2</w:t>
            </w:r>
          </w:p>
        </w:tc>
        <w:tc>
          <w:tcPr>
            <w:tcW w:w="276" w:type="pct"/>
          </w:tcPr>
          <w:p w14:paraId="177716A3" w14:textId="77777777" w:rsidR="004D1307" w:rsidRDefault="004D1307" w:rsidP="004D1307">
            <w:pPr>
              <w:pStyle w:val="Body"/>
            </w:pPr>
          </w:p>
        </w:tc>
        <w:tc>
          <w:tcPr>
            <w:tcW w:w="383" w:type="pct"/>
          </w:tcPr>
          <w:p w14:paraId="4EAC1DCA" w14:textId="2F0FDD09" w:rsidR="004D1307" w:rsidRDefault="004D1307" w:rsidP="004D1307">
            <w:pPr>
              <w:pStyle w:val="Body"/>
            </w:pPr>
            <w:r>
              <w:t>15</w:t>
            </w:r>
          </w:p>
        </w:tc>
        <w:tc>
          <w:tcPr>
            <w:tcW w:w="432" w:type="pct"/>
          </w:tcPr>
          <w:p w14:paraId="3BFFBF86" w14:textId="134A1F4F" w:rsidR="004D1307" w:rsidRDefault="004D1307" w:rsidP="004D1307">
            <w:pPr>
              <w:pStyle w:val="Body"/>
            </w:pPr>
            <w:r>
              <w:t>uA</w:t>
            </w:r>
          </w:p>
        </w:tc>
        <w:tc>
          <w:tcPr>
            <w:tcW w:w="240" w:type="pct"/>
          </w:tcPr>
          <w:p w14:paraId="5D635C28" w14:textId="77777777" w:rsidR="004D1307" w:rsidRDefault="004D1307" w:rsidP="004D1307">
            <w:pPr>
              <w:pStyle w:val="Body"/>
            </w:pPr>
          </w:p>
        </w:tc>
        <w:tc>
          <w:tcPr>
            <w:tcW w:w="255" w:type="pct"/>
          </w:tcPr>
          <w:p w14:paraId="47D35AA0" w14:textId="77777777" w:rsidR="004D1307" w:rsidRDefault="004D1307" w:rsidP="004D1307">
            <w:pPr>
              <w:pStyle w:val="Body"/>
            </w:pPr>
          </w:p>
        </w:tc>
        <w:tc>
          <w:tcPr>
            <w:tcW w:w="258" w:type="pct"/>
          </w:tcPr>
          <w:p w14:paraId="12487BC7" w14:textId="77777777" w:rsidR="004D1307" w:rsidRDefault="004D1307" w:rsidP="004D1307">
            <w:pPr>
              <w:pStyle w:val="Body"/>
            </w:pPr>
          </w:p>
        </w:tc>
        <w:tc>
          <w:tcPr>
            <w:tcW w:w="293" w:type="pct"/>
          </w:tcPr>
          <w:p w14:paraId="01C137FF" w14:textId="77777777" w:rsidR="004D1307" w:rsidRDefault="004D1307" w:rsidP="004D1307">
            <w:pPr>
              <w:pStyle w:val="Body"/>
            </w:pPr>
          </w:p>
        </w:tc>
        <w:tc>
          <w:tcPr>
            <w:tcW w:w="450" w:type="pct"/>
          </w:tcPr>
          <w:p w14:paraId="6C8DD5AD" w14:textId="1113A12D" w:rsidR="004D1307" w:rsidRDefault="004D1307" w:rsidP="004D1307">
            <w:pPr>
              <w:pStyle w:val="Body"/>
            </w:pPr>
            <w:r>
              <w:t>To allow RRF gain calibration and control</w:t>
            </w:r>
          </w:p>
        </w:tc>
      </w:tr>
      <w:tr w:rsidR="004D1307" w14:paraId="3636D54B" w14:textId="77777777" w:rsidTr="00842529">
        <w:tc>
          <w:tcPr>
            <w:tcW w:w="1663" w:type="pct"/>
            <w:gridSpan w:val="4"/>
          </w:tcPr>
          <w:p w14:paraId="41A1B33C" w14:textId="1FFE03DE" w:rsidR="004D1307" w:rsidRDefault="007C4DE9" w:rsidP="004D1307">
            <w:pPr>
              <w:pStyle w:val="Body"/>
            </w:pPr>
            <w:r>
              <w:t>PR</w:t>
            </w:r>
            <w:r w:rsidR="004D1307">
              <w:t xml:space="preserve">DAC </w:t>
            </w:r>
            <w:r>
              <w:t xml:space="preserve">bias </w:t>
            </w:r>
            <w:r w:rsidR="004D1307">
              <w:t>current step</w:t>
            </w:r>
          </w:p>
        </w:tc>
        <w:tc>
          <w:tcPr>
            <w:tcW w:w="750" w:type="pct"/>
          </w:tcPr>
          <w:p w14:paraId="7365DB09" w14:textId="77777777" w:rsidR="004D1307" w:rsidRDefault="004D1307" w:rsidP="004D1307">
            <w:pPr>
              <w:pStyle w:val="Body"/>
            </w:pPr>
          </w:p>
        </w:tc>
        <w:tc>
          <w:tcPr>
            <w:tcW w:w="276" w:type="pct"/>
          </w:tcPr>
          <w:p w14:paraId="2590EB19" w14:textId="77777777" w:rsidR="004D1307" w:rsidRDefault="004D1307" w:rsidP="004D1307">
            <w:pPr>
              <w:pStyle w:val="Body"/>
            </w:pPr>
          </w:p>
        </w:tc>
        <w:tc>
          <w:tcPr>
            <w:tcW w:w="383" w:type="pct"/>
          </w:tcPr>
          <w:p w14:paraId="4397D741" w14:textId="2F353D78" w:rsidR="004D1307" w:rsidRDefault="007C4DE9" w:rsidP="004D1307">
            <w:pPr>
              <w:pStyle w:val="Body"/>
            </w:pPr>
            <w:r>
              <w:t>0.5</w:t>
            </w:r>
          </w:p>
        </w:tc>
        <w:tc>
          <w:tcPr>
            <w:tcW w:w="432" w:type="pct"/>
          </w:tcPr>
          <w:p w14:paraId="3329A2CB" w14:textId="491359A9" w:rsidR="004D1307" w:rsidRDefault="007C4DE9" w:rsidP="004D1307">
            <w:pPr>
              <w:pStyle w:val="Body"/>
            </w:pPr>
            <w:r>
              <w:t>uA</w:t>
            </w:r>
          </w:p>
        </w:tc>
        <w:tc>
          <w:tcPr>
            <w:tcW w:w="240" w:type="pct"/>
          </w:tcPr>
          <w:p w14:paraId="5F5718D7" w14:textId="77777777" w:rsidR="004D1307" w:rsidRDefault="004D1307" w:rsidP="004D1307">
            <w:pPr>
              <w:pStyle w:val="Body"/>
            </w:pPr>
          </w:p>
        </w:tc>
        <w:tc>
          <w:tcPr>
            <w:tcW w:w="255" w:type="pct"/>
          </w:tcPr>
          <w:p w14:paraId="2B60DACE" w14:textId="77777777" w:rsidR="004D1307" w:rsidRDefault="004D1307" w:rsidP="004D1307">
            <w:pPr>
              <w:pStyle w:val="Body"/>
            </w:pPr>
          </w:p>
        </w:tc>
        <w:tc>
          <w:tcPr>
            <w:tcW w:w="258" w:type="pct"/>
          </w:tcPr>
          <w:p w14:paraId="3DB6DD7D" w14:textId="77777777" w:rsidR="004D1307" w:rsidRDefault="004D1307" w:rsidP="004D1307">
            <w:pPr>
              <w:pStyle w:val="Body"/>
            </w:pPr>
          </w:p>
        </w:tc>
        <w:tc>
          <w:tcPr>
            <w:tcW w:w="293" w:type="pct"/>
          </w:tcPr>
          <w:p w14:paraId="2B5BD748" w14:textId="77777777" w:rsidR="004D1307" w:rsidRDefault="004D1307" w:rsidP="004D1307">
            <w:pPr>
              <w:pStyle w:val="Body"/>
            </w:pPr>
          </w:p>
        </w:tc>
        <w:tc>
          <w:tcPr>
            <w:tcW w:w="450" w:type="pct"/>
          </w:tcPr>
          <w:p w14:paraId="7D5EBAF2" w14:textId="2F14820C" w:rsidR="004D1307" w:rsidRDefault="004D1307" w:rsidP="004D1307">
            <w:pPr>
              <w:pStyle w:val="Body"/>
            </w:pPr>
            <w:r>
              <w:t>To allow RRF gain calibration and control</w:t>
            </w:r>
          </w:p>
        </w:tc>
      </w:tr>
      <w:tr w:rsidR="004D1307" w14:paraId="5D18FF6F" w14:textId="77777777" w:rsidTr="00842529">
        <w:tc>
          <w:tcPr>
            <w:tcW w:w="1663" w:type="pct"/>
            <w:gridSpan w:val="4"/>
          </w:tcPr>
          <w:p w14:paraId="41623592" w14:textId="139F5120" w:rsidR="004D1307" w:rsidRDefault="004D1307" w:rsidP="004D1307">
            <w:pPr>
              <w:pStyle w:val="Body"/>
            </w:pPr>
            <w:r>
              <w:t>DAC current control linearity</w:t>
            </w:r>
          </w:p>
        </w:tc>
        <w:tc>
          <w:tcPr>
            <w:tcW w:w="750" w:type="pct"/>
          </w:tcPr>
          <w:p w14:paraId="6FADFEF3" w14:textId="77777777" w:rsidR="004D1307" w:rsidRDefault="004D1307" w:rsidP="004D1307">
            <w:pPr>
              <w:pStyle w:val="Body"/>
            </w:pPr>
          </w:p>
        </w:tc>
        <w:tc>
          <w:tcPr>
            <w:tcW w:w="276" w:type="pct"/>
          </w:tcPr>
          <w:p w14:paraId="011A931D" w14:textId="77777777" w:rsidR="004D1307" w:rsidRDefault="004D1307" w:rsidP="004D1307">
            <w:pPr>
              <w:pStyle w:val="Body"/>
            </w:pPr>
          </w:p>
        </w:tc>
        <w:tc>
          <w:tcPr>
            <w:tcW w:w="383" w:type="pct"/>
          </w:tcPr>
          <w:p w14:paraId="738A6320" w14:textId="61F7E9B4" w:rsidR="004D1307" w:rsidRDefault="004D1307" w:rsidP="004D1307">
            <w:pPr>
              <w:pStyle w:val="Body"/>
            </w:pPr>
            <w:r>
              <w:t>1</w:t>
            </w:r>
          </w:p>
        </w:tc>
        <w:tc>
          <w:tcPr>
            <w:tcW w:w="432" w:type="pct"/>
          </w:tcPr>
          <w:p w14:paraId="1F09A72F" w14:textId="585D21B1" w:rsidR="004D1307" w:rsidRDefault="004D1307" w:rsidP="004D1307">
            <w:pPr>
              <w:pStyle w:val="Body"/>
            </w:pPr>
            <w:r>
              <w:t>LSB</w:t>
            </w:r>
          </w:p>
        </w:tc>
        <w:tc>
          <w:tcPr>
            <w:tcW w:w="240" w:type="pct"/>
          </w:tcPr>
          <w:p w14:paraId="505F6BF2" w14:textId="77777777" w:rsidR="004D1307" w:rsidRDefault="004D1307" w:rsidP="004D1307">
            <w:pPr>
              <w:pStyle w:val="Body"/>
            </w:pPr>
          </w:p>
        </w:tc>
        <w:tc>
          <w:tcPr>
            <w:tcW w:w="255" w:type="pct"/>
          </w:tcPr>
          <w:p w14:paraId="77BD13C1" w14:textId="77777777" w:rsidR="004D1307" w:rsidRDefault="004D1307" w:rsidP="004D1307">
            <w:pPr>
              <w:pStyle w:val="Body"/>
            </w:pPr>
          </w:p>
        </w:tc>
        <w:tc>
          <w:tcPr>
            <w:tcW w:w="258" w:type="pct"/>
          </w:tcPr>
          <w:p w14:paraId="2BABC215" w14:textId="77777777" w:rsidR="004D1307" w:rsidRDefault="004D1307" w:rsidP="004D1307">
            <w:pPr>
              <w:pStyle w:val="Body"/>
            </w:pPr>
          </w:p>
        </w:tc>
        <w:tc>
          <w:tcPr>
            <w:tcW w:w="293" w:type="pct"/>
          </w:tcPr>
          <w:p w14:paraId="774179EA" w14:textId="77777777" w:rsidR="004D1307" w:rsidRDefault="004D1307" w:rsidP="004D1307">
            <w:pPr>
              <w:pStyle w:val="Body"/>
            </w:pPr>
          </w:p>
        </w:tc>
        <w:tc>
          <w:tcPr>
            <w:tcW w:w="450" w:type="pct"/>
          </w:tcPr>
          <w:p w14:paraId="25EF017E" w14:textId="0C8BDF4B" w:rsidR="004D1307" w:rsidRDefault="004D1307" w:rsidP="004D1307">
            <w:pPr>
              <w:pStyle w:val="Body"/>
            </w:pPr>
            <w:r>
              <w:t>To allow the use of binary search algorithms for cal</w:t>
            </w:r>
          </w:p>
        </w:tc>
      </w:tr>
      <w:tr w:rsidR="004D1307" w14:paraId="17930EC3" w14:textId="77777777" w:rsidTr="00842529">
        <w:tc>
          <w:tcPr>
            <w:tcW w:w="1663" w:type="pct"/>
            <w:gridSpan w:val="4"/>
          </w:tcPr>
          <w:p w14:paraId="594AAD5C" w14:textId="2883EA34" w:rsidR="004D1307" w:rsidRDefault="004D1307" w:rsidP="004D1307">
            <w:pPr>
              <w:pStyle w:val="Body"/>
            </w:pPr>
            <w:r>
              <w:t>INL</w:t>
            </w:r>
            <w:r w:rsidR="007C4DE9">
              <w:t xml:space="preserve"> PR</w:t>
            </w:r>
            <w:r>
              <w:t>DAC</w:t>
            </w:r>
          </w:p>
        </w:tc>
        <w:tc>
          <w:tcPr>
            <w:tcW w:w="750" w:type="pct"/>
          </w:tcPr>
          <w:p w14:paraId="20E97A2A" w14:textId="77777777" w:rsidR="004D1307" w:rsidRDefault="004D1307" w:rsidP="004D1307">
            <w:pPr>
              <w:pStyle w:val="Body"/>
            </w:pPr>
          </w:p>
        </w:tc>
        <w:tc>
          <w:tcPr>
            <w:tcW w:w="276" w:type="pct"/>
          </w:tcPr>
          <w:p w14:paraId="38006BA2" w14:textId="6CA0A7E7" w:rsidR="004D1307" w:rsidRDefault="004D1307" w:rsidP="004D1307">
            <w:pPr>
              <w:pStyle w:val="Body"/>
            </w:pPr>
            <w:r>
              <w:t>0.3</w:t>
            </w:r>
          </w:p>
        </w:tc>
        <w:tc>
          <w:tcPr>
            <w:tcW w:w="383" w:type="pct"/>
          </w:tcPr>
          <w:p w14:paraId="032DFF8B" w14:textId="3EFBD7F6" w:rsidR="004D1307" w:rsidRDefault="004D1307" w:rsidP="004D1307">
            <w:pPr>
              <w:pStyle w:val="Body"/>
            </w:pPr>
            <w:r>
              <w:t>0.5</w:t>
            </w:r>
          </w:p>
        </w:tc>
        <w:tc>
          <w:tcPr>
            <w:tcW w:w="432" w:type="pct"/>
          </w:tcPr>
          <w:p w14:paraId="16B13B3C" w14:textId="4BA4D058" w:rsidR="004D1307" w:rsidRDefault="004D1307" w:rsidP="004D1307">
            <w:pPr>
              <w:pStyle w:val="Body"/>
            </w:pPr>
            <w:r>
              <w:t>LSB</w:t>
            </w:r>
          </w:p>
        </w:tc>
        <w:tc>
          <w:tcPr>
            <w:tcW w:w="240" w:type="pct"/>
          </w:tcPr>
          <w:p w14:paraId="2026EE03" w14:textId="77777777" w:rsidR="004D1307" w:rsidRDefault="004D1307" w:rsidP="004D1307">
            <w:pPr>
              <w:pStyle w:val="Body"/>
            </w:pPr>
          </w:p>
        </w:tc>
        <w:tc>
          <w:tcPr>
            <w:tcW w:w="255" w:type="pct"/>
          </w:tcPr>
          <w:p w14:paraId="19FE23AE" w14:textId="43DD698C" w:rsidR="004D1307" w:rsidRDefault="004D1307" w:rsidP="004D1307">
            <w:pPr>
              <w:pStyle w:val="Body"/>
            </w:pPr>
          </w:p>
        </w:tc>
        <w:tc>
          <w:tcPr>
            <w:tcW w:w="258" w:type="pct"/>
          </w:tcPr>
          <w:p w14:paraId="7AEE5025" w14:textId="179DC0E7" w:rsidR="004D1307" w:rsidRDefault="004D1307" w:rsidP="004D1307">
            <w:pPr>
              <w:pStyle w:val="Body"/>
            </w:pPr>
          </w:p>
        </w:tc>
        <w:tc>
          <w:tcPr>
            <w:tcW w:w="293" w:type="pct"/>
          </w:tcPr>
          <w:p w14:paraId="283A2812" w14:textId="5CE5E77B" w:rsidR="004D1307" w:rsidRDefault="004D1307" w:rsidP="004D1307">
            <w:pPr>
              <w:pStyle w:val="Body"/>
            </w:pPr>
          </w:p>
        </w:tc>
        <w:tc>
          <w:tcPr>
            <w:tcW w:w="450" w:type="pct"/>
          </w:tcPr>
          <w:p w14:paraId="5A1FF8A7" w14:textId="77777777" w:rsidR="004D1307" w:rsidRDefault="004D1307" w:rsidP="004D1307">
            <w:pPr>
              <w:pStyle w:val="Body"/>
            </w:pPr>
          </w:p>
        </w:tc>
      </w:tr>
      <w:tr w:rsidR="004D1307" w14:paraId="76153F93" w14:textId="77777777" w:rsidTr="00842529">
        <w:tc>
          <w:tcPr>
            <w:tcW w:w="1663" w:type="pct"/>
            <w:gridSpan w:val="4"/>
          </w:tcPr>
          <w:p w14:paraId="4F4215AF" w14:textId="0EE26A3D" w:rsidR="004D1307" w:rsidRDefault="004D1307" w:rsidP="004D1307">
            <w:pPr>
              <w:pStyle w:val="Body"/>
            </w:pPr>
            <w:r>
              <w:t>DNL</w:t>
            </w:r>
            <w:r w:rsidR="007C4DE9">
              <w:t xml:space="preserve"> PRDAC</w:t>
            </w:r>
          </w:p>
        </w:tc>
        <w:tc>
          <w:tcPr>
            <w:tcW w:w="750" w:type="pct"/>
          </w:tcPr>
          <w:p w14:paraId="3546C832" w14:textId="77777777" w:rsidR="004D1307" w:rsidRDefault="004D1307" w:rsidP="004D1307">
            <w:pPr>
              <w:pStyle w:val="Body"/>
            </w:pPr>
          </w:p>
        </w:tc>
        <w:tc>
          <w:tcPr>
            <w:tcW w:w="276" w:type="pct"/>
          </w:tcPr>
          <w:p w14:paraId="777AF609" w14:textId="1EE7989F" w:rsidR="004D1307" w:rsidRDefault="004D1307" w:rsidP="004D1307">
            <w:pPr>
              <w:pStyle w:val="Body"/>
            </w:pPr>
            <w:r>
              <w:t>0.03</w:t>
            </w:r>
          </w:p>
        </w:tc>
        <w:tc>
          <w:tcPr>
            <w:tcW w:w="383" w:type="pct"/>
          </w:tcPr>
          <w:p w14:paraId="433DA93C" w14:textId="3D28A386" w:rsidR="004D1307" w:rsidRDefault="004D1307" w:rsidP="004D1307">
            <w:pPr>
              <w:pStyle w:val="Body"/>
            </w:pPr>
            <w:r>
              <w:t>0.0</w:t>
            </w:r>
            <w:r w:rsidR="001F59ED">
              <w:t>6</w:t>
            </w:r>
          </w:p>
        </w:tc>
        <w:tc>
          <w:tcPr>
            <w:tcW w:w="432" w:type="pct"/>
          </w:tcPr>
          <w:p w14:paraId="2F924747" w14:textId="6CFD5FD9" w:rsidR="004D1307" w:rsidRDefault="004D1307" w:rsidP="004D1307">
            <w:pPr>
              <w:pStyle w:val="Body"/>
            </w:pPr>
            <w:r>
              <w:t>LSB</w:t>
            </w:r>
          </w:p>
        </w:tc>
        <w:tc>
          <w:tcPr>
            <w:tcW w:w="240" w:type="pct"/>
          </w:tcPr>
          <w:p w14:paraId="736C3A78" w14:textId="77777777" w:rsidR="004D1307" w:rsidRDefault="004D1307" w:rsidP="004D1307">
            <w:pPr>
              <w:pStyle w:val="Body"/>
            </w:pPr>
          </w:p>
        </w:tc>
        <w:tc>
          <w:tcPr>
            <w:tcW w:w="255" w:type="pct"/>
          </w:tcPr>
          <w:p w14:paraId="5F9FB37F" w14:textId="1085ADE1" w:rsidR="004D1307" w:rsidRDefault="004D1307" w:rsidP="004D1307">
            <w:pPr>
              <w:pStyle w:val="Body"/>
            </w:pPr>
          </w:p>
        </w:tc>
        <w:tc>
          <w:tcPr>
            <w:tcW w:w="258" w:type="pct"/>
          </w:tcPr>
          <w:p w14:paraId="54FC19EE" w14:textId="45AB81CF" w:rsidR="004D1307" w:rsidRDefault="004D1307" w:rsidP="004D1307">
            <w:pPr>
              <w:pStyle w:val="Body"/>
            </w:pPr>
          </w:p>
        </w:tc>
        <w:tc>
          <w:tcPr>
            <w:tcW w:w="293" w:type="pct"/>
          </w:tcPr>
          <w:p w14:paraId="19C53886" w14:textId="23858997" w:rsidR="004D1307" w:rsidRDefault="004D1307" w:rsidP="004D1307">
            <w:pPr>
              <w:pStyle w:val="Body"/>
            </w:pPr>
          </w:p>
        </w:tc>
        <w:tc>
          <w:tcPr>
            <w:tcW w:w="450" w:type="pct"/>
          </w:tcPr>
          <w:p w14:paraId="3E163C54" w14:textId="77777777" w:rsidR="004D1307" w:rsidRDefault="004D1307" w:rsidP="004D1307">
            <w:pPr>
              <w:pStyle w:val="Body"/>
            </w:pPr>
          </w:p>
        </w:tc>
      </w:tr>
      <w:tr w:rsidR="004D1307" w14:paraId="3AEBDDF3" w14:textId="77777777" w:rsidTr="00842529">
        <w:tc>
          <w:tcPr>
            <w:tcW w:w="1663" w:type="pct"/>
            <w:gridSpan w:val="4"/>
          </w:tcPr>
          <w:p w14:paraId="7FAA1E7C" w14:textId="0B82606C" w:rsidR="004D1307" w:rsidRDefault="004D1307" w:rsidP="004D1307">
            <w:pPr>
              <w:pStyle w:val="Body"/>
            </w:pPr>
            <w:r>
              <w:t>Thermometric DAC number of cells</w:t>
            </w:r>
          </w:p>
        </w:tc>
        <w:tc>
          <w:tcPr>
            <w:tcW w:w="750" w:type="pct"/>
          </w:tcPr>
          <w:p w14:paraId="3C607E79" w14:textId="77777777" w:rsidR="004D1307" w:rsidRDefault="004D1307" w:rsidP="004D1307">
            <w:pPr>
              <w:pStyle w:val="Body"/>
            </w:pPr>
          </w:p>
        </w:tc>
        <w:tc>
          <w:tcPr>
            <w:tcW w:w="276" w:type="pct"/>
          </w:tcPr>
          <w:p w14:paraId="5CE0B282" w14:textId="23B9B90C" w:rsidR="004D1307" w:rsidRDefault="004D1307" w:rsidP="004D1307">
            <w:pPr>
              <w:pStyle w:val="Body"/>
            </w:pPr>
          </w:p>
        </w:tc>
        <w:tc>
          <w:tcPr>
            <w:tcW w:w="383" w:type="pct"/>
          </w:tcPr>
          <w:p w14:paraId="332D1B2A" w14:textId="67BC9CE9" w:rsidR="004D1307" w:rsidRDefault="004D1307" w:rsidP="004D1307">
            <w:pPr>
              <w:pStyle w:val="Body"/>
            </w:pPr>
            <w:r>
              <w:t>25</w:t>
            </w:r>
            <w:r w:rsidR="007C4DE9">
              <w:t>6</w:t>
            </w:r>
          </w:p>
        </w:tc>
        <w:tc>
          <w:tcPr>
            <w:tcW w:w="432" w:type="pct"/>
          </w:tcPr>
          <w:p w14:paraId="6477F059" w14:textId="77777777" w:rsidR="004D1307" w:rsidRDefault="004D1307" w:rsidP="004D1307">
            <w:pPr>
              <w:pStyle w:val="Body"/>
            </w:pPr>
          </w:p>
        </w:tc>
        <w:tc>
          <w:tcPr>
            <w:tcW w:w="240" w:type="pct"/>
          </w:tcPr>
          <w:p w14:paraId="5C79F145" w14:textId="77777777" w:rsidR="004D1307" w:rsidRDefault="004D1307" w:rsidP="004D1307">
            <w:pPr>
              <w:pStyle w:val="Body"/>
            </w:pPr>
          </w:p>
        </w:tc>
        <w:tc>
          <w:tcPr>
            <w:tcW w:w="255" w:type="pct"/>
          </w:tcPr>
          <w:p w14:paraId="3A2D6B31" w14:textId="1A0C1478" w:rsidR="004D1307" w:rsidRDefault="004D1307" w:rsidP="004D1307">
            <w:pPr>
              <w:pStyle w:val="Body"/>
            </w:pPr>
          </w:p>
        </w:tc>
        <w:tc>
          <w:tcPr>
            <w:tcW w:w="258" w:type="pct"/>
          </w:tcPr>
          <w:p w14:paraId="301680BD" w14:textId="0CB5EC0D" w:rsidR="004D1307" w:rsidRDefault="004D1307" w:rsidP="004D1307">
            <w:pPr>
              <w:pStyle w:val="Body"/>
            </w:pPr>
          </w:p>
        </w:tc>
        <w:tc>
          <w:tcPr>
            <w:tcW w:w="293" w:type="pct"/>
          </w:tcPr>
          <w:p w14:paraId="684C7B38" w14:textId="667BA284" w:rsidR="004D1307" w:rsidRDefault="004D1307" w:rsidP="004D1307">
            <w:pPr>
              <w:pStyle w:val="Body"/>
            </w:pPr>
          </w:p>
        </w:tc>
        <w:tc>
          <w:tcPr>
            <w:tcW w:w="450" w:type="pct"/>
          </w:tcPr>
          <w:p w14:paraId="591FFAF8" w14:textId="77777777" w:rsidR="004D1307" w:rsidRDefault="004D1307" w:rsidP="004D1307">
            <w:pPr>
              <w:pStyle w:val="Body"/>
            </w:pPr>
          </w:p>
        </w:tc>
      </w:tr>
      <w:tr w:rsidR="004D1307" w14:paraId="03722260" w14:textId="77777777" w:rsidTr="004D1307">
        <w:tc>
          <w:tcPr>
            <w:tcW w:w="5000" w:type="pct"/>
            <w:gridSpan w:val="13"/>
          </w:tcPr>
          <w:p w14:paraId="3B51C01D" w14:textId="77777777" w:rsidR="004D1307" w:rsidRDefault="004D1307" w:rsidP="004D1307">
            <w:pPr>
              <w:pStyle w:val="Body"/>
            </w:pPr>
            <w:r>
              <w:t>Specification for the BB part</w:t>
            </w:r>
          </w:p>
          <w:p w14:paraId="5EA1E244" w14:textId="77777777" w:rsidR="004D1307" w:rsidRDefault="004D1307" w:rsidP="004D1307">
            <w:pPr>
              <w:pStyle w:val="Body"/>
            </w:pPr>
          </w:p>
        </w:tc>
      </w:tr>
      <w:tr w:rsidR="004D1307" w14:paraId="20B659D3" w14:textId="77777777" w:rsidTr="00842529">
        <w:tc>
          <w:tcPr>
            <w:tcW w:w="1663" w:type="pct"/>
            <w:gridSpan w:val="4"/>
          </w:tcPr>
          <w:p w14:paraId="05AE95A9" w14:textId="77777777" w:rsidR="004D1307" w:rsidRDefault="004D1307" w:rsidP="004D1307">
            <w:pPr>
              <w:pStyle w:val="Body"/>
            </w:pPr>
            <w:r>
              <w:t>IF bandwidth-1dB</w:t>
            </w:r>
          </w:p>
        </w:tc>
        <w:tc>
          <w:tcPr>
            <w:tcW w:w="750" w:type="pct"/>
          </w:tcPr>
          <w:p w14:paraId="15B03AD4" w14:textId="77777777" w:rsidR="004D1307" w:rsidRDefault="004D1307" w:rsidP="004D1307">
            <w:pPr>
              <w:pStyle w:val="Body"/>
            </w:pPr>
            <w:r>
              <w:t>0.01</w:t>
            </w:r>
          </w:p>
        </w:tc>
        <w:tc>
          <w:tcPr>
            <w:tcW w:w="276" w:type="pct"/>
          </w:tcPr>
          <w:p w14:paraId="24CDA6F7" w14:textId="77777777" w:rsidR="004D1307" w:rsidRDefault="004D1307" w:rsidP="004D1307">
            <w:pPr>
              <w:pStyle w:val="Body"/>
            </w:pPr>
          </w:p>
        </w:tc>
        <w:tc>
          <w:tcPr>
            <w:tcW w:w="383" w:type="pct"/>
          </w:tcPr>
          <w:p w14:paraId="008B244E" w14:textId="77777777" w:rsidR="004D1307" w:rsidRDefault="004D1307" w:rsidP="004D1307">
            <w:pPr>
              <w:pStyle w:val="Body"/>
            </w:pPr>
            <w:r>
              <w:t>60</w:t>
            </w:r>
          </w:p>
        </w:tc>
        <w:tc>
          <w:tcPr>
            <w:tcW w:w="432" w:type="pct"/>
          </w:tcPr>
          <w:p w14:paraId="74FC7E41" w14:textId="77777777" w:rsidR="004D1307" w:rsidRDefault="004D1307" w:rsidP="004D1307">
            <w:pPr>
              <w:pStyle w:val="Body"/>
            </w:pPr>
            <w:r>
              <w:t>MHz</w:t>
            </w:r>
          </w:p>
        </w:tc>
        <w:tc>
          <w:tcPr>
            <w:tcW w:w="240" w:type="pct"/>
          </w:tcPr>
          <w:p w14:paraId="57DCC2A1" w14:textId="77777777" w:rsidR="004D1307" w:rsidRDefault="004D1307" w:rsidP="004D1307">
            <w:pPr>
              <w:pStyle w:val="Body"/>
            </w:pPr>
          </w:p>
        </w:tc>
        <w:tc>
          <w:tcPr>
            <w:tcW w:w="255" w:type="pct"/>
          </w:tcPr>
          <w:p w14:paraId="7904F0CB" w14:textId="4D29CE50" w:rsidR="004D1307" w:rsidRDefault="004D1307" w:rsidP="004D1307">
            <w:pPr>
              <w:pStyle w:val="Body"/>
            </w:pPr>
          </w:p>
        </w:tc>
        <w:tc>
          <w:tcPr>
            <w:tcW w:w="258" w:type="pct"/>
          </w:tcPr>
          <w:p w14:paraId="727CEB0B" w14:textId="7B7600AD" w:rsidR="004D1307" w:rsidRDefault="004D1307" w:rsidP="004D1307">
            <w:pPr>
              <w:pStyle w:val="Body"/>
            </w:pPr>
          </w:p>
        </w:tc>
        <w:tc>
          <w:tcPr>
            <w:tcW w:w="293" w:type="pct"/>
          </w:tcPr>
          <w:p w14:paraId="15846D1E" w14:textId="6A55A3E1" w:rsidR="004D1307" w:rsidRDefault="004D1307" w:rsidP="004D1307">
            <w:pPr>
              <w:pStyle w:val="Body"/>
            </w:pPr>
          </w:p>
        </w:tc>
        <w:tc>
          <w:tcPr>
            <w:tcW w:w="450" w:type="pct"/>
          </w:tcPr>
          <w:p w14:paraId="145ACD53" w14:textId="77777777" w:rsidR="004D1307" w:rsidRDefault="004D1307" w:rsidP="004D1307">
            <w:pPr>
              <w:pStyle w:val="Body"/>
            </w:pPr>
            <w:r>
              <w:t>Guarantee the gain over RX bw</w:t>
            </w:r>
          </w:p>
          <w:p w14:paraId="7A83B02E" w14:textId="77777777" w:rsidR="004D1307" w:rsidRDefault="00665719" w:rsidP="004D1307">
            <w:pPr>
              <w:pStyle w:val="Body"/>
            </w:pPr>
            <w:hyperlink r:id="rId62" w:history="1">
              <w:r w:rsidR="004D1307" w:rsidRPr="00841B27">
                <w:rPr>
                  <w:rStyle w:val="Hyperlink"/>
                </w:rPr>
                <w:t>artf1100138</w:t>
              </w:r>
            </w:hyperlink>
          </w:p>
          <w:p w14:paraId="290ADC68" w14:textId="77777777" w:rsidR="004D1307" w:rsidRDefault="004D1307" w:rsidP="004D1307">
            <w:pPr>
              <w:pStyle w:val="Body"/>
            </w:pPr>
          </w:p>
        </w:tc>
      </w:tr>
      <w:tr w:rsidR="004D1307" w14:paraId="18B713BF" w14:textId="77777777" w:rsidTr="00842529">
        <w:tc>
          <w:tcPr>
            <w:tcW w:w="1663" w:type="pct"/>
            <w:gridSpan w:val="4"/>
          </w:tcPr>
          <w:p w14:paraId="028F33E1" w14:textId="5B1E6E11" w:rsidR="004D1307" w:rsidRDefault="004D1307" w:rsidP="004D1307">
            <w:pPr>
              <w:pStyle w:val="Body"/>
            </w:pPr>
            <w:r w:rsidRPr="004D1307">
              <w:t>Impedance to drive per channel</w:t>
            </w:r>
          </w:p>
        </w:tc>
        <w:tc>
          <w:tcPr>
            <w:tcW w:w="750" w:type="pct"/>
          </w:tcPr>
          <w:p w14:paraId="756FD584" w14:textId="77777777" w:rsidR="004D1307" w:rsidRDefault="004D1307" w:rsidP="004D1307">
            <w:pPr>
              <w:ind w:left="0"/>
              <w:rPr>
                <w:color w:val="000000"/>
                <w:lang w:val="fr-FR" w:eastAsia="zh-CN"/>
              </w:rPr>
            </w:pPr>
            <w:r>
              <w:rPr>
                <w:color w:val="000000"/>
              </w:rPr>
              <w:t>10.5</w:t>
            </w:r>
          </w:p>
          <w:p w14:paraId="4AC5E387" w14:textId="77777777" w:rsidR="004D1307" w:rsidRDefault="004D1307" w:rsidP="004D1307">
            <w:pPr>
              <w:pStyle w:val="Body"/>
            </w:pPr>
          </w:p>
        </w:tc>
        <w:tc>
          <w:tcPr>
            <w:tcW w:w="276" w:type="pct"/>
          </w:tcPr>
          <w:p w14:paraId="24B69301" w14:textId="77777777" w:rsidR="004D1307" w:rsidRDefault="004D1307" w:rsidP="004D1307">
            <w:pPr>
              <w:pStyle w:val="Body"/>
            </w:pPr>
          </w:p>
        </w:tc>
        <w:tc>
          <w:tcPr>
            <w:tcW w:w="383" w:type="pct"/>
          </w:tcPr>
          <w:p w14:paraId="0B32597E" w14:textId="77777777" w:rsidR="004D1307" w:rsidRDefault="004D1307" w:rsidP="004D1307">
            <w:pPr>
              <w:pStyle w:val="Body"/>
            </w:pPr>
          </w:p>
        </w:tc>
        <w:tc>
          <w:tcPr>
            <w:tcW w:w="432" w:type="pct"/>
          </w:tcPr>
          <w:p w14:paraId="259FFF3B" w14:textId="707C2335" w:rsidR="004D1307" w:rsidRDefault="004D1307" w:rsidP="004D1307">
            <w:pPr>
              <w:pStyle w:val="Body"/>
            </w:pPr>
            <w:r>
              <w:t>Kohm</w:t>
            </w:r>
          </w:p>
        </w:tc>
        <w:tc>
          <w:tcPr>
            <w:tcW w:w="240" w:type="pct"/>
          </w:tcPr>
          <w:p w14:paraId="060F46B7" w14:textId="77777777" w:rsidR="004D1307" w:rsidRDefault="004D1307" w:rsidP="004D1307">
            <w:pPr>
              <w:pStyle w:val="Body"/>
            </w:pPr>
          </w:p>
        </w:tc>
        <w:tc>
          <w:tcPr>
            <w:tcW w:w="255" w:type="pct"/>
          </w:tcPr>
          <w:p w14:paraId="13188A83" w14:textId="77777777" w:rsidR="004D1307" w:rsidRDefault="004D1307" w:rsidP="004D1307">
            <w:pPr>
              <w:pStyle w:val="Body"/>
            </w:pPr>
          </w:p>
        </w:tc>
        <w:tc>
          <w:tcPr>
            <w:tcW w:w="258" w:type="pct"/>
          </w:tcPr>
          <w:p w14:paraId="2F8687A0" w14:textId="77777777" w:rsidR="004D1307" w:rsidRDefault="004D1307" w:rsidP="004D1307">
            <w:pPr>
              <w:pStyle w:val="Body"/>
            </w:pPr>
          </w:p>
        </w:tc>
        <w:tc>
          <w:tcPr>
            <w:tcW w:w="293" w:type="pct"/>
          </w:tcPr>
          <w:p w14:paraId="570DDC44" w14:textId="77777777" w:rsidR="004D1307" w:rsidRDefault="004D1307" w:rsidP="004D1307">
            <w:pPr>
              <w:pStyle w:val="Body"/>
            </w:pPr>
          </w:p>
        </w:tc>
        <w:tc>
          <w:tcPr>
            <w:tcW w:w="450" w:type="pct"/>
          </w:tcPr>
          <w:p w14:paraId="49C8000F" w14:textId="77777777" w:rsidR="004D1307" w:rsidRDefault="004D1307" w:rsidP="004D1307">
            <w:pPr>
              <w:pStyle w:val="Body"/>
            </w:pPr>
          </w:p>
        </w:tc>
      </w:tr>
      <w:tr w:rsidR="004D1307" w14:paraId="535943BD" w14:textId="77777777" w:rsidTr="00842529">
        <w:tc>
          <w:tcPr>
            <w:tcW w:w="1663" w:type="pct"/>
            <w:gridSpan w:val="4"/>
          </w:tcPr>
          <w:p w14:paraId="0D4FB7CC" w14:textId="77777777" w:rsidR="004D1307" w:rsidRDefault="004D1307" w:rsidP="004D1307">
            <w:pPr>
              <w:pStyle w:val="Body"/>
            </w:pPr>
            <w:r>
              <w:t>Spurious generation</w:t>
            </w:r>
          </w:p>
          <w:p w14:paraId="245211DB" w14:textId="77777777" w:rsidR="004D1307" w:rsidRDefault="004D1307" w:rsidP="004D1307">
            <w:pPr>
              <w:pStyle w:val="Body"/>
            </w:pPr>
            <w:r>
              <w:t>range 1</w:t>
            </w:r>
          </w:p>
          <w:p w14:paraId="464AC41B" w14:textId="7B83B900" w:rsidR="004D1307" w:rsidRDefault="004D1307" w:rsidP="004D1307">
            <w:pPr>
              <w:pStyle w:val="Body"/>
            </w:pPr>
            <w:r>
              <w:t>[10K-40MHz]</w:t>
            </w:r>
          </w:p>
        </w:tc>
        <w:tc>
          <w:tcPr>
            <w:tcW w:w="750" w:type="pct"/>
          </w:tcPr>
          <w:p w14:paraId="3D522616" w14:textId="53F5E3E0" w:rsidR="004D1307" w:rsidRDefault="004D1307" w:rsidP="004D1307">
            <w:pPr>
              <w:pStyle w:val="Body"/>
            </w:pPr>
            <w:r>
              <w:t>70</w:t>
            </w:r>
          </w:p>
        </w:tc>
        <w:tc>
          <w:tcPr>
            <w:tcW w:w="276" w:type="pct"/>
          </w:tcPr>
          <w:p w14:paraId="138BF183" w14:textId="77777777" w:rsidR="004D1307" w:rsidRDefault="004D1307" w:rsidP="004D1307">
            <w:pPr>
              <w:pStyle w:val="Body"/>
            </w:pPr>
          </w:p>
        </w:tc>
        <w:tc>
          <w:tcPr>
            <w:tcW w:w="383" w:type="pct"/>
          </w:tcPr>
          <w:p w14:paraId="7ABCE80E" w14:textId="77777777" w:rsidR="004D1307" w:rsidRDefault="004D1307" w:rsidP="004D1307">
            <w:pPr>
              <w:pStyle w:val="Body"/>
            </w:pPr>
          </w:p>
        </w:tc>
        <w:tc>
          <w:tcPr>
            <w:tcW w:w="432" w:type="pct"/>
          </w:tcPr>
          <w:p w14:paraId="3C1F6D81" w14:textId="77777777" w:rsidR="004D1307" w:rsidRDefault="004D1307" w:rsidP="004D1307">
            <w:pPr>
              <w:pStyle w:val="Body"/>
            </w:pPr>
            <w:r>
              <w:t>dBc</w:t>
            </w:r>
          </w:p>
        </w:tc>
        <w:tc>
          <w:tcPr>
            <w:tcW w:w="240" w:type="pct"/>
          </w:tcPr>
          <w:p w14:paraId="5FA2614B" w14:textId="77777777" w:rsidR="004D1307" w:rsidRDefault="004D1307" w:rsidP="004D1307">
            <w:pPr>
              <w:pStyle w:val="Body"/>
            </w:pPr>
          </w:p>
        </w:tc>
        <w:tc>
          <w:tcPr>
            <w:tcW w:w="255" w:type="pct"/>
          </w:tcPr>
          <w:p w14:paraId="05D6DBDC" w14:textId="0768EEEB" w:rsidR="004D1307" w:rsidRDefault="004D1307" w:rsidP="004D1307">
            <w:pPr>
              <w:pStyle w:val="Body"/>
            </w:pPr>
          </w:p>
        </w:tc>
        <w:tc>
          <w:tcPr>
            <w:tcW w:w="258" w:type="pct"/>
          </w:tcPr>
          <w:p w14:paraId="4EF76D0B" w14:textId="1D5FF8C2" w:rsidR="004D1307" w:rsidRDefault="004D1307" w:rsidP="004D1307">
            <w:pPr>
              <w:pStyle w:val="Body"/>
            </w:pPr>
          </w:p>
        </w:tc>
        <w:tc>
          <w:tcPr>
            <w:tcW w:w="293" w:type="pct"/>
          </w:tcPr>
          <w:p w14:paraId="1CB8B0A0" w14:textId="3E72A381" w:rsidR="004D1307" w:rsidRDefault="004D1307" w:rsidP="004D1307">
            <w:pPr>
              <w:pStyle w:val="Body"/>
            </w:pPr>
          </w:p>
        </w:tc>
        <w:tc>
          <w:tcPr>
            <w:tcW w:w="450" w:type="pct"/>
          </w:tcPr>
          <w:p w14:paraId="745CBDE4" w14:textId="77777777" w:rsidR="004D1307" w:rsidRDefault="004D1307" w:rsidP="004D1307">
            <w:pPr>
              <w:pStyle w:val="Body"/>
            </w:pPr>
            <w:r>
              <w:t xml:space="preserve">For aDC spurious </w:t>
            </w:r>
          </w:p>
          <w:p w14:paraId="24EDD6E1" w14:textId="77777777" w:rsidR="004D1307" w:rsidRDefault="00665719" w:rsidP="004D1307">
            <w:pPr>
              <w:pStyle w:val="Body"/>
            </w:pPr>
            <w:hyperlink r:id="rId63" w:history="1">
              <w:r w:rsidR="004D1307" w:rsidRPr="00841B27">
                <w:rPr>
                  <w:rStyle w:val="Hyperlink"/>
                </w:rPr>
                <w:t>artf1098998</w:t>
              </w:r>
            </w:hyperlink>
          </w:p>
        </w:tc>
      </w:tr>
      <w:tr w:rsidR="004D1307" w14:paraId="4178DC72" w14:textId="77777777" w:rsidTr="00842529">
        <w:tc>
          <w:tcPr>
            <w:tcW w:w="1663" w:type="pct"/>
            <w:gridSpan w:val="4"/>
          </w:tcPr>
          <w:p w14:paraId="538FA2AF" w14:textId="77777777" w:rsidR="004D1307" w:rsidRDefault="004D1307" w:rsidP="004D1307">
            <w:pPr>
              <w:pStyle w:val="Body"/>
            </w:pPr>
            <w:commentRangeStart w:id="655"/>
            <w:r>
              <w:t>IMD3</w:t>
            </w:r>
            <w:commentRangeEnd w:id="655"/>
            <w:r>
              <w:rPr>
                <w:rStyle w:val="CommentReference"/>
                <w:lang w:eastAsia="en-US"/>
              </w:rPr>
              <w:commentReference w:id="655"/>
            </w:r>
            <w:r>
              <w:t xml:space="preserve"> 2 tones</w:t>
            </w:r>
          </w:p>
          <w:p w14:paraId="13F09916" w14:textId="77777777" w:rsidR="004D1307" w:rsidRDefault="004D1307" w:rsidP="004D1307">
            <w:pPr>
              <w:pStyle w:val="Body"/>
            </w:pPr>
            <w:r>
              <w:t>Range1 -6dB per tone</w:t>
            </w:r>
          </w:p>
          <w:p w14:paraId="228886E0" w14:textId="682AA9C2" w:rsidR="004D1307" w:rsidRDefault="004D1307" w:rsidP="004D1307">
            <w:pPr>
              <w:pStyle w:val="Body"/>
            </w:pPr>
            <w:r>
              <w:t>[10K-40MHz]</w:t>
            </w:r>
          </w:p>
        </w:tc>
        <w:tc>
          <w:tcPr>
            <w:tcW w:w="750" w:type="pct"/>
          </w:tcPr>
          <w:p w14:paraId="6AAAF15A" w14:textId="28DEC041" w:rsidR="004D1307" w:rsidRDefault="004D1307" w:rsidP="004D1307">
            <w:pPr>
              <w:pStyle w:val="Body"/>
            </w:pPr>
            <w:r>
              <w:t>70</w:t>
            </w:r>
          </w:p>
        </w:tc>
        <w:tc>
          <w:tcPr>
            <w:tcW w:w="276" w:type="pct"/>
          </w:tcPr>
          <w:p w14:paraId="3AF9E974" w14:textId="77777777" w:rsidR="004D1307" w:rsidRDefault="004D1307" w:rsidP="004D1307">
            <w:pPr>
              <w:pStyle w:val="Body"/>
            </w:pPr>
          </w:p>
        </w:tc>
        <w:tc>
          <w:tcPr>
            <w:tcW w:w="383" w:type="pct"/>
          </w:tcPr>
          <w:p w14:paraId="207DE63A" w14:textId="77777777" w:rsidR="004D1307" w:rsidRDefault="004D1307" w:rsidP="004D1307">
            <w:pPr>
              <w:pStyle w:val="Body"/>
            </w:pPr>
          </w:p>
        </w:tc>
        <w:tc>
          <w:tcPr>
            <w:tcW w:w="432" w:type="pct"/>
          </w:tcPr>
          <w:p w14:paraId="18F605CE" w14:textId="77777777" w:rsidR="004D1307" w:rsidRDefault="004D1307" w:rsidP="004D1307">
            <w:pPr>
              <w:pStyle w:val="Body"/>
            </w:pPr>
            <w:r>
              <w:t>dBc</w:t>
            </w:r>
          </w:p>
        </w:tc>
        <w:tc>
          <w:tcPr>
            <w:tcW w:w="240" w:type="pct"/>
          </w:tcPr>
          <w:p w14:paraId="62604798" w14:textId="77777777" w:rsidR="004D1307" w:rsidRDefault="004D1307" w:rsidP="004D1307">
            <w:pPr>
              <w:pStyle w:val="Body"/>
            </w:pPr>
          </w:p>
        </w:tc>
        <w:tc>
          <w:tcPr>
            <w:tcW w:w="255" w:type="pct"/>
          </w:tcPr>
          <w:p w14:paraId="5ABE6083" w14:textId="737B75BA" w:rsidR="004D1307" w:rsidRDefault="004D1307" w:rsidP="004D1307">
            <w:pPr>
              <w:pStyle w:val="Body"/>
            </w:pPr>
          </w:p>
        </w:tc>
        <w:tc>
          <w:tcPr>
            <w:tcW w:w="258" w:type="pct"/>
          </w:tcPr>
          <w:p w14:paraId="1869D47D" w14:textId="1EBD2EF0" w:rsidR="004D1307" w:rsidRDefault="004D1307" w:rsidP="004D1307">
            <w:pPr>
              <w:pStyle w:val="Body"/>
            </w:pPr>
          </w:p>
        </w:tc>
        <w:tc>
          <w:tcPr>
            <w:tcW w:w="293" w:type="pct"/>
          </w:tcPr>
          <w:p w14:paraId="3149754C" w14:textId="051F2F64" w:rsidR="004D1307" w:rsidRDefault="004D1307" w:rsidP="004D1307">
            <w:pPr>
              <w:pStyle w:val="Body"/>
            </w:pPr>
          </w:p>
        </w:tc>
        <w:tc>
          <w:tcPr>
            <w:tcW w:w="450" w:type="pct"/>
          </w:tcPr>
          <w:p w14:paraId="6A25A6B2" w14:textId="77777777" w:rsidR="004D1307" w:rsidRDefault="004D1307" w:rsidP="004D1307">
            <w:pPr>
              <w:pStyle w:val="Body"/>
            </w:pPr>
            <w:r>
              <w:t>For aDC spurious at 0dBFS</w:t>
            </w:r>
          </w:p>
        </w:tc>
      </w:tr>
      <w:tr w:rsidR="004D1307" w14:paraId="18DBBE3C" w14:textId="77777777" w:rsidTr="00842529">
        <w:tc>
          <w:tcPr>
            <w:tcW w:w="1663" w:type="pct"/>
            <w:gridSpan w:val="4"/>
          </w:tcPr>
          <w:p w14:paraId="4DB97569" w14:textId="77777777" w:rsidR="004D1307" w:rsidRDefault="004D1307" w:rsidP="004D1307">
            <w:pPr>
              <w:pStyle w:val="Body"/>
            </w:pPr>
            <w:r>
              <w:t>IMD2 2 tones</w:t>
            </w:r>
          </w:p>
          <w:p w14:paraId="5EDA279E" w14:textId="77777777" w:rsidR="004D1307" w:rsidRDefault="004D1307" w:rsidP="004D1307">
            <w:pPr>
              <w:pStyle w:val="Body"/>
            </w:pPr>
            <w:r>
              <w:t>Range1 -6dB per tone</w:t>
            </w:r>
          </w:p>
          <w:p w14:paraId="08926FEC" w14:textId="722EB681" w:rsidR="004D1307" w:rsidRDefault="004D1307" w:rsidP="004D1307">
            <w:pPr>
              <w:pStyle w:val="Body"/>
            </w:pPr>
            <w:r>
              <w:t>[10K-40MHz]</w:t>
            </w:r>
          </w:p>
        </w:tc>
        <w:tc>
          <w:tcPr>
            <w:tcW w:w="750" w:type="pct"/>
          </w:tcPr>
          <w:p w14:paraId="74DC5F0A" w14:textId="00CA2A0F" w:rsidR="004D1307" w:rsidRDefault="004D1307" w:rsidP="004D1307">
            <w:pPr>
              <w:pStyle w:val="Body"/>
            </w:pPr>
            <w:r>
              <w:t>70</w:t>
            </w:r>
          </w:p>
        </w:tc>
        <w:tc>
          <w:tcPr>
            <w:tcW w:w="276" w:type="pct"/>
          </w:tcPr>
          <w:p w14:paraId="4536E636" w14:textId="77777777" w:rsidR="004D1307" w:rsidRDefault="004D1307" w:rsidP="004D1307">
            <w:pPr>
              <w:pStyle w:val="Body"/>
            </w:pPr>
          </w:p>
        </w:tc>
        <w:tc>
          <w:tcPr>
            <w:tcW w:w="383" w:type="pct"/>
          </w:tcPr>
          <w:p w14:paraId="662A8EE4" w14:textId="77777777" w:rsidR="004D1307" w:rsidRDefault="004D1307" w:rsidP="004D1307">
            <w:pPr>
              <w:pStyle w:val="Body"/>
            </w:pPr>
          </w:p>
        </w:tc>
        <w:tc>
          <w:tcPr>
            <w:tcW w:w="432" w:type="pct"/>
          </w:tcPr>
          <w:p w14:paraId="09B8A28A" w14:textId="6EA83929" w:rsidR="004D1307" w:rsidRDefault="004D1307" w:rsidP="004D1307">
            <w:pPr>
              <w:pStyle w:val="Body"/>
            </w:pPr>
            <w:r>
              <w:t>dBc</w:t>
            </w:r>
          </w:p>
        </w:tc>
        <w:tc>
          <w:tcPr>
            <w:tcW w:w="240" w:type="pct"/>
          </w:tcPr>
          <w:p w14:paraId="10449AF2" w14:textId="77777777" w:rsidR="004D1307" w:rsidRDefault="004D1307" w:rsidP="004D1307">
            <w:pPr>
              <w:pStyle w:val="Body"/>
            </w:pPr>
          </w:p>
        </w:tc>
        <w:tc>
          <w:tcPr>
            <w:tcW w:w="255" w:type="pct"/>
          </w:tcPr>
          <w:p w14:paraId="36F52092" w14:textId="22A78922" w:rsidR="004D1307" w:rsidRDefault="004D1307" w:rsidP="004D1307">
            <w:pPr>
              <w:pStyle w:val="Body"/>
            </w:pPr>
          </w:p>
        </w:tc>
        <w:tc>
          <w:tcPr>
            <w:tcW w:w="258" w:type="pct"/>
          </w:tcPr>
          <w:p w14:paraId="1C4C34D1" w14:textId="54896BB0" w:rsidR="004D1307" w:rsidRDefault="004D1307" w:rsidP="004D1307">
            <w:pPr>
              <w:pStyle w:val="Body"/>
            </w:pPr>
          </w:p>
        </w:tc>
        <w:tc>
          <w:tcPr>
            <w:tcW w:w="293" w:type="pct"/>
          </w:tcPr>
          <w:p w14:paraId="0B403638" w14:textId="2F098BFD" w:rsidR="004D1307" w:rsidRDefault="004D1307" w:rsidP="004D1307">
            <w:pPr>
              <w:pStyle w:val="Body"/>
            </w:pPr>
          </w:p>
        </w:tc>
        <w:tc>
          <w:tcPr>
            <w:tcW w:w="450" w:type="pct"/>
          </w:tcPr>
          <w:p w14:paraId="396CAAA8" w14:textId="46A5BCA6" w:rsidR="004D1307" w:rsidRDefault="004D1307" w:rsidP="004D1307">
            <w:pPr>
              <w:pStyle w:val="Body"/>
            </w:pPr>
            <w:r>
              <w:t>For aDC spurious at 0dBFS</w:t>
            </w:r>
          </w:p>
        </w:tc>
      </w:tr>
      <w:tr w:rsidR="004D1307" w14:paraId="3DCF54F5" w14:textId="77777777" w:rsidTr="00842529">
        <w:tc>
          <w:tcPr>
            <w:tcW w:w="1663" w:type="pct"/>
            <w:gridSpan w:val="4"/>
          </w:tcPr>
          <w:tbl>
            <w:tblPr>
              <w:tblW w:w="4660" w:type="dxa"/>
              <w:tblCellMar>
                <w:left w:w="70" w:type="dxa"/>
                <w:right w:w="70" w:type="dxa"/>
              </w:tblCellMar>
              <w:tblLook w:val="04A0" w:firstRow="1" w:lastRow="0" w:firstColumn="1" w:lastColumn="0" w:noHBand="0" w:noVBand="1"/>
            </w:tblPr>
            <w:tblGrid>
              <w:gridCol w:w="4660"/>
            </w:tblGrid>
            <w:tr w:rsidR="004D1307" w:rsidRPr="004D1307" w14:paraId="65C892A2" w14:textId="77777777" w:rsidTr="004D1307">
              <w:trPr>
                <w:trHeight w:val="600"/>
              </w:trPr>
              <w:tc>
                <w:tcPr>
                  <w:tcW w:w="4660" w:type="dxa"/>
                  <w:tcBorders>
                    <w:top w:val="nil"/>
                    <w:left w:val="nil"/>
                    <w:bottom w:val="nil"/>
                    <w:right w:val="nil"/>
                  </w:tcBorders>
                  <w:shd w:val="clear" w:color="auto" w:fill="auto"/>
                  <w:vAlign w:val="center"/>
                  <w:hideMark/>
                </w:tcPr>
                <w:p w14:paraId="44074400" w14:textId="77777777" w:rsidR="004D1307" w:rsidRPr="001F1C32" w:rsidRDefault="004D1307" w:rsidP="004D1307">
                  <w:pPr>
                    <w:ind w:left="0"/>
                    <w:rPr>
                      <w:color w:val="000000"/>
                      <w:lang w:eastAsia="zh-CN"/>
                    </w:rPr>
                  </w:pPr>
                  <w:r w:rsidRPr="001F1C32">
                    <w:rPr>
                      <w:color w:val="000000"/>
                      <w:lang w:eastAsia="zh-CN"/>
                    </w:rPr>
                    <w:t>Bbout max level without Boost</w:t>
                  </w:r>
                </w:p>
              </w:tc>
            </w:tr>
            <w:tr w:rsidR="004D1307" w:rsidRPr="004D1307" w14:paraId="69071EAF" w14:textId="77777777" w:rsidTr="001F1C32">
              <w:trPr>
                <w:trHeight w:val="600"/>
              </w:trPr>
              <w:tc>
                <w:tcPr>
                  <w:tcW w:w="4660" w:type="dxa"/>
                  <w:tcBorders>
                    <w:top w:val="nil"/>
                    <w:left w:val="nil"/>
                    <w:bottom w:val="nil"/>
                    <w:right w:val="nil"/>
                  </w:tcBorders>
                  <w:shd w:val="clear" w:color="auto" w:fill="auto"/>
                  <w:vAlign w:val="center"/>
                </w:tcPr>
                <w:p w14:paraId="5AAE3A80" w14:textId="714C77F5" w:rsidR="004D1307" w:rsidRPr="001F1C32" w:rsidRDefault="004D1307" w:rsidP="004D1307">
                  <w:pPr>
                    <w:ind w:left="0"/>
                    <w:rPr>
                      <w:color w:val="000000"/>
                      <w:lang w:eastAsia="zh-CN"/>
                    </w:rPr>
                  </w:pPr>
                </w:p>
              </w:tc>
            </w:tr>
            <w:tr w:rsidR="004D1307" w:rsidRPr="004D1307" w14:paraId="60B773D7" w14:textId="77777777" w:rsidTr="004D1307">
              <w:trPr>
                <w:trHeight w:val="600"/>
              </w:trPr>
              <w:tc>
                <w:tcPr>
                  <w:tcW w:w="4660" w:type="dxa"/>
                  <w:tcBorders>
                    <w:top w:val="nil"/>
                    <w:left w:val="nil"/>
                    <w:bottom w:val="nil"/>
                    <w:right w:val="nil"/>
                  </w:tcBorders>
                  <w:shd w:val="clear" w:color="auto" w:fill="auto"/>
                  <w:vAlign w:val="center"/>
                  <w:hideMark/>
                </w:tcPr>
                <w:p w14:paraId="513105C7" w14:textId="32A34FA1" w:rsidR="004D1307" w:rsidRPr="001F1C32" w:rsidRDefault="004D1307" w:rsidP="004D1307">
                  <w:pPr>
                    <w:ind w:left="0"/>
                    <w:rPr>
                      <w:color w:val="000000"/>
                      <w:lang w:eastAsia="zh-CN"/>
                    </w:rPr>
                  </w:pPr>
                </w:p>
              </w:tc>
            </w:tr>
          </w:tbl>
          <w:p w14:paraId="73A641BB" w14:textId="77777777" w:rsidR="004D1307" w:rsidRDefault="004D1307" w:rsidP="004D1307">
            <w:pPr>
              <w:pStyle w:val="Body"/>
            </w:pPr>
          </w:p>
        </w:tc>
        <w:tc>
          <w:tcPr>
            <w:tcW w:w="750" w:type="pct"/>
          </w:tcPr>
          <w:tbl>
            <w:tblPr>
              <w:tblW w:w="1920" w:type="dxa"/>
              <w:tblCellMar>
                <w:left w:w="70" w:type="dxa"/>
                <w:right w:w="70" w:type="dxa"/>
              </w:tblCellMar>
              <w:tblLook w:val="04A0" w:firstRow="1" w:lastRow="0" w:firstColumn="1" w:lastColumn="0" w:noHBand="0" w:noVBand="1"/>
            </w:tblPr>
            <w:tblGrid>
              <w:gridCol w:w="960"/>
              <w:gridCol w:w="960"/>
            </w:tblGrid>
            <w:tr w:rsidR="004D1307" w:rsidRPr="004D1307" w14:paraId="21B87E88" w14:textId="77777777" w:rsidTr="004D1307">
              <w:trPr>
                <w:trHeight w:val="600"/>
              </w:trPr>
              <w:tc>
                <w:tcPr>
                  <w:tcW w:w="960" w:type="dxa"/>
                  <w:tcBorders>
                    <w:top w:val="nil"/>
                    <w:left w:val="nil"/>
                    <w:bottom w:val="nil"/>
                    <w:right w:val="nil"/>
                  </w:tcBorders>
                  <w:shd w:val="clear" w:color="auto" w:fill="auto"/>
                  <w:vAlign w:val="center"/>
                  <w:hideMark/>
                </w:tcPr>
                <w:p w14:paraId="024E682E" w14:textId="77777777" w:rsidR="004D1307" w:rsidRPr="004D1307" w:rsidRDefault="004D1307" w:rsidP="004D1307">
                  <w:pPr>
                    <w:ind w:left="0"/>
                    <w:jc w:val="right"/>
                    <w:rPr>
                      <w:color w:val="000000"/>
                      <w:lang w:val="fr-FR" w:eastAsia="zh-CN"/>
                    </w:rPr>
                  </w:pPr>
                  <w:r w:rsidRPr="004D1307">
                    <w:rPr>
                      <w:color w:val="000000"/>
                      <w:lang w:val="fr-FR" w:eastAsia="zh-CN"/>
                    </w:rPr>
                    <w:t>-22</w:t>
                  </w:r>
                </w:p>
              </w:tc>
              <w:tc>
                <w:tcPr>
                  <w:tcW w:w="960" w:type="dxa"/>
                  <w:tcBorders>
                    <w:top w:val="nil"/>
                    <w:left w:val="nil"/>
                    <w:bottom w:val="nil"/>
                    <w:right w:val="nil"/>
                  </w:tcBorders>
                  <w:shd w:val="clear" w:color="auto" w:fill="auto"/>
                  <w:vAlign w:val="center"/>
                  <w:hideMark/>
                </w:tcPr>
                <w:p w14:paraId="14FF504E" w14:textId="77777777" w:rsidR="004D1307" w:rsidRPr="004D1307" w:rsidRDefault="004D1307" w:rsidP="004D1307">
                  <w:pPr>
                    <w:ind w:left="0"/>
                    <w:jc w:val="right"/>
                    <w:rPr>
                      <w:color w:val="000000"/>
                      <w:lang w:val="fr-FR" w:eastAsia="zh-CN"/>
                    </w:rPr>
                  </w:pPr>
                  <w:r w:rsidRPr="004D1307">
                    <w:rPr>
                      <w:color w:val="000000"/>
                      <w:lang w:val="fr-FR" w:eastAsia="zh-CN"/>
                    </w:rPr>
                    <w:t>-20</w:t>
                  </w:r>
                </w:p>
              </w:tc>
            </w:tr>
            <w:tr w:rsidR="004D1307" w:rsidRPr="004D1307" w14:paraId="63C3C817" w14:textId="77777777" w:rsidTr="001F1C32">
              <w:trPr>
                <w:trHeight w:val="600"/>
              </w:trPr>
              <w:tc>
                <w:tcPr>
                  <w:tcW w:w="960" w:type="dxa"/>
                  <w:tcBorders>
                    <w:top w:val="nil"/>
                    <w:left w:val="nil"/>
                    <w:bottom w:val="nil"/>
                    <w:right w:val="nil"/>
                  </w:tcBorders>
                  <w:shd w:val="clear" w:color="auto" w:fill="auto"/>
                  <w:vAlign w:val="center"/>
                </w:tcPr>
                <w:p w14:paraId="3DDAE8BF" w14:textId="75166B05" w:rsidR="004D1307" w:rsidRPr="004D1307" w:rsidRDefault="004D1307" w:rsidP="004D1307">
                  <w:pPr>
                    <w:ind w:left="0"/>
                    <w:jc w:val="right"/>
                    <w:rPr>
                      <w:color w:val="000000"/>
                      <w:lang w:val="fr-FR" w:eastAsia="zh-CN"/>
                    </w:rPr>
                  </w:pPr>
                </w:p>
              </w:tc>
              <w:tc>
                <w:tcPr>
                  <w:tcW w:w="960" w:type="dxa"/>
                  <w:tcBorders>
                    <w:top w:val="nil"/>
                    <w:left w:val="nil"/>
                    <w:bottom w:val="nil"/>
                    <w:right w:val="nil"/>
                  </w:tcBorders>
                  <w:shd w:val="clear" w:color="auto" w:fill="auto"/>
                  <w:vAlign w:val="center"/>
                </w:tcPr>
                <w:p w14:paraId="121FA9DA" w14:textId="36E11CB0" w:rsidR="004D1307" w:rsidRPr="004D1307" w:rsidRDefault="004D1307" w:rsidP="004D1307">
                  <w:pPr>
                    <w:ind w:left="0"/>
                    <w:jc w:val="right"/>
                    <w:rPr>
                      <w:color w:val="000000"/>
                      <w:lang w:val="fr-FR" w:eastAsia="zh-CN"/>
                    </w:rPr>
                  </w:pPr>
                </w:p>
              </w:tc>
            </w:tr>
            <w:tr w:rsidR="004D1307" w:rsidRPr="004D1307" w14:paraId="5338E9EC" w14:textId="77777777" w:rsidTr="004D1307">
              <w:trPr>
                <w:trHeight w:val="600"/>
              </w:trPr>
              <w:tc>
                <w:tcPr>
                  <w:tcW w:w="960" w:type="dxa"/>
                  <w:tcBorders>
                    <w:top w:val="nil"/>
                    <w:left w:val="nil"/>
                    <w:bottom w:val="nil"/>
                    <w:right w:val="nil"/>
                  </w:tcBorders>
                  <w:shd w:val="clear" w:color="auto" w:fill="auto"/>
                  <w:vAlign w:val="center"/>
                  <w:hideMark/>
                </w:tcPr>
                <w:p w14:paraId="68E00786" w14:textId="24550794" w:rsidR="004D1307" w:rsidRPr="004D1307" w:rsidRDefault="004D1307" w:rsidP="001F1C32">
                  <w:pPr>
                    <w:ind w:left="0" w:right="400"/>
                    <w:rPr>
                      <w:color w:val="000000"/>
                      <w:lang w:val="fr-FR" w:eastAsia="zh-CN"/>
                    </w:rPr>
                  </w:pPr>
                </w:p>
              </w:tc>
              <w:tc>
                <w:tcPr>
                  <w:tcW w:w="960" w:type="dxa"/>
                  <w:tcBorders>
                    <w:top w:val="nil"/>
                    <w:left w:val="nil"/>
                    <w:bottom w:val="nil"/>
                    <w:right w:val="nil"/>
                  </w:tcBorders>
                  <w:shd w:val="clear" w:color="auto" w:fill="auto"/>
                  <w:vAlign w:val="center"/>
                  <w:hideMark/>
                </w:tcPr>
                <w:p w14:paraId="758D9278" w14:textId="77777777" w:rsidR="004D1307" w:rsidRPr="004D1307" w:rsidRDefault="004D1307" w:rsidP="004D1307">
                  <w:pPr>
                    <w:ind w:left="0"/>
                    <w:jc w:val="right"/>
                    <w:rPr>
                      <w:color w:val="000000"/>
                      <w:lang w:val="fr-FR" w:eastAsia="zh-CN"/>
                    </w:rPr>
                  </w:pPr>
                  <w:r w:rsidRPr="004D1307">
                    <w:rPr>
                      <w:color w:val="000000"/>
                      <w:lang w:val="fr-FR" w:eastAsia="zh-CN"/>
                    </w:rPr>
                    <w:t>-56</w:t>
                  </w:r>
                </w:p>
              </w:tc>
            </w:tr>
          </w:tbl>
          <w:p w14:paraId="4C34AB14" w14:textId="77777777" w:rsidR="004D1307" w:rsidRDefault="004D1307" w:rsidP="004D1307">
            <w:pPr>
              <w:pStyle w:val="Body"/>
            </w:pPr>
          </w:p>
        </w:tc>
        <w:tc>
          <w:tcPr>
            <w:tcW w:w="276" w:type="pct"/>
          </w:tcPr>
          <w:p w14:paraId="1B93F9C1" w14:textId="3D85D066" w:rsidR="004D1307" w:rsidRDefault="004D1307" w:rsidP="004D1307">
            <w:pPr>
              <w:pStyle w:val="Body"/>
            </w:pPr>
            <w:r>
              <w:t>-20</w:t>
            </w:r>
          </w:p>
        </w:tc>
        <w:tc>
          <w:tcPr>
            <w:tcW w:w="383" w:type="pct"/>
          </w:tcPr>
          <w:p w14:paraId="16E132A3" w14:textId="77777777" w:rsidR="004D1307" w:rsidRDefault="004D1307" w:rsidP="004D1307">
            <w:pPr>
              <w:pStyle w:val="Body"/>
            </w:pPr>
          </w:p>
        </w:tc>
        <w:tc>
          <w:tcPr>
            <w:tcW w:w="432" w:type="pct"/>
          </w:tcPr>
          <w:p w14:paraId="586062AB" w14:textId="77777777" w:rsidR="004D1307" w:rsidRDefault="004D1307" w:rsidP="004D1307">
            <w:pPr>
              <w:pStyle w:val="Body"/>
            </w:pPr>
          </w:p>
        </w:tc>
        <w:tc>
          <w:tcPr>
            <w:tcW w:w="240" w:type="pct"/>
          </w:tcPr>
          <w:p w14:paraId="04B61098" w14:textId="77777777" w:rsidR="004D1307" w:rsidRDefault="004D1307" w:rsidP="004D1307">
            <w:pPr>
              <w:pStyle w:val="Body"/>
            </w:pPr>
          </w:p>
        </w:tc>
        <w:tc>
          <w:tcPr>
            <w:tcW w:w="255" w:type="pct"/>
          </w:tcPr>
          <w:p w14:paraId="57A73BDC" w14:textId="77777777" w:rsidR="004D1307" w:rsidRDefault="004D1307" w:rsidP="004D1307">
            <w:pPr>
              <w:pStyle w:val="Body"/>
            </w:pPr>
          </w:p>
        </w:tc>
        <w:tc>
          <w:tcPr>
            <w:tcW w:w="258" w:type="pct"/>
          </w:tcPr>
          <w:p w14:paraId="45B039F1" w14:textId="77777777" w:rsidR="004D1307" w:rsidRDefault="004D1307" w:rsidP="004D1307">
            <w:pPr>
              <w:pStyle w:val="Body"/>
            </w:pPr>
          </w:p>
        </w:tc>
        <w:tc>
          <w:tcPr>
            <w:tcW w:w="293" w:type="pct"/>
          </w:tcPr>
          <w:p w14:paraId="14ABB649" w14:textId="77777777" w:rsidR="004D1307" w:rsidRDefault="004D1307" w:rsidP="004D1307">
            <w:pPr>
              <w:pStyle w:val="Body"/>
            </w:pPr>
          </w:p>
        </w:tc>
        <w:tc>
          <w:tcPr>
            <w:tcW w:w="450" w:type="pct"/>
          </w:tcPr>
          <w:p w14:paraId="1A7CB8EE" w14:textId="60B3D2A1" w:rsidR="004D1307" w:rsidRDefault="004D1307" w:rsidP="004D1307">
            <w:pPr>
              <w:pStyle w:val="Body"/>
            </w:pPr>
            <w:r>
              <w:t>dBV</w:t>
            </w:r>
          </w:p>
        </w:tc>
      </w:tr>
      <w:tr w:rsidR="004D1307" w14:paraId="28E637D0" w14:textId="77777777" w:rsidTr="00842529">
        <w:tc>
          <w:tcPr>
            <w:tcW w:w="1663" w:type="pct"/>
            <w:gridSpan w:val="4"/>
          </w:tcPr>
          <w:p w14:paraId="3A98EE42" w14:textId="77777777" w:rsidR="004D1307" w:rsidRPr="00FC576D" w:rsidRDefault="004D1307" w:rsidP="004D1307">
            <w:pPr>
              <w:ind w:left="0"/>
              <w:rPr>
                <w:color w:val="000000"/>
                <w:lang w:eastAsia="zh-CN"/>
              </w:rPr>
            </w:pPr>
            <w:r w:rsidRPr="00FC576D">
              <w:rPr>
                <w:color w:val="000000"/>
                <w:lang w:eastAsia="zh-CN"/>
              </w:rPr>
              <w:t>Bbout max level with Boost mode (VGA gain=6)</w:t>
            </w:r>
          </w:p>
          <w:p w14:paraId="521187DC" w14:textId="77777777" w:rsidR="004D1307" w:rsidRPr="004D1307" w:rsidRDefault="004D1307" w:rsidP="004D1307">
            <w:pPr>
              <w:ind w:left="0"/>
              <w:rPr>
                <w:color w:val="000000"/>
                <w:lang w:eastAsia="zh-CN"/>
              </w:rPr>
            </w:pPr>
          </w:p>
        </w:tc>
        <w:tc>
          <w:tcPr>
            <w:tcW w:w="750" w:type="pct"/>
          </w:tcPr>
          <w:tbl>
            <w:tblPr>
              <w:tblW w:w="1920" w:type="dxa"/>
              <w:tblCellMar>
                <w:left w:w="70" w:type="dxa"/>
                <w:right w:w="70" w:type="dxa"/>
              </w:tblCellMar>
              <w:tblLook w:val="04A0" w:firstRow="1" w:lastRow="0" w:firstColumn="1" w:lastColumn="0" w:noHBand="0" w:noVBand="1"/>
            </w:tblPr>
            <w:tblGrid>
              <w:gridCol w:w="960"/>
              <w:gridCol w:w="960"/>
            </w:tblGrid>
            <w:tr w:rsidR="004D1307" w:rsidRPr="004D1307" w14:paraId="3D039EC2" w14:textId="77777777" w:rsidTr="00681741">
              <w:trPr>
                <w:trHeight w:val="600"/>
              </w:trPr>
              <w:tc>
                <w:tcPr>
                  <w:tcW w:w="960" w:type="dxa"/>
                  <w:tcBorders>
                    <w:top w:val="nil"/>
                    <w:left w:val="nil"/>
                    <w:bottom w:val="nil"/>
                    <w:right w:val="nil"/>
                  </w:tcBorders>
                  <w:shd w:val="clear" w:color="auto" w:fill="auto"/>
                  <w:vAlign w:val="center"/>
                  <w:hideMark/>
                </w:tcPr>
                <w:p w14:paraId="78148BE9" w14:textId="77777777" w:rsidR="004D1307" w:rsidRPr="004D1307" w:rsidRDefault="004D1307" w:rsidP="004D1307">
                  <w:pPr>
                    <w:ind w:left="0"/>
                    <w:jc w:val="right"/>
                    <w:rPr>
                      <w:color w:val="000000"/>
                      <w:lang w:val="fr-FR" w:eastAsia="zh-CN"/>
                    </w:rPr>
                  </w:pPr>
                  <w:r w:rsidRPr="004D1307">
                    <w:rPr>
                      <w:color w:val="000000"/>
                      <w:lang w:val="fr-FR" w:eastAsia="zh-CN"/>
                    </w:rPr>
                    <w:t>-16</w:t>
                  </w:r>
                </w:p>
              </w:tc>
              <w:tc>
                <w:tcPr>
                  <w:tcW w:w="960" w:type="dxa"/>
                  <w:tcBorders>
                    <w:top w:val="nil"/>
                    <w:left w:val="nil"/>
                    <w:bottom w:val="nil"/>
                    <w:right w:val="nil"/>
                  </w:tcBorders>
                  <w:shd w:val="clear" w:color="auto" w:fill="auto"/>
                  <w:vAlign w:val="center"/>
                  <w:hideMark/>
                </w:tcPr>
                <w:p w14:paraId="47485577" w14:textId="77777777" w:rsidR="004D1307" w:rsidRPr="004D1307" w:rsidRDefault="004D1307" w:rsidP="004D1307">
                  <w:pPr>
                    <w:ind w:left="0"/>
                    <w:jc w:val="right"/>
                    <w:rPr>
                      <w:color w:val="000000"/>
                      <w:lang w:val="fr-FR" w:eastAsia="zh-CN"/>
                    </w:rPr>
                  </w:pPr>
                  <w:r w:rsidRPr="004D1307">
                    <w:rPr>
                      <w:color w:val="000000"/>
                      <w:lang w:val="fr-FR" w:eastAsia="zh-CN"/>
                    </w:rPr>
                    <w:t>-14</w:t>
                  </w:r>
                </w:p>
              </w:tc>
            </w:tr>
          </w:tbl>
          <w:p w14:paraId="0595EDC6" w14:textId="77777777" w:rsidR="004D1307" w:rsidRDefault="004D1307" w:rsidP="004D1307">
            <w:pPr>
              <w:pStyle w:val="Body"/>
            </w:pPr>
          </w:p>
        </w:tc>
        <w:tc>
          <w:tcPr>
            <w:tcW w:w="276" w:type="pct"/>
          </w:tcPr>
          <w:p w14:paraId="63CF7927" w14:textId="4C372E7E" w:rsidR="004D1307" w:rsidRDefault="004D1307" w:rsidP="004D1307">
            <w:pPr>
              <w:pStyle w:val="Body"/>
            </w:pPr>
            <w:r>
              <w:t>-14</w:t>
            </w:r>
          </w:p>
        </w:tc>
        <w:tc>
          <w:tcPr>
            <w:tcW w:w="383" w:type="pct"/>
          </w:tcPr>
          <w:p w14:paraId="2967BE29" w14:textId="77777777" w:rsidR="004D1307" w:rsidRDefault="004D1307" w:rsidP="004D1307">
            <w:pPr>
              <w:pStyle w:val="Body"/>
            </w:pPr>
          </w:p>
        </w:tc>
        <w:tc>
          <w:tcPr>
            <w:tcW w:w="432" w:type="pct"/>
          </w:tcPr>
          <w:p w14:paraId="0BF70171" w14:textId="77777777" w:rsidR="004D1307" w:rsidRDefault="004D1307" w:rsidP="004D1307">
            <w:pPr>
              <w:pStyle w:val="Body"/>
            </w:pPr>
          </w:p>
        </w:tc>
        <w:tc>
          <w:tcPr>
            <w:tcW w:w="240" w:type="pct"/>
          </w:tcPr>
          <w:p w14:paraId="1DFEF7A9" w14:textId="77777777" w:rsidR="004D1307" w:rsidRDefault="004D1307" w:rsidP="004D1307">
            <w:pPr>
              <w:pStyle w:val="Body"/>
            </w:pPr>
          </w:p>
        </w:tc>
        <w:tc>
          <w:tcPr>
            <w:tcW w:w="255" w:type="pct"/>
          </w:tcPr>
          <w:p w14:paraId="596FDD4B" w14:textId="77777777" w:rsidR="004D1307" w:rsidRDefault="004D1307" w:rsidP="004D1307">
            <w:pPr>
              <w:pStyle w:val="Body"/>
            </w:pPr>
          </w:p>
        </w:tc>
        <w:tc>
          <w:tcPr>
            <w:tcW w:w="258" w:type="pct"/>
          </w:tcPr>
          <w:p w14:paraId="33896A5A" w14:textId="77777777" w:rsidR="004D1307" w:rsidRDefault="004D1307" w:rsidP="004D1307">
            <w:pPr>
              <w:pStyle w:val="Body"/>
            </w:pPr>
          </w:p>
        </w:tc>
        <w:tc>
          <w:tcPr>
            <w:tcW w:w="293" w:type="pct"/>
          </w:tcPr>
          <w:p w14:paraId="39C1CBF2" w14:textId="77777777" w:rsidR="004D1307" w:rsidRDefault="004D1307" w:rsidP="004D1307">
            <w:pPr>
              <w:pStyle w:val="Body"/>
            </w:pPr>
          </w:p>
        </w:tc>
        <w:tc>
          <w:tcPr>
            <w:tcW w:w="450" w:type="pct"/>
          </w:tcPr>
          <w:p w14:paraId="5AB9E72B" w14:textId="2EE37A3F" w:rsidR="004D1307" w:rsidRDefault="004D1307" w:rsidP="004D1307">
            <w:pPr>
              <w:pStyle w:val="Body"/>
            </w:pPr>
            <w:r>
              <w:t>dBV</w:t>
            </w:r>
          </w:p>
        </w:tc>
      </w:tr>
      <w:tr w:rsidR="004D1307" w14:paraId="326F3729" w14:textId="77777777" w:rsidTr="00842529">
        <w:tc>
          <w:tcPr>
            <w:tcW w:w="1663" w:type="pct"/>
            <w:gridSpan w:val="4"/>
          </w:tcPr>
          <w:p w14:paraId="05044C1F" w14:textId="3E329547" w:rsidR="004D1307" w:rsidRPr="004D1307" w:rsidRDefault="004D1307" w:rsidP="004D1307">
            <w:pPr>
              <w:ind w:left="0"/>
              <w:rPr>
                <w:color w:val="000000"/>
                <w:lang w:eastAsia="zh-CN"/>
              </w:rPr>
            </w:pPr>
            <w:r w:rsidRPr="00FC576D">
              <w:rPr>
                <w:color w:val="000000"/>
                <w:lang w:eastAsia="zh-CN"/>
              </w:rPr>
              <w:t>Bbout min level without Boost</w:t>
            </w:r>
          </w:p>
        </w:tc>
        <w:tc>
          <w:tcPr>
            <w:tcW w:w="750" w:type="pct"/>
          </w:tcPr>
          <w:p w14:paraId="10E8EB00" w14:textId="6D1083B1" w:rsidR="004D1307" w:rsidRDefault="004D1307" w:rsidP="004D1307">
            <w:pPr>
              <w:pStyle w:val="Body"/>
            </w:pPr>
            <w:r w:rsidRPr="004D1307">
              <w:rPr>
                <w:color w:val="000000"/>
                <w:lang w:val="fr-FR"/>
              </w:rPr>
              <w:t>-58</w:t>
            </w:r>
          </w:p>
        </w:tc>
        <w:tc>
          <w:tcPr>
            <w:tcW w:w="276" w:type="pct"/>
          </w:tcPr>
          <w:p w14:paraId="528C1925" w14:textId="15126B40" w:rsidR="004D1307" w:rsidRDefault="004D1307" w:rsidP="004D1307">
            <w:pPr>
              <w:pStyle w:val="Body"/>
            </w:pPr>
            <w:r>
              <w:t>-56</w:t>
            </w:r>
          </w:p>
        </w:tc>
        <w:tc>
          <w:tcPr>
            <w:tcW w:w="383" w:type="pct"/>
          </w:tcPr>
          <w:p w14:paraId="63AD787B" w14:textId="6841BA69" w:rsidR="004D1307" w:rsidRDefault="004D1307" w:rsidP="004D1307">
            <w:pPr>
              <w:pStyle w:val="Body"/>
            </w:pPr>
            <w:r>
              <w:t>-55</w:t>
            </w:r>
          </w:p>
        </w:tc>
        <w:tc>
          <w:tcPr>
            <w:tcW w:w="432" w:type="pct"/>
          </w:tcPr>
          <w:p w14:paraId="10F3F0EF" w14:textId="77777777" w:rsidR="004D1307" w:rsidRDefault="004D1307" w:rsidP="004D1307">
            <w:pPr>
              <w:pStyle w:val="Body"/>
            </w:pPr>
          </w:p>
        </w:tc>
        <w:tc>
          <w:tcPr>
            <w:tcW w:w="240" w:type="pct"/>
          </w:tcPr>
          <w:p w14:paraId="796ECA07" w14:textId="77777777" w:rsidR="004D1307" w:rsidRDefault="004D1307" w:rsidP="004D1307">
            <w:pPr>
              <w:pStyle w:val="Body"/>
            </w:pPr>
          </w:p>
        </w:tc>
        <w:tc>
          <w:tcPr>
            <w:tcW w:w="255" w:type="pct"/>
          </w:tcPr>
          <w:p w14:paraId="2A495A24" w14:textId="77777777" w:rsidR="004D1307" w:rsidRDefault="004D1307" w:rsidP="004D1307">
            <w:pPr>
              <w:pStyle w:val="Body"/>
            </w:pPr>
          </w:p>
        </w:tc>
        <w:tc>
          <w:tcPr>
            <w:tcW w:w="258" w:type="pct"/>
          </w:tcPr>
          <w:p w14:paraId="5B13EA9F" w14:textId="77777777" w:rsidR="004D1307" w:rsidRDefault="004D1307" w:rsidP="004D1307">
            <w:pPr>
              <w:pStyle w:val="Body"/>
            </w:pPr>
          </w:p>
        </w:tc>
        <w:tc>
          <w:tcPr>
            <w:tcW w:w="293" w:type="pct"/>
          </w:tcPr>
          <w:p w14:paraId="261CC3E9" w14:textId="77777777" w:rsidR="004D1307" w:rsidRDefault="004D1307" w:rsidP="004D1307">
            <w:pPr>
              <w:pStyle w:val="Body"/>
            </w:pPr>
          </w:p>
        </w:tc>
        <w:tc>
          <w:tcPr>
            <w:tcW w:w="450" w:type="pct"/>
          </w:tcPr>
          <w:p w14:paraId="38947592" w14:textId="74244A5A" w:rsidR="004D1307" w:rsidRDefault="004D1307" w:rsidP="004D1307">
            <w:pPr>
              <w:pStyle w:val="Body"/>
            </w:pPr>
            <w:r>
              <w:t>dBVpkdiff</w:t>
            </w:r>
          </w:p>
        </w:tc>
      </w:tr>
      <w:tr w:rsidR="004D1307" w14:paraId="07C3CCE7" w14:textId="77777777" w:rsidTr="00842529">
        <w:tc>
          <w:tcPr>
            <w:tcW w:w="1663" w:type="pct"/>
            <w:gridSpan w:val="4"/>
          </w:tcPr>
          <w:p w14:paraId="2CFD7B92" w14:textId="0D2FE052" w:rsidR="004D1307" w:rsidRDefault="004D1307" w:rsidP="004D1307">
            <w:pPr>
              <w:pStyle w:val="Body"/>
            </w:pPr>
          </w:p>
        </w:tc>
        <w:tc>
          <w:tcPr>
            <w:tcW w:w="750" w:type="pct"/>
          </w:tcPr>
          <w:p w14:paraId="137A5F9E" w14:textId="00BD4FB5" w:rsidR="004D1307" w:rsidRDefault="004D1307" w:rsidP="004D1307">
            <w:pPr>
              <w:pStyle w:val="Body"/>
            </w:pPr>
          </w:p>
        </w:tc>
        <w:tc>
          <w:tcPr>
            <w:tcW w:w="276" w:type="pct"/>
          </w:tcPr>
          <w:p w14:paraId="58B2E020" w14:textId="77777777" w:rsidR="004D1307" w:rsidRDefault="004D1307" w:rsidP="004D1307">
            <w:pPr>
              <w:pStyle w:val="Body"/>
            </w:pPr>
          </w:p>
        </w:tc>
        <w:tc>
          <w:tcPr>
            <w:tcW w:w="383" w:type="pct"/>
          </w:tcPr>
          <w:p w14:paraId="614D2083" w14:textId="79A782C8" w:rsidR="004D1307" w:rsidRDefault="004D1307" w:rsidP="004D1307">
            <w:pPr>
              <w:pStyle w:val="Body"/>
            </w:pPr>
          </w:p>
        </w:tc>
        <w:tc>
          <w:tcPr>
            <w:tcW w:w="432" w:type="pct"/>
          </w:tcPr>
          <w:p w14:paraId="66E52937" w14:textId="2A511D0F" w:rsidR="004D1307" w:rsidRDefault="004D1307" w:rsidP="004D1307">
            <w:pPr>
              <w:pStyle w:val="Body"/>
            </w:pPr>
          </w:p>
        </w:tc>
        <w:tc>
          <w:tcPr>
            <w:tcW w:w="240" w:type="pct"/>
          </w:tcPr>
          <w:p w14:paraId="13E49E92" w14:textId="77777777" w:rsidR="004D1307" w:rsidRDefault="004D1307" w:rsidP="004D1307">
            <w:pPr>
              <w:pStyle w:val="Body"/>
            </w:pPr>
          </w:p>
        </w:tc>
        <w:tc>
          <w:tcPr>
            <w:tcW w:w="255" w:type="pct"/>
          </w:tcPr>
          <w:p w14:paraId="1BA3F0C0" w14:textId="32F8F53B" w:rsidR="004D1307" w:rsidRDefault="004D1307" w:rsidP="004D1307">
            <w:pPr>
              <w:pStyle w:val="Body"/>
            </w:pPr>
          </w:p>
        </w:tc>
        <w:tc>
          <w:tcPr>
            <w:tcW w:w="258" w:type="pct"/>
          </w:tcPr>
          <w:p w14:paraId="4913C5F6" w14:textId="74EF4E83" w:rsidR="004D1307" w:rsidRDefault="004D1307" w:rsidP="004D1307">
            <w:pPr>
              <w:pStyle w:val="Body"/>
            </w:pPr>
          </w:p>
        </w:tc>
        <w:tc>
          <w:tcPr>
            <w:tcW w:w="293" w:type="pct"/>
          </w:tcPr>
          <w:p w14:paraId="006B04D7" w14:textId="3292E97A" w:rsidR="004D1307" w:rsidRDefault="004D1307" w:rsidP="004D1307">
            <w:pPr>
              <w:pStyle w:val="Body"/>
            </w:pPr>
          </w:p>
        </w:tc>
        <w:tc>
          <w:tcPr>
            <w:tcW w:w="450" w:type="pct"/>
          </w:tcPr>
          <w:p w14:paraId="78985A0E" w14:textId="34A8C728" w:rsidR="004D1307" w:rsidRDefault="004D1307" w:rsidP="004D1307">
            <w:pPr>
              <w:pStyle w:val="Body"/>
            </w:pPr>
          </w:p>
        </w:tc>
      </w:tr>
      <w:tr w:rsidR="004D1307" w14:paraId="21DDDBC5" w14:textId="77777777" w:rsidTr="00842529">
        <w:tc>
          <w:tcPr>
            <w:tcW w:w="1663" w:type="pct"/>
            <w:gridSpan w:val="4"/>
          </w:tcPr>
          <w:p w14:paraId="53FC3DCC" w14:textId="40FBB0DB" w:rsidR="004D1307" w:rsidDel="004D1307" w:rsidRDefault="004D1307" w:rsidP="004D1307">
            <w:pPr>
              <w:pStyle w:val="Body"/>
            </w:pPr>
            <w:r w:rsidRPr="004D1307">
              <w:t>BB analog out step</w:t>
            </w:r>
          </w:p>
        </w:tc>
        <w:tc>
          <w:tcPr>
            <w:tcW w:w="750" w:type="pct"/>
          </w:tcPr>
          <w:p w14:paraId="0EDB91BB" w14:textId="77777777" w:rsidR="004D1307" w:rsidDel="004D1307" w:rsidRDefault="004D1307" w:rsidP="004D1307">
            <w:pPr>
              <w:pStyle w:val="Body"/>
            </w:pPr>
          </w:p>
        </w:tc>
        <w:tc>
          <w:tcPr>
            <w:tcW w:w="276" w:type="pct"/>
          </w:tcPr>
          <w:p w14:paraId="187270FA" w14:textId="77777777" w:rsidR="004D1307" w:rsidRDefault="004D1307" w:rsidP="004D1307">
            <w:pPr>
              <w:pStyle w:val="Body"/>
            </w:pPr>
          </w:p>
        </w:tc>
        <w:tc>
          <w:tcPr>
            <w:tcW w:w="383" w:type="pct"/>
          </w:tcPr>
          <w:p w14:paraId="7964E994" w14:textId="12BCAA03" w:rsidR="004D1307" w:rsidDel="004D1307" w:rsidRDefault="004D1307" w:rsidP="004D1307">
            <w:pPr>
              <w:pStyle w:val="Body"/>
            </w:pPr>
            <w:r>
              <w:t>6</w:t>
            </w:r>
          </w:p>
        </w:tc>
        <w:tc>
          <w:tcPr>
            <w:tcW w:w="432" w:type="pct"/>
          </w:tcPr>
          <w:p w14:paraId="2F61CCE6" w14:textId="396186A4" w:rsidR="004D1307" w:rsidDel="004D1307" w:rsidRDefault="004D1307" w:rsidP="004D1307">
            <w:pPr>
              <w:pStyle w:val="Body"/>
            </w:pPr>
            <w:r>
              <w:t>dB</w:t>
            </w:r>
          </w:p>
        </w:tc>
        <w:tc>
          <w:tcPr>
            <w:tcW w:w="240" w:type="pct"/>
          </w:tcPr>
          <w:p w14:paraId="55FE7064" w14:textId="77777777" w:rsidR="004D1307" w:rsidRDefault="004D1307" w:rsidP="004D1307">
            <w:pPr>
              <w:pStyle w:val="Body"/>
            </w:pPr>
          </w:p>
        </w:tc>
        <w:tc>
          <w:tcPr>
            <w:tcW w:w="255" w:type="pct"/>
          </w:tcPr>
          <w:p w14:paraId="1D2A8831" w14:textId="77777777" w:rsidR="004D1307" w:rsidRDefault="004D1307" w:rsidP="004D1307">
            <w:pPr>
              <w:pStyle w:val="Body"/>
            </w:pPr>
          </w:p>
        </w:tc>
        <w:tc>
          <w:tcPr>
            <w:tcW w:w="258" w:type="pct"/>
          </w:tcPr>
          <w:p w14:paraId="03B78DCE" w14:textId="77777777" w:rsidR="004D1307" w:rsidRDefault="004D1307" w:rsidP="004D1307">
            <w:pPr>
              <w:pStyle w:val="Body"/>
            </w:pPr>
          </w:p>
        </w:tc>
        <w:tc>
          <w:tcPr>
            <w:tcW w:w="293" w:type="pct"/>
          </w:tcPr>
          <w:p w14:paraId="33C7CEAF" w14:textId="77777777" w:rsidR="004D1307" w:rsidRDefault="004D1307" w:rsidP="004D1307">
            <w:pPr>
              <w:pStyle w:val="Body"/>
            </w:pPr>
          </w:p>
        </w:tc>
        <w:tc>
          <w:tcPr>
            <w:tcW w:w="450" w:type="pct"/>
          </w:tcPr>
          <w:p w14:paraId="1350E7EB" w14:textId="77777777" w:rsidR="004D1307" w:rsidDel="004D1307" w:rsidRDefault="004D1307" w:rsidP="004D1307">
            <w:pPr>
              <w:pStyle w:val="Body"/>
            </w:pPr>
          </w:p>
        </w:tc>
      </w:tr>
      <w:tr w:rsidR="004D1307" w14:paraId="739F63D0" w14:textId="77777777" w:rsidTr="00842529">
        <w:tc>
          <w:tcPr>
            <w:tcW w:w="1663" w:type="pct"/>
            <w:gridSpan w:val="4"/>
          </w:tcPr>
          <w:p w14:paraId="1BF772D9" w14:textId="2E885506" w:rsidR="004D1307" w:rsidRDefault="007C4DE9" w:rsidP="004D1307">
            <w:pPr>
              <w:pStyle w:val="Body"/>
            </w:pPr>
            <w:r>
              <w:t>Noise spectral density</w:t>
            </w:r>
          </w:p>
          <w:p w14:paraId="7D9874E2" w14:textId="7EFDC080" w:rsidR="004D1307" w:rsidRDefault="004D1307" w:rsidP="004D1307">
            <w:pPr>
              <w:pStyle w:val="Body"/>
            </w:pPr>
            <w:r>
              <w:t>[10K-40MHz]</w:t>
            </w:r>
          </w:p>
        </w:tc>
        <w:tc>
          <w:tcPr>
            <w:tcW w:w="750" w:type="pct"/>
          </w:tcPr>
          <w:p w14:paraId="5CC9006E" w14:textId="49ED1BE1" w:rsidR="004D1307" w:rsidRDefault="004D1307" w:rsidP="004D1307">
            <w:pPr>
              <w:pStyle w:val="Body"/>
            </w:pPr>
          </w:p>
        </w:tc>
        <w:tc>
          <w:tcPr>
            <w:tcW w:w="276" w:type="pct"/>
          </w:tcPr>
          <w:p w14:paraId="26225F65" w14:textId="6C7DD74D" w:rsidR="004D1307" w:rsidRDefault="004D1307" w:rsidP="004D1307">
            <w:pPr>
              <w:pStyle w:val="Body"/>
            </w:pPr>
          </w:p>
        </w:tc>
        <w:tc>
          <w:tcPr>
            <w:tcW w:w="383" w:type="pct"/>
          </w:tcPr>
          <w:p w14:paraId="0FB25A98" w14:textId="03533312" w:rsidR="004D1307" w:rsidRDefault="004D1307" w:rsidP="004D1307">
            <w:pPr>
              <w:pStyle w:val="Body"/>
            </w:pPr>
            <w:r>
              <w:t>-149</w:t>
            </w:r>
          </w:p>
        </w:tc>
        <w:tc>
          <w:tcPr>
            <w:tcW w:w="432" w:type="pct"/>
          </w:tcPr>
          <w:p w14:paraId="484A35D6" w14:textId="3344BA98" w:rsidR="004D1307" w:rsidRDefault="004D1307" w:rsidP="004D1307">
            <w:pPr>
              <w:pStyle w:val="Body"/>
            </w:pPr>
            <w:r>
              <w:t>dBv/sqrt(Hz)</w:t>
            </w:r>
          </w:p>
        </w:tc>
        <w:tc>
          <w:tcPr>
            <w:tcW w:w="240" w:type="pct"/>
          </w:tcPr>
          <w:p w14:paraId="61E56A97" w14:textId="77777777" w:rsidR="004D1307" w:rsidRDefault="004D1307" w:rsidP="004D1307">
            <w:pPr>
              <w:pStyle w:val="Body"/>
            </w:pPr>
          </w:p>
        </w:tc>
        <w:tc>
          <w:tcPr>
            <w:tcW w:w="255" w:type="pct"/>
          </w:tcPr>
          <w:p w14:paraId="711FF868" w14:textId="44A3FB1D" w:rsidR="004D1307" w:rsidRDefault="004D1307" w:rsidP="004D1307">
            <w:pPr>
              <w:pStyle w:val="Body"/>
            </w:pPr>
          </w:p>
        </w:tc>
        <w:tc>
          <w:tcPr>
            <w:tcW w:w="258" w:type="pct"/>
          </w:tcPr>
          <w:p w14:paraId="509592D0" w14:textId="7B57C4A5" w:rsidR="004D1307" w:rsidRDefault="004D1307" w:rsidP="004D1307">
            <w:pPr>
              <w:pStyle w:val="Body"/>
            </w:pPr>
          </w:p>
        </w:tc>
        <w:tc>
          <w:tcPr>
            <w:tcW w:w="293" w:type="pct"/>
          </w:tcPr>
          <w:p w14:paraId="62002A8E" w14:textId="169E43A3" w:rsidR="004D1307" w:rsidRDefault="004D1307" w:rsidP="004D1307">
            <w:pPr>
              <w:pStyle w:val="Body"/>
            </w:pPr>
          </w:p>
        </w:tc>
        <w:tc>
          <w:tcPr>
            <w:tcW w:w="450" w:type="pct"/>
          </w:tcPr>
          <w:p w14:paraId="3B6D854B" w14:textId="3315564C" w:rsidR="004D1307" w:rsidRDefault="004D1307" w:rsidP="004D1307">
            <w:pPr>
              <w:pStyle w:val="Body"/>
            </w:pPr>
            <w:r>
              <w:t>To be able to measure the SFDR with limited number of samples</w:t>
            </w:r>
          </w:p>
        </w:tc>
      </w:tr>
      <w:tr w:rsidR="004D1307" w14:paraId="25651C1A" w14:textId="77777777" w:rsidTr="00842529">
        <w:tc>
          <w:tcPr>
            <w:tcW w:w="1663" w:type="pct"/>
            <w:gridSpan w:val="4"/>
          </w:tcPr>
          <w:p w14:paraId="0AB2C840" w14:textId="66C86993" w:rsidR="004D1307" w:rsidRDefault="004D1307" w:rsidP="004D1307">
            <w:pPr>
              <w:pStyle w:val="Body"/>
            </w:pPr>
            <w:r w:rsidRPr="004D1307">
              <w:t>BB analog out step</w:t>
            </w:r>
          </w:p>
        </w:tc>
        <w:tc>
          <w:tcPr>
            <w:tcW w:w="750" w:type="pct"/>
          </w:tcPr>
          <w:p w14:paraId="07B8E937" w14:textId="77777777" w:rsidR="004D1307" w:rsidDel="004D1307" w:rsidRDefault="004D1307" w:rsidP="004D1307">
            <w:pPr>
              <w:pStyle w:val="Body"/>
            </w:pPr>
          </w:p>
        </w:tc>
        <w:tc>
          <w:tcPr>
            <w:tcW w:w="276" w:type="pct"/>
          </w:tcPr>
          <w:p w14:paraId="5BD78BAA" w14:textId="77777777" w:rsidR="004D1307" w:rsidRDefault="004D1307" w:rsidP="004D1307">
            <w:pPr>
              <w:pStyle w:val="Body"/>
            </w:pPr>
          </w:p>
        </w:tc>
        <w:tc>
          <w:tcPr>
            <w:tcW w:w="383" w:type="pct"/>
          </w:tcPr>
          <w:p w14:paraId="7715EACC" w14:textId="5274DEA1" w:rsidR="004D1307" w:rsidRPr="001F1C32" w:rsidRDefault="004D1307" w:rsidP="001F1C32">
            <w:pPr>
              <w:ind w:left="0"/>
              <w:rPr>
                <w:color w:val="000000"/>
                <w:lang w:val="fr-FR"/>
              </w:rPr>
            </w:pPr>
            <w:r>
              <w:rPr>
                <w:color w:val="000000"/>
              </w:rPr>
              <w:t>6</w:t>
            </w:r>
          </w:p>
        </w:tc>
        <w:tc>
          <w:tcPr>
            <w:tcW w:w="432" w:type="pct"/>
          </w:tcPr>
          <w:p w14:paraId="1EDD7F7C" w14:textId="1FB660E0" w:rsidR="004D1307" w:rsidRDefault="004D1307" w:rsidP="004D1307">
            <w:pPr>
              <w:pStyle w:val="Body"/>
            </w:pPr>
            <w:r>
              <w:t>dB</w:t>
            </w:r>
          </w:p>
        </w:tc>
        <w:tc>
          <w:tcPr>
            <w:tcW w:w="240" w:type="pct"/>
          </w:tcPr>
          <w:p w14:paraId="327076C3" w14:textId="77777777" w:rsidR="004D1307" w:rsidRDefault="004D1307" w:rsidP="004D1307">
            <w:pPr>
              <w:pStyle w:val="Body"/>
            </w:pPr>
          </w:p>
        </w:tc>
        <w:tc>
          <w:tcPr>
            <w:tcW w:w="255" w:type="pct"/>
          </w:tcPr>
          <w:p w14:paraId="1F88F1F4" w14:textId="77777777" w:rsidR="004D1307" w:rsidRDefault="004D1307" w:rsidP="004D1307">
            <w:pPr>
              <w:pStyle w:val="Body"/>
            </w:pPr>
          </w:p>
        </w:tc>
        <w:tc>
          <w:tcPr>
            <w:tcW w:w="258" w:type="pct"/>
          </w:tcPr>
          <w:p w14:paraId="63B6F2AF" w14:textId="77777777" w:rsidR="004D1307" w:rsidRDefault="004D1307" w:rsidP="004D1307">
            <w:pPr>
              <w:pStyle w:val="Body"/>
            </w:pPr>
          </w:p>
        </w:tc>
        <w:tc>
          <w:tcPr>
            <w:tcW w:w="293" w:type="pct"/>
          </w:tcPr>
          <w:p w14:paraId="7C8903A1" w14:textId="77777777" w:rsidR="004D1307" w:rsidRDefault="004D1307" w:rsidP="004D1307">
            <w:pPr>
              <w:pStyle w:val="Body"/>
            </w:pPr>
          </w:p>
        </w:tc>
        <w:tc>
          <w:tcPr>
            <w:tcW w:w="450" w:type="pct"/>
          </w:tcPr>
          <w:p w14:paraId="2F5D3272" w14:textId="77777777" w:rsidR="004D1307" w:rsidRDefault="004D1307" w:rsidP="004D1307">
            <w:pPr>
              <w:pStyle w:val="Body"/>
            </w:pPr>
          </w:p>
        </w:tc>
      </w:tr>
      <w:tr w:rsidR="004D1307" w14:paraId="106F55BD" w14:textId="77777777" w:rsidTr="00842529">
        <w:tc>
          <w:tcPr>
            <w:tcW w:w="1663" w:type="pct"/>
            <w:gridSpan w:val="4"/>
          </w:tcPr>
          <w:p w14:paraId="648D3482" w14:textId="11EB274F" w:rsidR="004D1307" w:rsidRPr="004D1307" w:rsidRDefault="004D1307" w:rsidP="004D1307">
            <w:pPr>
              <w:pStyle w:val="Body"/>
            </w:pPr>
            <w:r>
              <w:t>Attenuator range</w:t>
            </w:r>
          </w:p>
        </w:tc>
        <w:tc>
          <w:tcPr>
            <w:tcW w:w="750" w:type="pct"/>
          </w:tcPr>
          <w:p w14:paraId="18244ECC" w14:textId="054FC464" w:rsidR="004D1307" w:rsidDel="004D1307" w:rsidRDefault="004D1307" w:rsidP="004D1307">
            <w:pPr>
              <w:pStyle w:val="Body"/>
            </w:pPr>
            <w:r>
              <w:t>0</w:t>
            </w:r>
          </w:p>
        </w:tc>
        <w:tc>
          <w:tcPr>
            <w:tcW w:w="276" w:type="pct"/>
          </w:tcPr>
          <w:p w14:paraId="43EFAD58" w14:textId="77777777" w:rsidR="004D1307" w:rsidRDefault="004D1307" w:rsidP="004D1307">
            <w:pPr>
              <w:pStyle w:val="Body"/>
            </w:pPr>
          </w:p>
        </w:tc>
        <w:tc>
          <w:tcPr>
            <w:tcW w:w="383" w:type="pct"/>
          </w:tcPr>
          <w:p w14:paraId="5CD9DC83" w14:textId="5994FE02" w:rsidR="004D1307" w:rsidRDefault="004D1307" w:rsidP="004D1307">
            <w:pPr>
              <w:ind w:left="0"/>
              <w:rPr>
                <w:color w:val="000000"/>
              </w:rPr>
            </w:pPr>
            <w:r>
              <w:rPr>
                <w:color w:val="000000"/>
              </w:rPr>
              <w:t>36</w:t>
            </w:r>
          </w:p>
        </w:tc>
        <w:tc>
          <w:tcPr>
            <w:tcW w:w="432" w:type="pct"/>
          </w:tcPr>
          <w:p w14:paraId="2CED7BBC" w14:textId="3DF71B58" w:rsidR="004D1307" w:rsidRDefault="004D1307" w:rsidP="004D1307">
            <w:pPr>
              <w:pStyle w:val="Body"/>
            </w:pPr>
            <w:r>
              <w:t>dB</w:t>
            </w:r>
          </w:p>
        </w:tc>
        <w:tc>
          <w:tcPr>
            <w:tcW w:w="240" w:type="pct"/>
          </w:tcPr>
          <w:p w14:paraId="2DB0B596" w14:textId="77777777" w:rsidR="004D1307" w:rsidRDefault="004D1307" w:rsidP="004D1307">
            <w:pPr>
              <w:pStyle w:val="Body"/>
            </w:pPr>
          </w:p>
        </w:tc>
        <w:tc>
          <w:tcPr>
            <w:tcW w:w="255" w:type="pct"/>
          </w:tcPr>
          <w:p w14:paraId="6F33109C" w14:textId="77777777" w:rsidR="004D1307" w:rsidRDefault="004D1307" w:rsidP="004D1307">
            <w:pPr>
              <w:pStyle w:val="Body"/>
            </w:pPr>
          </w:p>
        </w:tc>
        <w:tc>
          <w:tcPr>
            <w:tcW w:w="258" w:type="pct"/>
          </w:tcPr>
          <w:p w14:paraId="151117B4" w14:textId="77777777" w:rsidR="004D1307" w:rsidRDefault="004D1307" w:rsidP="004D1307">
            <w:pPr>
              <w:pStyle w:val="Body"/>
            </w:pPr>
          </w:p>
        </w:tc>
        <w:tc>
          <w:tcPr>
            <w:tcW w:w="293" w:type="pct"/>
          </w:tcPr>
          <w:p w14:paraId="4BC6FE93" w14:textId="77777777" w:rsidR="004D1307" w:rsidRDefault="004D1307" w:rsidP="004D1307">
            <w:pPr>
              <w:pStyle w:val="Body"/>
            </w:pPr>
          </w:p>
        </w:tc>
        <w:tc>
          <w:tcPr>
            <w:tcW w:w="450" w:type="pct"/>
          </w:tcPr>
          <w:p w14:paraId="2C21315C" w14:textId="77777777" w:rsidR="004D1307" w:rsidRDefault="004D1307" w:rsidP="004D1307">
            <w:pPr>
              <w:pStyle w:val="Body"/>
            </w:pPr>
          </w:p>
        </w:tc>
      </w:tr>
      <w:tr w:rsidR="004D1307" w14:paraId="47803CA2" w14:textId="77777777" w:rsidTr="00842529">
        <w:tc>
          <w:tcPr>
            <w:tcW w:w="1663" w:type="pct"/>
            <w:gridSpan w:val="4"/>
          </w:tcPr>
          <w:p w14:paraId="18A0A954" w14:textId="0F958602" w:rsidR="004D1307" w:rsidRDefault="004D1307" w:rsidP="004D1307">
            <w:pPr>
              <w:pStyle w:val="Body"/>
            </w:pPr>
            <w:r w:rsidRPr="004D1307">
              <w:t>BB out power variation over the frequency bandwidth (ripple)</w:t>
            </w:r>
          </w:p>
        </w:tc>
        <w:tc>
          <w:tcPr>
            <w:tcW w:w="750" w:type="pct"/>
          </w:tcPr>
          <w:p w14:paraId="668CAC24" w14:textId="61C4E615" w:rsidR="004D1307" w:rsidRDefault="004D1307" w:rsidP="004D1307">
            <w:pPr>
              <w:pStyle w:val="Body"/>
            </w:pPr>
            <w:r>
              <w:t>-0.25</w:t>
            </w:r>
          </w:p>
        </w:tc>
        <w:tc>
          <w:tcPr>
            <w:tcW w:w="276" w:type="pct"/>
          </w:tcPr>
          <w:p w14:paraId="3DB4DCDC" w14:textId="77777777" w:rsidR="004D1307" w:rsidRDefault="004D1307" w:rsidP="004D1307">
            <w:pPr>
              <w:pStyle w:val="Body"/>
            </w:pPr>
          </w:p>
        </w:tc>
        <w:tc>
          <w:tcPr>
            <w:tcW w:w="383" w:type="pct"/>
          </w:tcPr>
          <w:p w14:paraId="5E89C075" w14:textId="0D4A3202" w:rsidR="004D1307" w:rsidRDefault="004D1307" w:rsidP="004D1307">
            <w:pPr>
              <w:ind w:left="0"/>
              <w:rPr>
                <w:color w:val="000000"/>
              </w:rPr>
            </w:pPr>
            <w:r>
              <w:rPr>
                <w:color w:val="000000"/>
              </w:rPr>
              <w:t>0.25</w:t>
            </w:r>
          </w:p>
        </w:tc>
        <w:tc>
          <w:tcPr>
            <w:tcW w:w="432" w:type="pct"/>
          </w:tcPr>
          <w:p w14:paraId="65A92EDB" w14:textId="60FE9E4D" w:rsidR="004D1307" w:rsidRDefault="004D1307" w:rsidP="004D1307">
            <w:pPr>
              <w:pStyle w:val="Body"/>
            </w:pPr>
            <w:r>
              <w:t>dB</w:t>
            </w:r>
          </w:p>
        </w:tc>
        <w:tc>
          <w:tcPr>
            <w:tcW w:w="240" w:type="pct"/>
          </w:tcPr>
          <w:p w14:paraId="2677660C" w14:textId="77777777" w:rsidR="004D1307" w:rsidRDefault="004D1307" w:rsidP="004D1307">
            <w:pPr>
              <w:pStyle w:val="Body"/>
            </w:pPr>
          </w:p>
        </w:tc>
        <w:tc>
          <w:tcPr>
            <w:tcW w:w="255" w:type="pct"/>
          </w:tcPr>
          <w:p w14:paraId="4D928FB5" w14:textId="77777777" w:rsidR="004D1307" w:rsidRDefault="004D1307" w:rsidP="004D1307">
            <w:pPr>
              <w:pStyle w:val="Body"/>
            </w:pPr>
          </w:p>
        </w:tc>
        <w:tc>
          <w:tcPr>
            <w:tcW w:w="258" w:type="pct"/>
          </w:tcPr>
          <w:p w14:paraId="0A9FF92F" w14:textId="77777777" w:rsidR="004D1307" w:rsidRDefault="004D1307" w:rsidP="004D1307">
            <w:pPr>
              <w:pStyle w:val="Body"/>
            </w:pPr>
          </w:p>
        </w:tc>
        <w:tc>
          <w:tcPr>
            <w:tcW w:w="293" w:type="pct"/>
          </w:tcPr>
          <w:p w14:paraId="36273F2A" w14:textId="77777777" w:rsidR="004D1307" w:rsidRDefault="004D1307" w:rsidP="004D1307">
            <w:pPr>
              <w:pStyle w:val="Body"/>
            </w:pPr>
          </w:p>
        </w:tc>
        <w:tc>
          <w:tcPr>
            <w:tcW w:w="450" w:type="pct"/>
          </w:tcPr>
          <w:p w14:paraId="1AAF05DA" w14:textId="77777777" w:rsidR="004D1307" w:rsidRDefault="004D1307" w:rsidP="004D1307">
            <w:pPr>
              <w:pStyle w:val="Body"/>
            </w:pPr>
          </w:p>
        </w:tc>
      </w:tr>
      <w:tr w:rsidR="004D1307" w14:paraId="0D295FF1" w14:textId="77777777" w:rsidTr="00842529">
        <w:tc>
          <w:tcPr>
            <w:tcW w:w="1663" w:type="pct"/>
            <w:gridSpan w:val="4"/>
          </w:tcPr>
          <w:p w14:paraId="44C50D09" w14:textId="77777777" w:rsidR="004D1307" w:rsidRDefault="004D1307" w:rsidP="004D1307">
            <w:pPr>
              <w:pStyle w:val="Body"/>
            </w:pPr>
            <w:r>
              <w:t>Relative accuracy between vga1(or vga2) input path to adc test path</w:t>
            </w:r>
          </w:p>
        </w:tc>
        <w:tc>
          <w:tcPr>
            <w:tcW w:w="750" w:type="pct"/>
          </w:tcPr>
          <w:p w14:paraId="5691F074" w14:textId="77777777" w:rsidR="004D1307" w:rsidRDefault="004D1307" w:rsidP="004D1307">
            <w:pPr>
              <w:pStyle w:val="Body"/>
            </w:pPr>
            <w:r>
              <w:t>-0.5</w:t>
            </w:r>
          </w:p>
        </w:tc>
        <w:tc>
          <w:tcPr>
            <w:tcW w:w="276" w:type="pct"/>
          </w:tcPr>
          <w:p w14:paraId="37C27858" w14:textId="77777777" w:rsidR="004D1307" w:rsidRDefault="004D1307" w:rsidP="004D1307">
            <w:pPr>
              <w:pStyle w:val="Body"/>
            </w:pPr>
          </w:p>
        </w:tc>
        <w:tc>
          <w:tcPr>
            <w:tcW w:w="383" w:type="pct"/>
          </w:tcPr>
          <w:p w14:paraId="3A8F9884" w14:textId="77777777" w:rsidR="004D1307" w:rsidRDefault="004D1307" w:rsidP="004D1307">
            <w:pPr>
              <w:pStyle w:val="Body"/>
            </w:pPr>
            <w:r>
              <w:t>0.5</w:t>
            </w:r>
          </w:p>
        </w:tc>
        <w:tc>
          <w:tcPr>
            <w:tcW w:w="432" w:type="pct"/>
          </w:tcPr>
          <w:p w14:paraId="31DAE3E9" w14:textId="77777777" w:rsidR="004D1307" w:rsidRDefault="004D1307" w:rsidP="004D1307">
            <w:pPr>
              <w:pStyle w:val="Body"/>
            </w:pPr>
            <w:r>
              <w:t>dB</w:t>
            </w:r>
          </w:p>
        </w:tc>
        <w:tc>
          <w:tcPr>
            <w:tcW w:w="240" w:type="pct"/>
          </w:tcPr>
          <w:p w14:paraId="0E46C1CE" w14:textId="77777777" w:rsidR="004D1307" w:rsidRDefault="004D1307" w:rsidP="004D1307">
            <w:pPr>
              <w:pStyle w:val="Body"/>
            </w:pPr>
          </w:p>
        </w:tc>
        <w:tc>
          <w:tcPr>
            <w:tcW w:w="255" w:type="pct"/>
          </w:tcPr>
          <w:p w14:paraId="25018406" w14:textId="393701A4" w:rsidR="004D1307" w:rsidRDefault="004D1307" w:rsidP="004D1307">
            <w:pPr>
              <w:pStyle w:val="Body"/>
            </w:pPr>
          </w:p>
        </w:tc>
        <w:tc>
          <w:tcPr>
            <w:tcW w:w="258" w:type="pct"/>
          </w:tcPr>
          <w:p w14:paraId="262DF045" w14:textId="7289A165" w:rsidR="004D1307" w:rsidRDefault="004D1307" w:rsidP="004D1307">
            <w:pPr>
              <w:pStyle w:val="Body"/>
            </w:pPr>
          </w:p>
        </w:tc>
        <w:tc>
          <w:tcPr>
            <w:tcW w:w="293" w:type="pct"/>
          </w:tcPr>
          <w:p w14:paraId="356620F6" w14:textId="152E2429" w:rsidR="004D1307" w:rsidRDefault="004D1307" w:rsidP="004D1307">
            <w:pPr>
              <w:pStyle w:val="Body"/>
            </w:pPr>
          </w:p>
        </w:tc>
        <w:tc>
          <w:tcPr>
            <w:tcW w:w="450" w:type="pct"/>
          </w:tcPr>
          <w:p w14:paraId="2A0B4380" w14:textId="47B44068" w:rsidR="004D1307" w:rsidRDefault="004D1307" w:rsidP="004D1307">
            <w:pPr>
              <w:pStyle w:val="Body"/>
            </w:pPr>
            <w:r>
              <w:t>To measure the gain of receiver (receiver)</w:t>
            </w:r>
          </w:p>
        </w:tc>
      </w:tr>
      <w:tr w:rsidR="004D1307" w14:paraId="42201620" w14:textId="77777777" w:rsidTr="00842529">
        <w:tc>
          <w:tcPr>
            <w:tcW w:w="1663" w:type="pct"/>
            <w:gridSpan w:val="4"/>
          </w:tcPr>
          <w:p w14:paraId="0ADE114A" w14:textId="2D0CF171" w:rsidR="004D1307" w:rsidRDefault="004D1307" w:rsidP="004D1307">
            <w:pPr>
              <w:pStyle w:val="Body"/>
            </w:pPr>
            <w:r>
              <w:t>Relative phase difference between bb outputs</w:t>
            </w:r>
          </w:p>
        </w:tc>
        <w:tc>
          <w:tcPr>
            <w:tcW w:w="750" w:type="pct"/>
          </w:tcPr>
          <w:p w14:paraId="0449EAB3" w14:textId="183AB1E1" w:rsidR="004D1307" w:rsidRDefault="004D1307" w:rsidP="004D1307">
            <w:pPr>
              <w:pStyle w:val="Body"/>
            </w:pPr>
            <w:r>
              <w:t>-1</w:t>
            </w:r>
          </w:p>
        </w:tc>
        <w:tc>
          <w:tcPr>
            <w:tcW w:w="276" w:type="pct"/>
          </w:tcPr>
          <w:p w14:paraId="22BD8BF4" w14:textId="77777777" w:rsidR="004D1307" w:rsidRDefault="004D1307" w:rsidP="004D1307">
            <w:pPr>
              <w:pStyle w:val="Body"/>
            </w:pPr>
          </w:p>
        </w:tc>
        <w:tc>
          <w:tcPr>
            <w:tcW w:w="383" w:type="pct"/>
          </w:tcPr>
          <w:p w14:paraId="5CAEC896" w14:textId="4B6D26EF" w:rsidR="004D1307" w:rsidRDefault="004D1307" w:rsidP="004D1307">
            <w:pPr>
              <w:pStyle w:val="Body"/>
            </w:pPr>
            <w:r>
              <w:t>+1</w:t>
            </w:r>
          </w:p>
        </w:tc>
        <w:tc>
          <w:tcPr>
            <w:tcW w:w="432" w:type="pct"/>
          </w:tcPr>
          <w:p w14:paraId="3851FE21" w14:textId="0C03ACF6" w:rsidR="004D1307" w:rsidRDefault="004D1307" w:rsidP="004D1307">
            <w:pPr>
              <w:pStyle w:val="Body"/>
            </w:pPr>
            <w:r>
              <w:t>deg</w:t>
            </w:r>
          </w:p>
        </w:tc>
        <w:tc>
          <w:tcPr>
            <w:tcW w:w="240" w:type="pct"/>
          </w:tcPr>
          <w:p w14:paraId="620DE875" w14:textId="77777777" w:rsidR="004D1307" w:rsidRDefault="004D1307" w:rsidP="004D1307">
            <w:pPr>
              <w:pStyle w:val="Body"/>
            </w:pPr>
          </w:p>
        </w:tc>
        <w:tc>
          <w:tcPr>
            <w:tcW w:w="255" w:type="pct"/>
          </w:tcPr>
          <w:p w14:paraId="1DB32939" w14:textId="4B85AB6A" w:rsidR="004D1307" w:rsidRDefault="004D1307" w:rsidP="004D1307">
            <w:pPr>
              <w:pStyle w:val="Body"/>
            </w:pPr>
          </w:p>
        </w:tc>
        <w:tc>
          <w:tcPr>
            <w:tcW w:w="258" w:type="pct"/>
          </w:tcPr>
          <w:p w14:paraId="5393C8C7" w14:textId="4632960C" w:rsidR="004D1307" w:rsidRDefault="004D1307" w:rsidP="004D1307">
            <w:pPr>
              <w:pStyle w:val="Body"/>
            </w:pPr>
          </w:p>
        </w:tc>
        <w:tc>
          <w:tcPr>
            <w:tcW w:w="293" w:type="pct"/>
          </w:tcPr>
          <w:p w14:paraId="3C8F1773" w14:textId="4B674375" w:rsidR="004D1307" w:rsidRDefault="004D1307" w:rsidP="004D1307">
            <w:pPr>
              <w:pStyle w:val="Body"/>
            </w:pPr>
          </w:p>
        </w:tc>
        <w:tc>
          <w:tcPr>
            <w:tcW w:w="450" w:type="pct"/>
          </w:tcPr>
          <w:p w14:paraId="588359FD" w14:textId="77777777" w:rsidR="004D1307" w:rsidRDefault="004D1307" w:rsidP="004D1307">
            <w:pPr>
              <w:pStyle w:val="Body"/>
            </w:pPr>
          </w:p>
        </w:tc>
      </w:tr>
      <w:tr w:rsidR="004D1307" w14:paraId="4E37919C" w14:textId="77777777" w:rsidTr="00842529">
        <w:tc>
          <w:tcPr>
            <w:tcW w:w="1663" w:type="pct"/>
            <w:gridSpan w:val="4"/>
          </w:tcPr>
          <w:p w14:paraId="4A618E5D" w14:textId="4A11C857" w:rsidR="004D1307" w:rsidRDefault="004D1307" w:rsidP="004D1307">
            <w:pPr>
              <w:pStyle w:val="Body"/>
            </w:pPr>
            <w:r>
              <w:t>BB out step power (dig+ana)</w:t>
            </w:r>
          </w:p>
        </w:tc>
        <w:tc>
          <w:tcPr>
            <w:tcW w:w="750" w:type="pct"/>
          </w:tcPr>
          <w:p w14:paraId="1B9F714F" w14:textId="77777777" w:rsidR="004D1307" w:rsidRDefault="004D1307" w:rsidP="004D1307">
            <w:pPr>
              <w:pStyle w:val="Body"/>
            </w:pPr>
          </w:p>
        </w:tc>
        <w:tc>
          <w:tcPr>
            <w:tcW w:w="276" w:type="pct"/>
          </w:tcPr>
          <w:p w14:paraId="50D95FB2" w14:textId="77777777" w:rsidR="004D1307" w:rsidRDefault="004D1307" w:rsidP="004D1307">
            <w:pPr>
              <w:pStyle w:val="Body"/>
            </w:pPr>
            <w:r>
              <w:t>0.5</w:t>
            </w:r>
          </w:p>
        </w:tc>
        <w:tc>
          <w:tcPr>
            <w:tcW w:w="383" w:type="pct"/>
          </w:tcPr>
          <w:p w14:paraId="3E390994" w14:textId="77777777" w:rsidR="004D1307" w:rsidRDefault="004D1307" w:rsidP="004D1307">
            <w:pPr>
              <w:pStyle w:val="Body"/>
            </w:pPr>
          </w:p>
        </w:tc>
        <w:tc>
          <w:tcPr>
            <w:tcW w:w="432" w:type="pct"/>
          </w:tcPr>
          <w:p w14:paraId="2D314B68" w14:textId="77777777" w:rsidR="004D1307" w:rsidRDefault="004D1307" w:rsidP="004D1307">
            <w:pPr>
              <w:pStyle w:val="Body"/>
            </w:pPr>
            <w:r>
              <w:t>dB</w:t>
            </w:r>
          </w:p>
        </w:tc>
        <w:tc>
          <w:tcPr>
            <w:tcW w:w="240" w:type="pct"/>
          </w:tcPr>
          <w:p w14:paraId="38786AEF" w14:textId="77777777" w:rsidR="004D1307" w:rsidRDefault="004D1307" w:rsidP="004D1307">
            <w:pPr>
              <w:pStyle w:val="Body"/>
            </w:pPr>
          </w:p>
        </w:tc>
        <w:tc>
          <w:tcPr>
            <w:tcW w:w="255" w:type="pct"/>
          </w:tcPr>
          <w:p w14:paraId="171DBF0F" w14:textId="4B55DFD2" w:rsidR="004D1307" w:rsidRDefault="004D1307" w:rsidP="004D1307">
            <w:pPr>
              <w:pStyle w:val="Body"/>
            </w:pPr>
          </w:p>
        </w:tc>
        <w:tc>
          <w:tcPr>
            <w:tcW w:w="258" w:type="pct"/>
          </w:tcPr>
          <w:p w14:paraId="37EE558E" w14:textId="75F6C62E" w:rsidR="004D1307" w:rsidRDefault="004D1307" w:rsidP="004D1307">
            <w:pPr>
              <w:pStyle w:val="Body"/>
            </w:pPr>
          </w:p>
        </w:tc>
        <w:tc>
          <w:tcPr>
            <w:tcW w:w="293" w:type="pct"/>
          </w:tcPr>
          <w:p w14:paraId="5726AA0C" w14:textId="6BCD2416" w:rsidR="004D1307" w:rsidRDefault="004D1307" w:rsidP="004D1307">
            <w:pPr>
              <w:pStyle w:val="Body"/>
            </w:pPr>
          </w:p>
        </w:tc>
        <w:tc>
          <w:tcPr>
            <w:tcW w:w="450" w:type="pct"/>
          </w:tcPr>
          <w:p w14:paraId="01568354" w14:textId="77777777" w:rsidR="004D1307" w:rsidRDefault="004D1307" w:rsidP="004D1307">
            <w:pPr>
              <w:pStyle w:val="Body"/>
            </w:pPr>
            <w:r>
              <w:t>For saturation detector +fine tune cordic</w:t>
            </w:r>
          </w:p>
          <w:p w14:paraId="6EF8CF61" w14:textId="77777777" w:rsidR="004D1307" w:rsidRDefault="00665719" w:rsidP="004D1307">
            <w:pPr>
              <w:pStyle w:val="Body"/>
            </w:pPr>
            <w:hyperlink r:id="rId64" w:history="1">
              <w:r w:rsidR="004D1307" w:rsidRPr="00A06A3E">
                <w:rPr>
                  <w:rStyle w:val="Hyperlink"/>
                </w:rPr>
                <w:t>artf1204917</w:t>
              </w:r>
            </w:hyperlink>
          </w:p>
          <w:p w14:paraId="5A38C056" w14:textId="77777777" w:rsidR="004D1307" w:rsidRDefault="00665719" w:rsidP="004D1307">
            <w:pPr>
              <w:pStyle w:val="Body"/>
            </w:pPr>
            <w:hyperlink r:id="rId65" w:history="1">
              <w:r w:rsidR="004D1307" w:rsidRPr="00BF58D9">
                <w:rPr>
                  <w:rStyle w:val="Hyperlink"/>
                </w:rPr>
                <w:t>artf1204911</w:t>
              </w:r>
            </w:hyperlink>
          </w:p>
        </w:tc>
      </w:tr>
      <w:tr w:rsidR="004D1307" w14:paraId="53EC9340" w14:textId="77777777" w:rsidTr="00842529">
        <w:tc>
          <w:tcPr>
            <w:tcW w:w="1663" w:type="pct"/>
            <w:gridSpan w:val="4"/>
          </w:tcPr>
          <w:p w14:paraId="1CA1FA57" w14:textId="3CE03C68" w:rsidR="004D1307" w:rsidRDefault="004D1307" w:rsidP="004D1307">
            <w:pPr>
              <w:pStyle w:val="Body"/>
            </w:pPr>
            <w:r>
              <w:t>Analog control VGA</w:t>
            </w:r>
          </w:p>
        </w:tc>
        <w:tc>
          <w:tcPr>
            <w:tcW w:w="750" w:type="pct"/>
          </w:tcPr>
          <w:p w14:paraId="0D0DAF14" w14:textId="245800E7" w:rsidR="004D1307" w:rsidRDefault="004D1307" w:rsidP="004D1307">
            <w:pPr>
              <w:pStyle w:val="Body"/>
            </w:pPr>
            <w:r>
              <w:t>-30</w:t>
            </w:r>
          </w:p>
        </w:tc>
        <w:tc>
          <w:tcPr>
            <w:tcW w:w="276" w:type="pct"/>
          </w:tcPr>
          <w:p w14:paraId="61025314" w14:textId="77777777" w:rsidR="004D1307" w:rsidRDefault="004D1307" w:rsidP="004D1307">
            <w:pPr>
              <w:pStyle w:val="Body"/>
            </w:pPr>
          </w:p>
        </w:tc>
        <w:tc>
          <w:tcPr>
            <w:tcW w:w="383" w:type="pct"/>
          </w:tcPr>
          <w:p w14:paraId="313A04AD" w14:textId="5F275823" w:rsidR="004D1307" w:rsidRDefault="004D1307" w:rsidP="004D1307">
            <w:pPr>
              <w:pStyle w:val="Body"/>
            </w:pPr>
            <w:r>
              <w:t>6</w:t>
            </w:r>
          </w:p>
        </w:tc>
        <w:tc>
          <w:tcPr>
            <w:tcW w:w="432" w:type="pct"/>
          </w:tcPr>
          <w:p w14:paraId="19D23598" w14:textId="0AE74056" w:rsidR="004D1307" w:rsidRDefault="004D1307" w:rsidP="004D1307">
            <w:pPr>
              <w:pStyle w:val="Body"/>
            </w:pPr>
            <w:r>
              <w:t>dB</w:t>
            </w:r>
          </w:p>
        </w:tc>
        <w:tc>
          <w:tcPr>
            <w:tcW w:w="240" w:type="pct"/>
          </w:tcPr>
          <w:p w14:paraId="05D21EF9" w14:textId="77777777" w:rsidR="004D1307" w:rsidRDefault="004D1307" w:rsidP="004D1307">
            <w:pPr>
              <w:pStyle w:val="Body"/>
            </w:pPr>
          </w:p>
        </w:tc>
        <w:tc>
          <w:tcPr>
            <w:tcW w:w="255" w:type="pct"/>
          </w:tcPr>
          <w:p w14:paraId="48AE0B51" w14:textId="7EAB1F06" w:rsidR="004D1307" w:rsidRDefault="004D1307" w:rsidP="004D1307">
            <w:pPr>
              <w:pStyle w:val="Body"/>
            </w:pPr>
          </w:p>
        </w:tc>
        <w:tc>
          <w:tcPr>
            <w:tcW w:w="258" w:type="pct"/>
          </w:tcPr>
          <w:p w14:paraId="51452187" w14:textId="6B376F19" w:rsidR="004D1307" w:rsidRDefault="004D1307" w:rsidP="004D1307">
            <w:pPr>
              <w:pStyle w:val="Body"/>
            </w:pPr>
          </w:p>
        </w:tc>
        <w:tc>
          <w:tcPr>
            <w:tcW w:w="293" w:type="pct"/>
          </w:tcPr>
          <w:p w14:paraId="305ECC68" w14:textId="4D550246" w:rsidR="004D1307" w:rsidRDefault="004D1307" w:rsidP="004D1307">
            <w:pPr>
              <w:pStyle w:val="Body"/>
            </w:pPr>
          </w:p>
        </w:tc>
        <w:tc>
          <w:tcPr>
            <w:tcW w:w="450" w:type="pct"/>
          </w:tcPr>
          <w:p w14:paraId="3FD4707F" w14:textId="77777777" w:rsidR="004D1307" w:rsidRDefault="004D1307" w:rsidP="004D1307">
            <w:pPr>
              <w:pStyle w:val="Body"/>
            </w:pPr>
          </w:p>
        </w:tc>
      </w:tr>
      <w:tr w:rsidR="004D1307" w14:paraId="69863A25" w14:textId="77777777" w:rsidTr="00842529">
        <w:tc>
          <w:tcPr>
            <w:tcW w:w="1663" w:type="pct"/>
            <w:gridSpan w:val="4"/>
          </w:tcPr>
          <w:p w14:paraId="6198AA98" w14:textId="1DD1C84A" w:rsidR="004D1307" w:rsidRDefault="004D1307" w:rsidP="004D1307">
            <w:pPr>
              <w:pStyle w:val="Body"/>
            </w:pPr>
            <w:r>
              <w:t>Analog step control</w:t>
            </w:r>
          </w:p>
        </w:tc>
        <w:tc>
          <w:tcPr>
            <w:tcW w:w="750" w:type="pct"/>
          </w:tcPr>
          <w:p w14:paraId="38D57CE9" w14:textId="77777777" w:rsidR="004D1307" w:rsidRDefault="004D1307" w:rsidP="004D1307">
            <w:pPr>
              <w:pStyle w:val="Body"/>
            </w:pPr>
          </w:p>
        </w:tc>
        <w:tc>
          <w:tcPr>
            <w:tcW w:w="276" w:type="pct"/>
          </w:tcPr>
          <w:p w14:paraId="7125BB80" w14:textId="13FD8A57" w:rsidR="004D1307" w:rsidRDefault="004D1307" w:rsidP="004D1307">
            <w:pPr>
              <w:pStyle w:val="Body"/>
            </w:pPr>
            <w:r>
              <w:t>6</w:t>
            </w:r>
          </w:p>
        </w:tc>
        <w:tc>
          <w:tcPr>
            <w:tcW w:w="383" w:type="pct"/>
          </w:tcPr>
          <w:p w14:paraId="4F971AEE" w14:textId="77777777" w:rsidR="004D1307" w:rsidRDefault="004D1307" w:rsidP="004D1307">
            <w:pPr>
              <w:pStyle w:val="Body"/>
            </w:pPr>
          </w:p>
        </w:tc>
        <w:tc>
          <w:tcPr>
            <w:tcW w:w="432" w:type="pct"/>
          </w:tcPr>
          <w:p w14:paraId="72F0F8FF" w14:textId="1BE9A01F" w:rsidR="004D1307" w:rsidRDefault="004D1307" w:rsidP="004D1307">
            <w:pPr>
              <w:pStyle w:val="Body"/>
            </w:pPr>
            <w:r>
              <w:t>dB</w:t>
            </w:r>
          </w:p>
        </w:tc>
        <w:tc>
          <w:tcPr>
            <w:tcW w:w="240" w:type="pct"/>
          </w:tcPr>
          <w:p w14:paraId="7A46E604" w14:textId="77777777" w:rsidR="004D1307" w:rsidRDefault="004D1307" w:rsidP="004D1307">
            <w:pPr>
              <w:pStyle w:val="Body"/>
            </w:pPr>
          </w:p>
        </w:tc>
        <w:tc>
          <w:tcPr>
            <w:tcW w:w="255" w:type="pct"/>
          </w:tcPr>
          <w:p w14:paraId="6BE91519" w14:textId="68FAD83F" w:rsidR="004D1307" w:rsidRDefault="004D1307" w:rsidP="004D1307">
            <w:pPr>
              <w:pStyle w:val="Body"/>
            </w:pPr>
          </w:p>
        </w:tc>
        <w:tc>
          <w:tcPr>
            <w:tcW w:w="258" w:type="pct"/>
          </w:tcPr>
          <w:p w14:paraId="57F9CF53" w14:textId="57F4F85E" w:rsidR="004D1307" w:rsidRDefault="004D1307" w:rsidP="004D1307">
            <w:pPr>
              <w:pStyle w:val="Body"/>
            </w:pPr>
          </w:p>
        </w:tc>
        <w:tc>
          <w:tcPr>
            <w:tcW w:w="293" w:type="pct"/>
          </w:tcPr>
          <w:p w14:paraId="218D34FE" w14:textId="642419AC" w:rsidR="004D1307" w:rsidRDefault="004D1307" w:rsidP="004D1307">
            <w:pPr>
              <w:pStyle w:val="Body"/>
            </w:pPr>
          </w:p>
        </w:tc>
        <w:tc>
          <w:tcPr>
            <w:tcW w:w="450" w:type="pct"/>
          </w:tcPr>
          <w:p w14:paraId="4136AC8B" w14:textId="77777777" w:rsidR="004D1307" w:rsidRDefault="004D1307" w:rsidP="004D1307">
            <w:pPr>
              <w:pStyle w:val="Body"/>
            </w:pPr>
          </w:p>
        </w:tc>
      </w:tr>
      <w:tr w:rsidR="004D1307" w14:paraId="7434405F" w14:textId="77777777" w:rsidTr="00842529">
        <w:tc>
          <w:tcPr>
            <w:tcW w:w="1663" w:type="pct"/>
            <w:gridSpan w:val="4"/>
          </w:tcPr>
          <w:p w14:paraId="014E4EDB" w14:textId="1E331510" w:rsidR="004D1307" w:rsidRDefault="004D1307" w:rsidP="004D1307">
            <w:pPr>
              <w:pStyle w:val="Body"/>
            </w:pPr>
            <w:r>
              <w:t>Attenuation of the rauch filter at 100MHz</w:t>
            </w:r>
          </w:p>
        </w:tc>
        <w:tc>
          <w:tcPr>
            <w:tcW w:w="750" w:type="pct"/>
          </w:tcPr>
          <w:p w14:paraId="3433E675" w14:textId="79308271" w:rsidR="004D1307" w:rsidRDefault="004D1307" w:rsidP="004D1307">
            <w:pPr>
              <w:pStyle w:val="Body"/>
            </w:pPr>
            <w:r>
              <w:t>tbf</w:t>
            </w:r>
          </w:p>
        </w:tc>
        <w:tc>
          <w:tcPr>
            <w:tcW w:w="276" w:type="pct"/>
          </w:tcPr>
          <w:p w14:paraId="461CE83A" w14:textId="77777777" w:rsidR="004D1307" w:rsidRDefault="004D1307" w:rsidP="004D1307">
            <w:pPr>
              <w:pStyle w:val="Body"/>
            </w:pPr>
          </w:p>
        </w:tc>
        <w:tc>
          <w:tcPr>
            <w:tcW w:w="383" w:type="pct"/>
          </w:tcPr>
          <w:p w14:paraId="5E05E527" w14:textId="77777777" w:rsidR="004D1307" w:rsidRDefault="004D1307" w:rsidP="004D1307">
            <w:pPr>
              <w:pStyle w:val="Body"/>
            </w:pPr>
          </w:p>
        </w:tc>
        <w:tc>
          <w:tcPr>
            <w:tcW w:w="432" w:type="pct"/>
          </w:tcPr>
          <w:p w14:paraId="2334F6DD" w14:textId="59E846B9" w:rsidR="004D1307" w:rsidRDefault="004D1307" w:rsidP="004D1307">
            <w:pPr>
              <w:pStyle w:val="Body"/>
            </w:pPr>
            <w:r>
              <w:t>dB</w:t>
            </w:r>
          </w:p>
        </w:tc>
        <w:tc>
          <w:tcPr>
            <w:tcW w:w="240" w:type="pct"/>
          </w:tcPr>
          <w:p w14:paraId="6379957D" w14:textId="77777777" w:rsidR="004D1307" w:rsidRDefault="004D1307" w:rsidP="004D1307">
            <w:pPr>
              <w:pStyle w:val="Body"/>
            </w:pPr>
          </w:p>
        </w:tc>
        <w:tc>
          <w:tcPr>
            <w:tcW w:w="255" w:type="pct"/>
          </w:tcPr>
          <w:p w14:paraId="6396FE75" w14:textId="0CF30E55" w:rsidR="004D1307" w:rsidRDefault="004D1307" w:rsidP="004D1307">
            <w:pPr>
              <w:pStyle w:val="Body"/>
            </w:pPr>
          </w:p>
        </w:tc>
        <w:tc>
          <w:tcPr>
            <w:tcW w:w="258" w:type="pct"/>
          </w:tcPr>
          <w:p w14:paraId="2520BA1B" w14:textId="67DB4FF3" w:rsidR="004D1307" w:rsidRDefault="004D1307" w:rsidP="004D1307">
            <w:pPr>
              <w:pStyle w:val="Body"/>
            </w:pPr>
          </w:p>
        </w:tc>
        <w:tc>
          <w:tcPr>
            <w:tcW w:w="293" w:type="pct"/>
          </w:tcPr>
          <w:p w14:paraId="41EF5321" w14:textId="259375F3" w:rsidR="004D1307" w:rsidRDefault="004D1307" w:rsidP="004D1307">
            <w:pPr>
              <w:pStyle w:val="Body"/>
            </w:pPr>
          </w:p>
        </w:tc>
        <w:tc>
          <w:tcPr>
            <w:tcW w:w="450" w:type="pct"/>
          </w:tcPr>
          <w:p w14:paraId="1554E079" w14:textId="763FCF3F" w:rsidR="004D1307" w:rsidRDefault="004D1307" w:rsidP="004D1307">
            <w:pPr>
              <w:pStyle w:val="Body"/>
            </w:pPr>
            <w:r>
              <w:t>2</w:t>
            </w:r>
            <w:r w:rsidRPr="00D96095">
              <w:rPr>
                <w:vertAlign w:val="superscript"/>
              </w:rPr>
              <w:t>nd</w:t>
            </w:r>
            <w:r>
              <w:t xml:space="preserve"> order filter, should not impact at 40MHz</w:t>
            </w:r>
          </w:p>
        </w:tc>
      </w:tr>
      <w:tr w:rsidR="004D1307" w14:paraId="1876C9FA" w14:textId="77777777" w:rsidTr="00842529">
        <w:tc>
          <w:tcPr>
            <w:tcW w:w="1663" w:type="pct"/>
            <w:gridSpan w:val="4"/>
          </w:tcPr>
          <w:p w14:paraId="44D9FCDE" w14:textId="77777777" w:rsidR="004D1307" w:rsidRDefault="004D1307" w:rsidP="004D1307">
            <w:pPr>
              <w:pStyle w:val="Body"/>
            </w:pPr>
            <w:r w:rsidRPr="00A46642">
              <w:t xml:space="preserve">BB out power variation over the frequency bandwidth </w:t>
            </w:r>
            <w:r>
              <w:t>(ripple)</w:t>
            </w:r>
          </w:p>
        </w:tc>
        <w:tc>
          <w:tcPr>
            <w:tcW w:w="750" w:type="pct"/>
          </w:tcPr>
          <w:p w14:paraId="79C69967" w14:textId="77777777" w:rsidR="004D1307" w:rsidRDefault="004D1307" w:rsidP="004D1307">
            <w:pPr>
              <w:pStyle w:val="Body"/>
            </w:pPr>
            <w:r>
              <w:t>-0.25</w:t>
            </w:r>
          </w:p>
        </w:tc>
        <w:tc>
          <w:tcPr>
            <w:tcW w:w="276" w:type="pct"/>
          </w:tcPr>
          <w:p w14:paraId="52F7EC91" w14:textId="77777777" w:rsidR="004D1307" w:rsidRDefault="004D1307" w:rsidP="004D1307">
            <w:pPr>
              <w:pStyle w:val="Body"/>
            </w:pPr>
          </w:p>
        </w:tc>
        <w:tc>
          <w:tcPr>
            <w:tcW w:w="383" w:type="pct"/>
          </w:tcPr>
          <w:p w14:paraId="0C3B631A" w14:textId="77777777" w:rsidR="004D1307" w:rsidRDefault="004D1307" w:rsidP="004D1307">
            <w:pPr>
              <w:pStyle w:val="Body"/>
            </w:pPr>
            <w:r>
              <w:t>0.25</w:t>
            </w:r>
          </w:p>
        </w:tc>
        <w:tc>
          <w:tcPr>
            <w:tcW w:w="432" w:type="pct"/>
          </w:tcPr>
          <w:p w14:paraId="5D55898D" w14:textId="77777777" w:rsidR="004D1307" w:rsidRDefault="004D1307" w:rsidP="004D1307">
            <w:pPr>
              <w:pStyle w:val="Body"/>
            </w:pPr>
          </w:p>
        </w:tc>
        <w:tc>
          <w:tcPr>
            <w:tcW w:w="240" w:type="pct"/>
          </w:tcPr>
          <w:p w14:paraId="30E4C73D" w14:textId="77777777" w:rsidR="004D1307" w:rsidRDefault="004D1307" w:rsidP="004D1307">
            <w:pPr>
              <w:pStyle w:val="Body"/>
            </w:pPr>
          </w:p>
        </w:tc>
        <w:tc>
          <w:tcPr>
            <w:tcW w:w="255" w:type="pct"/>
          </w:tcPr>
          <w:p w14:paraId="282442B7" w14:textId="4A68C89B" w:rsidR="004D1307" w:rsidRDefault="004D1307" w:rsidP="004D1307">
            <w:pPr>
              <w:pStyle w:val="Body"/>
            </w:pPr>
          </w:p>
        </w:tc>
        <w:tc>
          <w:tcPr>
            <w:tcW w:w="258" w:type="pct"/>
          </w:tcPr>
          <w:p w14:paraId="0309A981" w14:textId="32ACBEE6" w:rsidR="004D1307" w:rsidRDefault="004D1307" w:rsidP="004D1307">
            <w:pPr>
              <w:pStyle w:val="Body"/>
            </w:pPr>
          </w:p>
        </w:tc>
        <w:tc>
          <w:tcPr>
            <w:tcW w:w="293" w:type="pct"/>
          </w:tcPr>
          <w:p w14:paraId="358ACD66" w14:textId="73905494" w:rsidR="004D1307" w:rsidRDefault="004D1307" w:rsidP="004D1307">
            <w:pPr>
              <w:pStyle w:val="Body"/>
            </w:pPr>
          </w:p>
        </w:tc>
        <w:tc>
          <w:tcPr>
            <w:tcW w:w="450" w:type="pct"/>
          </w:tcPr>
          <w:p w14:paraId="28F6A077" w14:textId="77777777" w:rsidR="004D1307" w:rsidRDefault="00665719" w:rsidP="004D1307">
            <w:pPr>
              <w:pStyle w:val="Body"/>
            </w:pPr>
            <w:hyperlink r:id="rId66" w:history="1">
              <w:r w:rsidR="004D1307" w:rsidRPr="00BF58D9">
                <w:rPr>
                  <w:rStyle w:val="Hyperlink"/>
                </w:rPr>
                <w:t>artf1153493</w:t>
              </w:r>
            </w:hyperlink>
          </w:p>
        </w:tc>
      </w:tr>
      <w:tr w:rsidR="004D1307" w14:paraId="4D22C97D" w14:textId="77777777" w:rsidTr="00842529">
        <w:tc>
          <w:tcPr>
            <w:tcW w:w="1663" w:type="pct"/>
            <w:gridSpan w:val="4"/>
          </w:tcPr>
          <w:p w14:paraId="109D659C" w14:textId="77777777" w:rsidR="004D1307" w:rsidRDefault="004D1307" w:rsidP="004D1307">
            <w:pPr>
              <w:pStyle w:val="Body"/>
            </w:pPr>
          </w:p>
        </w:tc>
        <w:tc>
          <w:tcPr>
            <w:tcW w:w="750" w:type="pct"/>
          </w:tcPr>
          <w:p w14:paraId="014FBFAF" w14:textId="77777777" w:rsidR="004D1307" w:rsidRDefault="004D1307" w:rsidP="004D1307">
            <w:pPr>
              <w:pStyle w:val="Body"/>
            </w:pPr>
          </w:p>
        </w:tc>
        <w:tc>
          <w:tcPr>
            <w:tcW w:w="276" w:type="pct"/>
          </w:tcPr>
          <w:p w14:paraId="6B793DEA" w14:textId="77777777" w:rsidR="004D1307" w:rsidRDefault="004D1307" w:rsidP="004D1307">
            <w:pPr>
              <w:pStyle w:val="Body"/>
            </w:pPr>
          </w:p>
        </w:tc>
        <w:tc>
          <w:tcPr>
            <w:tcW w:w="383" w:type="pct"/>
          </w:tcPr>
          <w:p w14:paraId="254933B2" w14:textId="77777777" w:rsidR="004D1307" w:rsidRDefault="004D1307" w:rsidP="004D1307">
            <w:pPr>
              <w:pStyle w:val="Body"/>
            </w:pPr>
          </w:p>
        </w:tc>
        <w:tc>
          <w:tcPr>
            <w:tcW w:w="432" w:type="pct"/>
          </w:tcPr>
          <w:p w14:paraId="0450F215" w14:textId="77777777" w:rsidR="004D1307" w:rsidRDefault="004D1307" w:rsidP="004D1307">
            <w:pPr>
              <w:pStyle w:val="Body"/>
            </w:pPr>
          </w:p>
        </w:tc>
        <w:tc>
          <w:tcPr>
            <w:tcW w:w="240" w:type="pct"/>
          </w:tcPr>
          <w:p w14:paraId="3063CEDF" w14:textId="77777777" w:rsidR="004D1307" w:rsidRDefault="004D1307" w:rsidP="004D1307">
            <w:pPr>
              <w:pStyle w:val="Body"/>
            </w:pPr>
          </w:p>
        </w:tc>
        <w:tc>
          <w:tcPr>
            <w:tcW w:w="255" w:type="pct"/>
          </w:tcPr>
          <w:p w14:paraId="0004002E" w14:textId="77777777" w:rsidR="004D1307" w:rsidRDefault="004D1307" w:rsidP="004D1307">
            <w:pPr>
              <w:pStyle w:val="Body"/>
            </w:pPr>
          </w:p>
        </w:tc>
        <w:tc>
          <w:tcPr>
            <w:tcW w:w="258" w:type="pct"/>
          </w:tcPr>
          <w:p w14:paraId="34879CE8" w14:textId="77777777" w:rsidR="004D1307" w:rsidRDefault="004D1307" w:rsidP="004D1307">
            <w:pPr>
              <w:pStyle w:val="Body"/>
            </w:pPr>
          </w:p>
        </w:tc>
        <w:tc>
          <w:tcPr>
            <w:tcW w:w="293" w:type="pct"/>
          </w:tcPr>
          <w:p w14:paraId="519B52F6" w14:textId="77777777" w:rsidR="004D1307" w:rsidRDefault="004D1307" w:rsidP="004D1307">
            <w:pPr>
              <w:pStyle w:val="Body"/>
            </w:pPr>
          </w:p>
        </w:tc>
        <w:tc>
          <w:tcPr>
            <w:tcW w:w="450" w:type="pct"/>
          </w:tcPr>
          <w:p w14:paraId="4ECA977F" w14:textId="77777777" w:rsidR="004D1307" w:rsidRDefault="004D1307" w:rsidP="004D1307">
            <w:pPr>
              <w:pStyle w:val="Body"/>
            </w:pPr>
          </w:p>
        </w:tc>
      </w:tr>
      <w:tr w:rsidR="004D1307" w14:paraId="631714D8" w14:textId="77777777" w:rsidTr="00842529">
        <w:tc>
          <w:tcPr>
            <w:tcW w:w="1663" w:type="pct"/>
            <w:gridSpan w:val="4"/>
          </w:tcPr>
          <w:p w14:paraId="7B58807E" w14:textId="29A09948" w:rsidR="004D1307" w:rsidRDefault="004D1307" w:rsidP="004D1307">
            <w:pPr>
              <w:pStyle w:val="Body"/>
            </w:pPr>
            <w:r>
              <w:t>Current consumption on 1.45V (incl LDO)</w:t>
            </w:r>
          </w:p>
        </w:tc>
        <w:tc>
          <w:tcPr>
            <w:tcW w:w="750" w:type="pct"/>
          </w:tcPr>
          <w:p w14:paraId="0D466AD2" w14:textId="77777777" w:rsidR="004D1307" w:rsidRDefault="004D1307" w:rsidP="004D1307">
            <w:pPr>
              <w:pStyle w:val="Body"/>
            </w:pPr>
          </w:p>
        </w:tc>
        <w:tc>
          <w:tcPr>
            <w:tcW w:w="276" w:type="pct"/>
          </w:tcPr>
          <w:p w14:paraId="617CB64E" w14:textId="77777777" w:rsidR="004D1307" w:rsidRDefault="004D1307" w:rsidP="004D1307">
            <w:pPr>
              <w:pStyle w:val="Body"/>
            </w:pPr>
          </w:p>
        </w:tc>
        <w:tc>
          <w:tcPr>
            <w:tcW w:w="383" w:type="pct"/>
          </w:tcPr>
          <w:p w14:paraId="086ABB23" w14:textId="73236D53" w:rsidR="004D1307" w:rsidRDefault="004D1307" w:rsidP="004D1307">
            <w:pPr>
              <w:pStyle w:val="Body"/>
            </w:pPr>
            <w:r>
              <w:t>tbf</w:t>
            </w:r>
          </w:p>
        </w:tc>
        <w:tc>
          <w:tcPr>
            <w:tcW w:w="432" w:type="pct"/>
          </w:tcPr>
          <w:p w14:paraId="0199D74E" w14:textId="17004ABF" w:rsidR="004D1307" w:rsidRDefault="004D1307" w:rsidP="004D1307">
            <w:pPr>
              <w:pStyle w:val="Body"/>
            </w:pPr>
            <w:r>
              <w:t>mA</w:t>
            </w:r>
          </w:p>
        </w:tc>
        <w:tc>
          <w:tcPr>
            <w:tcW w:w="240" w:type="pct"/>
          </w:tcPr>
          <w:p w14:paraId="05E5778C" w14:textId="77777777" w:rsidR="004D1307" w:rsidRDefault="004D1307" w:rsidP="004D1307">
            <w:pPr>
              <w:pStyle w:val="Body"/>
            </w:pPr>
          </w:p>
        </w:tc>
        <w:tc>
          <w:tcPr>
            <w:tcW w:w="255" w:type="pct"/>
          </w:tcPr>
          <w:p w14:paraId="4F27EFC8" w14:textId="77777777" w:rsidR="004D1307" w:rsidRDefault="004D1307" w:rsidP="004D1307">
            <w:pPr>
              <w:pStyle w:val="Body"/>
            </w:pPr>
          </w:p>
        </w:tc>
        <w:tc>
          <w:tcPr>
            <w:tcW w:w="258" w:type="pct"/>
          </w:tcPr>
          <w:p w14:paraId="4A269A4A" w14:textId="77777777" w:rsidR="004D1307" w:rsidRDefault="004D1307" w:rsidP="004D1307">
            <w:pPr>
              <w:pStyle w:val="Body"/>
            </w:pPr>
          </w:p>
        </w:tc>
        <w:tc>
          <w:tcPr>
            <w:tcW w:w="293" w:type="pct"/>
          </w:tcPr>
          <w:p w14:paraId="45F9E02D" w14:textId="77777777" w:rsidR="004D1307" w:rsidRDefault="004D1307" w:rsidP="004D1307">
            <w:pPr>
              <w:pStyle w:val="Body"/>
            </w:pPr>
          </w:p>
        </w:tc>
        <w:tc>
          <w:tcPr>
            <w:tcW w:w="450" w:type="pct"/>
          </w:tcPr>
          <w:p w14:paraId="1E19E947" w14:textId="77777777" w:rsidR="004D1307" w:rsidRDefault="004D1307" w:rsidP="004D1307">
            <w:pPr>
              <w:pStyle w:val="Body"/>
            </w:pPr>
          </w:p>
        </w:tc>
      </w:tr>
      <w:tr w:rsidR="004D1307" w14:paraId="0C94BCB1" w14:textId="77777777" w:rsidTr="00842529">
        <w:tc>
          <w:tcPr>
            <w:tcW w:w="1663" w:type="pct"/>
            <w:gridSpan w:val="4"/>
          </w:tcPr>
          <w:p w14:paraId="731BF7BD" w14:textId="3F328AB1" w:rsidR="004D1307" w:rsidRDefault="004D1307" w:rsidP="004D1307">
            <w:pPr>
              <w:pStyle w:val="Body"/>
            </w:pPr>
            <w:r>
              <w:t xml:space="preserve">current consumption RXbist on LDO LO </w:t>
            </w:r>
            <w:r w:rsidR="007C4DE9">
              <w:t>0.9</w:t>
            </w:r>
            <w:r>
              <w:t>V RF mode</w:t>
            </w:r>
          </w:p>
        </w:tc>
        <w:tc>
          <w:tcPr>
            <w:tcW w:w="750" w:type="pct"/>
          </w:tcPr>
          <w:p w14:paraId="12FC1356" w14:textId="77777777" w:rsidR="004D1307" w:rsidRDefault="004D1307" w:rsidP="004D1307">
            <w:pPr>
              <w:pStyle w:val="Body"/>
            </w:pPr>
          </w:p>
        </w:tc>
        <w:tc>
          <w:tcPr>
            <w:tcW w:w="276" w:type="pct"/>
          </w:tcPr>
          <w:p w14:paraId="6B7E8DE6" w14:textId="77777777" w:rsidR="004D1307" w:rsidRDefault="004D1307" w:rsidP="004D1307">
            <w:pPr>
              <w:pStyle w:val="Body"/>
            </w:pPr>
          </w:p>
        </w:tc>
        <w:tc>
          <w:tcPr>
            <w:tcW w:w="383" w:type="pct"/>
          </w:tcPr>
          <w:p w14:paraId="7116B194" w14:textId="10FF7508" w:rsidR="004D1307" w:rsidRDefault="004D1307" w:rsidP="004D1307">
            <w:pPr>
              <w:pStyle w:val="Body"/>
            </w:pPr>
            <w:r>
              <w:t>5</w:t>
            </w:r>
            <w:r w:rsidR="007C4DE9">
              <w:t>9</w:t>
            </w:r>
          </w:p>
        </w:tc>
        <w:tc>
          <w:tcPr>
            <w:tcW w:w="432" w:type="pct"/>
          </w:tcPr>
          <w:p w14:paraId="0EA772E1" w14:textId="5209C1E6" w:rsidR="004D1307" w:rsidRDefault="004D1307" w:rsidP="004D1307">
            <w:pPr>
              <w:pStyle w:val="Body"/>
            </w:pPr>
            <w:r>
              <w:t>mA</w:t>
            </w:r>
          </w:p>
        </w:tc>
        <w:tc>
          <w:tcPr>
            <w:tcW w:w="240" w:type="pct"/>
          </w:tcPr>
          <w:p w14:paraId="48EEDBCF" w14:textId="77777777" w:rsidR="004D1307" w:rsidRDefault="004D1307" w:rsidP="004D1307">
            <w:pPr>
              <w:pStyle w:val="Body"/>
            </w:pPr>
          </w:p>
        </w:tc>
        <w:tc>
          <w:tcPr>
            <w:tcW w:w="255" w:type="pct"/>
          </w:tcPr>
          <w:p w14:paraId="0E736546" w14:textId="77777777" w:rsidR="004D1307" w:rsidRDefault="004D1307" w:rsidP="004D1307">
            <w:pPr>
              <w:pStyle w:val="Body"/>
            </w:pPr>
          </w:p>
        </w:tc>
        <w:tc>
          <w:tcPr>
            <w:tcW w:w="258" w:type="pct"/>
          </w:tcPr>
          <w:p w14:paraId="7C00F66F" w14:textId="77777777" w:rsidR="004D1307" w:rsidRDefault="004D1307" w:rsidP="004D1307">
            <w:pPr>
              <w:pStyle w:val="Body"/>
            </w:pPr>
          </w:p>
        </w:tc>
        <w:tc>
          <w:tcPr>
            <w:tcW w:w="293" w:type="pct"/>
          </w:tcPr>
          <w:p w14:paraId="4BFAEF84" w14:textId="77777777" w:rsidR="004D1307" w:rsidRDefault="004D1307" w:rsidP="004D1307">
            <w:pPr>
              <w:pStyle w:val="Body"/>
            </w:pPr>
          </w:p>
        </w:tc>
        <w:tc>
          <w:tcPr>
            <w:tcW w:w="450" w:type="pct"/>
          </w:tcPr>
          <w:p w14:paraId="74C38A12" w14:textId="77777777" w:rsidR="004D1307" w:rsidRDefault="004D1307" w:rsidP="004D1307">
            <w:pPr>
              <w:pStyle w:val="Body"/>
            </w:pPr>
          </w:p>
        </w:tc>
      </w:tr>
      <w:tr w:rsidR="004D1307" w14:paraId="420F247E" w14:textId="77777777" w:rsidTr="00842529">
        <w:tc>
          <w:tcPr>
            <w:tcW w:w="1663" w:type="pct"/>
            <w:gridSpan w:val="4"/>
          </w:tcPr>
          <w:p w14:paraId="202F4002" w14:textId="4D33CBF0" w:rsidR="004D1307" w:rsidRDefault="004D1307" w:rsidP="004D1307">
            <w:pPr>
              <w:pStyle w:val="Body"/>
            </w:pPr>
            <w:r>
              <w:t>current consumption RXbist on LDO RF 1.1V RF mode</w:t>
            </w:r>
          </w:p>
        </w:tc>
        <w:tc>
          <w:tcPr>
            <w:tcW w:w="750" w:type="pct"/>
          </w:tcPr>
          <w:p w14:paraId="4FB74B71" w14:textId="77777777" w:rsidR="004D1307" w:rsidRDefault="004D1307" w:rsidP="004D1307">
            <w:pPr>
              <w:pStyle w:val="Body"/>
            </w:pPr>
          </w:p>
        </w:tc>
        <w:tc>
          <w:tcPr>
            <w:tcW w:w="276" w:type="pct"/>
          </w:tcPr>
          <w:p w14:paraId="45D6092A" w14:textId="77777777" w:rsidR="004D1307" w:rsidRDefault="004D1307" w:rsidP="004D1307">
            <w:pPr>
              <w:pStyle w:val="Body"/>
            </w:pPr>
          </w:p>
        </w:tc>
        <w:tc>
          <w:tcPr>
            <w:tcW w:w="383" w:type="pct"/>
          </w:tcPr>
          <w:p w14:paraId="3F2A654D" w14:textId="33396762" w:rsidR="004D1307" w:rsidRDefault="007C4DE9" w:rsidP="004D1307">
            <w:pPr>
              <w:pStyle w:val="Body"/>
            </w:pPr>
            <w:r>
              <w:t>110</w:t>
            </w:r>
          </w:p>
        </w:tc>
        <w:tc>
          <w:tcPr>
            <w:tcW w:w="432" w:type="pct"/>
          </w:tcPr>
          <w:p w14:paraId="587D1B08" w14:textId="77777777" w:rsidR="004D1307" w:rsidRDefault="004D1307" w:rsidP="004D1307">
            <w:pPr>
              <w:pStyle w:val="Body"/>
            </w:pPr>
            <w:r>
              <w:t>mA</w:t>
            </w:r>
          </w:p>
        </w:tc>
        <w:tc>
          <w:tcPr>
            <w:tcW w:w="240" w:type="pct"/>
          </w:tcPr>
          <w:p w14:paraId="77638C86" w14:textId="77777777" w:rsidR="004D1307" w:rsidRDefault="004D1307" w:rsidP="004D1307">
            <w:pPr>
              <w:pStyle w:val="Body"/>
            </w:pPr>
          </w:p>
        </w:tc>
        <w:tc>
          <w:tcPr>
            <w:tcW w:w="255" w:type="pct"/>
          </w:tcPr>
          <w:p w14:paraId="78539259" w14:textId="53BC3C56" w:rsidR="004D1307" w:rsidRDefault="004D1307" w:rsidP="004D1307">
            <w:pPr>
              <w:pStyle w:val="Body"/>
            </w:pPr>
          </w:p>
        </w:tc>
        <w:tc>
          <w:tcPr>
            <w:tcW w:w="258" w:type="pct"/>
          </w:tcPr>
          <w:p w14:paraId="53CE62B1" w14:textId="1220330F" w:rsidR="004D1307" w:rsidRDefault="004D1307" w:rsidP="004D1307">
            <w:pPr>
              <w:pStyle w:val="Body"/>
            </w:pPr>
          </w:p>
        </w:tc>
        <w:tc>
          <w:tcPr>
            <w:tcW w:w="293" w:type="pct"/>
          </w:tcPr>
          <w:p w14:paraId="5282D680" w14:textId="24B87788" w:rsidR="004D1307" w:rsidRDefault="004D1307" w:rsidP="004D1307">
            <w:pPr>
              <w:pStyle w:val="Body"/>
            </w:pPr>
          </w:p>
        </w:tc>
        <w:tc>
          <w:tcPr>
            <w:tcW w:w="450" w:type="pct"/>
          </w:tcPr>
          <w:p w14:paraId="006BC91E" w14:textId="77777777" w:rsidR="004D1307" w:rsidRDefault="00665719" w:rsidP="004D1307">
            <w:pPr>
              <w:pStyle w:val="Body"/>
            </w:pPr>
            <w:hyperlink r:id="rId67" w:history="1">
              <w:r w:rsidR="004D1307" w:rsidRPr="000D62D3">
                <w:rPr>
                  <w:rStyle w:val="Hyperlink"/>
                </w:rPr>
                <w:t>artf1098960</w:t>
              </w:r>
            </w:hyperlink>
          </w:p>
        </w:tc>
      </w:tr>
      <w:tr w:rsidR="004D1307" w14:paraId="44AA3A61" w14:textId="77777777" w:rsidTr="00842529">
        <w:tc>
          <w:tcPr>
            <w:tcW w:w="1663" w:type="pct"/>
            <w:gridSpan w:val="4"/>
          </w:tcPr>
          <w:p w14:paraId="0AFD06D9" w14:textId="3C3FEC46" w:rsidR="004D1307" w:rsidRDefault="004D1307" w:rsidP="004D1307">
            <w:pPr>
              <w:pStyle w:val="Body"/>
            </w:pPr>
            <w:r>
              <w:t xml:space="preserve">currentconsumption bbbist on LDO BB </w:t>
            </w:r>
            <w:r w:rsidR="007C4DE9">
              <w:t xml:space="preserve">0.9 </w:t>
            </w:r>
            <w:r>
              <w:t>V</w:t>
            </w:r>
          </w:p>
          <w:p w14:paraId="59F7D023" w14:textId="15122B0C" w:rsidR="004D1307" w:rsidRDefault="004D1307" w:rsidP="004D1307">
            <w:pPr>
              <w:pStyle w:val="Body"/>
            </w:pPr>
            <w:r>
              <w:t>BB mode</w:t>
            </w:r>
          </w:p>
        </w:tc>
        <w:tc>
          <w:tcPr>
            <w:tcW w:w="750" w:type="pct"/>
          </w:tcPr>
          <w:p w14:paraId="12F8B645" w14:textId="77777777" w:rsidR="004D1307" w:rsidRDefault="004D1307" w:rsidP="004D1307">
            <w:pPr>
              <w:pStyle w:val="Body"/>
            </w:pPr>
          </w:p>
        </w:tc>
        <w:tc>
          <w:tcPr>
            <w:tcW w:w="276" w:type="pct"/>
          </w:tcPr>
          <w:p w14:paraId="6A752997" w14:textId="77777777" w:rsidR="004D1307" w:rsidRDefault="004D1307" w:rsidP="004D1307">
            <w:pPr>
              <w:pStyle w:val="Body"/>
            </w:pPr>
          </w:p>
        </w:tc>
        <w:tc>
          <w:tcPr>
            <w:tcW w:w="383" w:type="pct"/>
          </w:tcPr>
          <w:p w14:paraId="2BC96C5C" w14:textId="5B163122" w:rsidR="004D1307" w:rsidRDefault="00CC261E" w:rsidP="004D1307">
            <w:pPr>
              <w:pStyle w:val="Body"/>
            </w:pPr>
            <w:r>
              <w:t>30</w:t>
            </w:r>
          </w:p>
        </w:tc>
        <w:tc>
          <w:tcPr>
            <w:tcW w:w="432" w:type="pct"/>
          </w:tcPr>
          <w:p w14:paraId="694ECB7A" w14:textId="77777777" w:rsidR="004D1307" w:rsidRDefault="004D1307" w:rsidP="004D1307">
            <w:pPr>
              <w:pStyle w:val="Body"/>
            </w:pPr>
            <w:r>
              <w:t>mA</w:t>
            </w:r>
          </w:p>
        </w:tc>
        <w:tc>
          <w:tcPr>
            <w:tcW w:w="240" w:type="pct"/>
          </w:tcPr>
          <w:p w14:paraId="0F81B656" w14:textId="77777777" w:rsidR="004D1307" w:rsidRDefault="004D1307" w:rsidP="004D1307">
            <w:pPr>
              <w:pStyle w:val="Body"/>
            </w:pPr>
          </w:p>
        </w:tc>
        <w:tc>
          <w:tcPr>
            <w:tcW w:w="255" w:type="pct"/>
          </w:tcPr>
          <w:p w14:paraId="76E1194F" w14:textId="4112F65A" w:rsidR="004D1307" w:rsidRDefault="004D1307" w:rsidP="004D1307">
            <w:pPr>
              <w:pStyle w:val="Body"/>
            </w:pPr>
          </w:p>
        </w:tc>
        <w:tc>
          <w:tcPr>
            <w:tcW w:w="258" w:type="pct"/>
          </w:tcPr>
          <w:p w14:paraId="19E56A2D" w14:textId="3922609C" w:rsidR="004D1307" w:rsidRDefault="004D1307" w:rsidP="004D1307">
            <w:pPr>
              <w:pStyle w:val="Body"/>
            </w:pPr>
          </w:p>
        </w:tc>
        <w:tc>
          <w:tcPr>
            <w:tcW w:w="293" w:type="pct"/>
          </w:tcPr>
          <w:p w14:paraId="0EE10128" w14:textId="2FACF951" w:rsidR="004D1307" w:rsidRDefault="004D1307" w:rsidP="004D1307">
            <w:pPr>
              <w:pStyle w:val="Body"/>
            </w:pPr>
          </w:p>
        </w:tc>
        <w:tc>
          <w:tcPr>
            <w:tcW w:w="450" w:type="pct"/>
          </w:tcPr>
          <w:p w14:paraId="68F61C58" w14:textId="77777777" w:rsidR="004D1307" w:rsidRDefault="00665719" w:rsidP="004D1307">
            <w:pPr>
              <w:pStyle w:val="Body"/>
            </w:pPr>
            <w:hyperlink r:id="rId68" w:history="1">
              <w:r w:rsidR="004D1307" w:rsidRPr="00CB10FB">
                <w:rPr>
                  <w:rStyle w:val="Hyperlink"/>
                </w:rPr>
                <w:t>artf1098959</w:t>
              </w:r>
            </w:hyperlink>
          </w:p>
        </w:tc>
      </w:tr>
      <w:tr w:rsidR="004D1307" w14:paraId="1B187A39" w14:textId="77777777" w:rsidTr="00842529">
        <w:tc>
          <w:tcPr>
            <w:tcW w:w="1663" w:type="pct"/>
            <w:gridSpan w:val="4"/>
          </w:tcPr>
          <w:p w14:paraId="2ED6D474" w14:textId="1FC4760E" w:rsidR="004D1307" w:rsidRDefault="004D1307" w:rsidP="004D1307">
            <w:pPr>
              <w:pStyle w:val="Body"/>
            </w:pPr>
            <w:r>
              <w:t>Current consumption on LDO dig 0.9V</w:t>
            </w:r>
          </w:p>
        </w:tc>
        <w:tc>
          <w:tcPr>
            <w:tcW w:w="750" w:type="pct"/>
          </w:tcPr>
          <w:p w14:paraId="02A1277B" w14:textId="77777777" w:rsidR="004D1307" w:rsidRDefault="004D1307" w:rsidP="004D1307">
            <w:pPr>
              <w:pStyle w:val="Body"/>
            </w:pPr>
          </w:p>
        </w:tc>
        <w:tc>
          <w:tcPr>
            <w:tcW w:w="276" w:type="pct"/>
          </w:tcPr>
          <w:p w14:paraId="7B745C24" w14:textId="77777777" w:rsidR="004D1307" w:rsidRDefault="004D1307" w:rsidP="004D1307">
            <w:pPr>
              <w:pStyle w:val="Body"/>
            </w:pPr>
          </w:p>
        </w:tc>
        <w:tc>
          <w:tcPr>
            <w:tcW w:w="383" w:type="pct"/>
          </w:tcPr>
          <w:p w14:paraId="39FFD5B4" w14:textId="4EF1B56D" w:rsidR="004D1307" w:rsidRDefault="004D1307" w:rsidP="004D1307">
            <w:pPr>
              <w:pStyle w:val="Body"/>
            </w:pPr>
            <w:r>
              <w:t>5</w:t>
            </w:r>
          </w:p>
        </w:tc>
        <w:tc>
          <w:tcPr>
            <w:tcW w:w="432" w:type="pct"/>
          </w:tcPr>
          <w:p w14:paraId="26B63847" w14:textId="610F7DD0" w:rsidR="004D1307" w:rsidRDefault="004D1307" w:rsidP="004D1307">
            <w:pPr>
              <w:pStyle w:val="Body"/>
            </w:pPr>
            <w:r>
              <w:t>mA</w:t>
            </w:r>
          </w:p>
        </w:tc>
        <w:tc>
          <w:tcPr>
            <w:tcW w:w="240" w:type="pct"/>
          </w:tcPr>
          <w:p w14:paraId="3799C61F" w14:textId="77777777" w:rsidR="004D1307" w:rsidRDefault="004D1307" w:rsidP="004D1307">
            <w:pPr>
              <w:pStyle w:val="Body"/>
            </w:pPr>
          </w:p>
        </w:tc>
        <w:tc>
          <w:tcPr>
            <w:tcW w:w="255" w:type="pct"/>
          </w:tcPr>
          <w:p w14:paraId="2152744C" w14:textId="77777777" w:rsidR="004D1307" w:rsidRDefault="004D1307" w:rsidP="004D1307">
            <w:pPr>
              <w:pStyle w:val="Body"/>
            </w:pPr>
          </w:p>
        </w:tc>
        <w:tc>
          <w:tcPr>
            <w:tcW w:w="258" w:type="pct"/>
          </w:tcPr>
          <w:p w14:paraId="734443B3" w14:textId="77777777" w:rsidR="004D1307" w:rsidRDefault="004D1307" w:rsidP="004D1307">
            <w:pPr>
              <w:pStyle w:val="Body"/>
            </w:pPr>
          </w:p>
        </w:tc>
        <w:tc>
          <w:tcPr>
            <w:tcW w:w="293" w:type="pct"/>
          </w:tcPr>
          <w:p w14:paraId="1CE61DCB" w14:textId="77777777" w:rsidR="004D1307" w:rsidRDefault="004D1307" w:rsidP="004D1307">
            <w:pPr>
              <w:pStyle w:val="Body"/>
            </w:pPr>
          </w:p>
        </w:tc>
        <w:tc>
          <w:tcPr>
            <w:tcW w:w="450" w:type="pct"/>
          </w:tcPr>
          <w:p w14:paraId="4311C0A6" w14:textId="77777777" w:rsidR="004D1307" w:rsidRDefault="004D1307" w:rsidP="004D1307">
            <w:pPr>
              <w:pStyle w:val="Body"/>
            </w:pPr>
          </w:p>
        </w:tc>
      </w:tr>
      <w:tr w:rsidR="004D1307" w14:paraId="12B23BC1" w14:textId="77777777" w:rsidTr="00842529">
        <w:tc>
          <w:tcPr>
            <w:tcW w:w="1663" w:type="pct"/>
            <w:gridSpan w:val="4"/>
          </w:tcPr>
          <w:p w14:paraId="518E6FFB" w14:textId="283EF086" w:rsidR="004D1307" w:rsidRDefault="004D1307" w:rsidP="004D1307">
            <w:pPr>
              <w:pStyle w:val="Body"/>
            </w:pPr>
            <w:r>
              <w:t>Powerdown current rXbist,bbbist</w:t>
            </w:r>
            <w:r w:rsidR="00EA1D64">
              <w:t xml:space="preserve"> (</w:t>
            </w:r>
            <w:r w:rsidR="00F0415F">
              <w:t>1.45V)</w:t>
            </w:r>
          </w:p>
        </w:tc>
        <w:tc>
          <w:tcPr>
            <w:tcW w:w="750" w:type="pct"/>
          </w:tcPr>
          <w:p w14:paraId="606ADABB" w14:textId="77777777" w:rsidR="004D1307" w:rsidRDefault="004D1307" w:rsidP="004D1307">
            <w:pPr>
              <w:pStyle w:val="Body"/>
            </w:pPr>
          </w:p>
        </w:tc>
        <w:tc>
          <w:tcPr>
            <w:tcW w:w="276" w:type="pct"/>
          </w:tcPr>
          <w:p w14:paraId="7E561D02" w14:textId="5D96C14B" w:rsidR="004D1307" w:rsidRDefault="004D1307" w:rsidP="004D1307">
            <w:pPr>
              <w:pStyle w:val="Body"/>
            </w:pPr>
          </w:p>
        </w:tc>
        <w:tc>
          <w:tcPr>
            <w:tcW w:w="383" w:type="pct"/>
          </w:tcPr>
          <w:p w14:paraId="48A3D734" w14:textId="7D67BCF0" w:rsidR="004D1307" w:rsidRDefault="00EA1D64" w:rsidP="004D1307">
            <w:pPr>
              <w:pStyle w:val="Body"/>
            </w:pPr>
            <w:r>
              <w:t>5</w:t>
            </w:r>
            <w:r w:rsidR="004D1307">
              <w:t>0</w:t>
            </w:r>
            <w:r>
              <w:t>0</w:t>
            </w:r>
          </w:p>
        </w:tc>
        <w:tc>
          <w:tcPr>
            <w:tcW w:w="432" w:type="pct"/>
          </w:tcPr>
          <w:p w14:paraId="5083BAEF" w14:textId="7B8240E5" w:rsidR="004D1307" w:rsidRDefault="004D1307" w:rsidP="004D1307">
            <w:pPr>
              <w:pStyle w:val="Body"/>
            </w:pPr>
            <w:r>
              <w:t>uA</w:t>
            </w:r>
          </w:p>
        </w:tc>
        <w:tc>
          <w:tcPr>
            <w:tcW w:w="240" w:type="pct"/>
          </w:tcPr>
          <w:p w14:paraId="7AC55ED0" w14:textId="77777777" w:rsidR="004D1307" w:rsidRDefault="004D1307" w:rsidP="004D1307">
            <w:pPr>
              <w:pStyle w:val="Body"/>
            </w:pPr>
          </w:p>
        </w:tc>
        <w:tc>
          <w:tcPr>
            <w:tcW w:w="255" w:type="pct"/>
          </w:tcPr>
          <w:p w14:paraId="4F7B76A1" w14:textId="7E3CBA56" w:rsidR="004D1307" w:rsidRDefault="004D1307" w:rsidP="004D1307">
            <w:pPr>
              <w:pStyle w:val="Body"/>
            </w:pPr>
          </w:p>
        </w:tc>
        <w:tc>
          <w:tcPr>
            <w:tcW w:w="258" w:type="pct"/>
          </w:tcPr>
          <w:p w14:paraId="1F5ECC13" w14:textId="3494E755" w:rsidR="004D1307" w:rsidRDefault="004D1307" w:rsidP="004D1307">
            <w:pPr>
              <w:pStyle w:val="Body"/>
            </w:pPr>
          </w:p>
        </w:tc>
        <w:tc>
          <w:tcPr>
            <w:tcW w:w="293" w:type="pct"/>
          </w:tcPr>
          <w:p w14:paraId="68A742E1" w14:textId="1126FA58" w:rsidR="004D1307" w:rsidRDefault="004D1307" w:rsidP="004D1307">
            <w:pPr>
              <w:pStyle w:val="Body"/>
            </w:pPr>
          </w:p>
        </w:tc>
        <w:tc>
          <w:tcPr>
            <w:tcW w:w="450" w:type="pct"/>
          </w:tcPr>
          <w:p w14:paraId="73BDACB1" w14:textId="77777777" w:rsidR="004D1307" w:rsidRDefault="00665719" w:rsidP="004D1307">
            <w:pPr>
              <w:pStyle w:val="Body"/>
            </w:pPr>
            <w:hyperlink r:id="rId69" w:history="1">
              <w:r w:rsidR="004D1307" w:rsidRPr="000D62D3">
                <w:rPr>
                  <w:rStyle w:val="Hyperlink"/>
                </w:rPr>
                <w:t>artf1204771</w:t>
              </w:r>
            </w:hyperlink>
          </w:p>
          <w:p w14:paraId="4E970546" w14:textId="77777777" w:rsidR="004D1307" w:rsidRDefault="00665719" w:rsidP="004D1307">
            <w:pPr>
              <w:pStyle w:val="Body"/>
            </w:pPr>
            <w:hyperlink r:id="rId70" w:history="1">
              <w:r w:rsidR="004D1307" w:rsidRPr="000D62D3">
                <w:rPr>
                  <w:rStyle w:val="Hyperlink"/>
                </w:rPr>
                <w:t>artf1204774</w:t>
              </w:r>
            </w:hyperlink>
          </w:p>
        </w:tc>
      </w:tr>
      <w:tr w:rsidR="00F0415F" w14:paraId="68BD8B21" w14:textId="77777777" w:rsidTr="00842529">
        <w:tc>
          <w:tcPr>
            <w:tcW w:w="1663" w:type="pct"/>
            <w:gridSpan w:val="4"/>
          </w:tcPr>
          <w:p w14:paraId="3A80AF6F" w14:textId="4C1F18CF" w:rsidR="00F0415F" w:rsidRDefault="00F0415F" w:rsidP="00F0415F">
            <w:pPr>
              <w:pStyle w:val="Body"/>
            </w:pPr>
            <w:r>
              <w:t>Powerdown current rXbist,bbbist (1.8V)</w:t>
            </w:r>
          </w:p>
        </w:tc>
        <w:tc>
          <w:tcPr>
            <w:tcW w:w="750" w:type="pct"/>
          </w:tcPr>
          <w:p w14:paraId="75D70BB7" w14:textId="77777777" w:rsidR="00F0415F" w:rsidRDefault="00F0415F" w:rsidP="00F0415F">
            <w:pPr>
              <w:pStyle w:val="Body"/>
            </w:pPr>
          </w:p>
        </w:tc>
        <w:tc>
          <w:tcPr>
            <w:tcW w:w="276" w:type="pct"/>
          </w:tcPr>
          <w:p w14:paraId="55E955E1" w14:textId="77777777" w:rsidR="00F0415F" w:rsidRDefault="00F0415F" w:rsidP="00F0415F">
            <w:pPr>
              <w:pStyle w:val="Body"/>
            </w:pPr>
          </w:p>
        </w:tc>
        <w:tc>
          <w:tcPr>
            <w:tcW w:w="383" w:type="pct"/>
          </w:tcPr>
          <w:p w14:paraId="73906FE1" w14:textId="367E4A57" w:rsidR="00F0415F" w:rsidRDefault="00F0415F" w:rsidP="00F0415F">
            <w:pPr>
              <w:pStyle w:val="Body"/>
            </w:pPr>
            <w:r>
              <w:t>100</w:t>
            </w:r>
          </w:p>
        </w:tc>
        <w:tc>
          <w:tcPr>
            <w:tcW w:w="432" w:type="pct"/>
          </w:tcPr>
          <w:p w14:paraId="0720EE19" w14:textId="019DAF64" w:rsidR="00F0415F" w:rsidRDefault="00F0415F" w:rsidP="00F0415F">
            <w:pPr>
              <w:pStyle w:val="Body"/>
            </w:pPr>
            <w:r>
              <w:t>uA</w:t>
            </w:r>
          </w:p>
        </w:tc>
        <w:tc>
          <w:tcPr>
            <w:tcW w:w="240" w:type="pct"/>
          </w:tcPr>
          <w:p w14:paraId="155AE32A" w14:textId="77777777" w:rsidR="00F0415F" w:rsidRDefault="00F0415F" w:rsidP="00F0415F">
            <w:pPr>
              <w:pStyle w:val="Body"/>
            </w:pPr>
          </w:p>
        </w:tc>
        <w:tc>
          <w:tcPr>
            <w:tcW w:w="255" w:type="pct"/>
          </w:tcPr>
          <w:p w14:paraId="5AC990EE" w14:textId="77777777" w:rsidR="00F0415F" w:rsidRDefault="00F0415F" w:rsidP="00F0415F">
            <w:pPr>
              <w:pStyle w:val="Body"/>
            </w:pPr>
          </w:p>
        </w:tc>
        <w:tc>
          <w:tcPr>
            <w:tcW w:w="258" w:type="pct"/>
          </w:tcPr>
          <w:p w14:paraId="01C9F007" w14:textId="77777777" w:rsidR="00F0415F" w:rsidRDefault="00F0415F" w:rsidP="00F0415F">
            <w:pPr>
              <w:pStyle w:val="Body"/>
            </w:pPr>
          </w:p>
        </w:tc>
        <w:tc>
          <w:tcPr>
            <w:tcW w:w="293" w:type="pct"/>
          </w:tcPr>
          <w:p w14:paraId="3B09EFCB" w14:textId="77777777" w:rsidR="00F0415F" w:rsidRDefault="00F0415F" w:rsidP="00F0415F">
            <w:pPr>
              <w:pStyle w:val="Body"/>
            </w:pPr>
          </w:p>
        </w:tc>
        <w:tc>
          <w:tcPr>
            <w:tcW w:w="450" w:type="pct"/>
          </w:tcPr>
          <w:p w14:paraId="1C56820C" w14:textId="77777777" w:rsidR="00F0415F" w:rsidRDefault="00F0415F" w:rsidP="00F0415F">
            <w:pPr>
              <w:pStyle w:val="Body"/>
            </w:pPr>
            <w:hyperlink r:id="rId71" w:history="1">
              <w:r w:rsidRPr="000D62D3">
                <w:rPr>
                  <w:rStyle w:val="Hyperlink"/>
                </w:rPr>
                <w:t>artf1204771</w:t>
              </w:r>
            </w:hyperlink>
          </w:p>
          <w:p w14:paraId="074121E2" w14:textId="3DC7CBAB" w:rsidR="00F0415F" w:rsidRDefault="00F0415F" w:rsidP="00F0415F">
            <w:pPr>
              <w:pStyle w:val="Body"/>
            </w:pPr>
            <w:hyperlink r:id="rId72" w:history="1">
              <w:r w:rsidRPr="000D62D3">
                <w:rPr>
                  <w:rStyle w:val="Hyperlink"/>
                </w:rPr>
                <w:t>artf1204774</w:t>
              </w:r>
            </w:hyperlink>
          </w:p>
        </w:tc>
      </w:tr>
      <w:tr w:rsidR="00F0415F" w14:paraId="42D6AC45" w14:textId="77777777" w:rsidTr="00842529">
        <w:tc>
          <w:tcPr>
            <w:tcW w:w="1663" w:type="pct"/>
            <w:gridSpan w:val="4"/>
          </w:tcPr>
          <w:p w14:paraId="5AAB0F1D" w14:textId="77777777" w:rsidR="00F0415F" w:rsidRDefault="00F0415F" w:rsidP="00F0415F">
            <w:pPr>
              <w:pStyle w:val="Body"/>
            </w:pPr>
            <w:r>
              <w:t>Startup time/powerdon</w:t>
            </w:r>
          </w:p>
        </w:tc>
        <w:tc>
          <w:tcPr>
            <w:tcW w:w="750" w:type="pct"/>
          </w:tcPr>
          <w:p w14:paraId="6F6FA79F" w14:textId="77777777" w:rsidR="00F0415F" w:rsidRDefault="00F0415F" w:rsidP="00F0415F">
            <w:pPr>
              <w:pStyle w:val="Body"/>
            </w:pPr>
          </w:p>
        </w:tc>
        <w:tc>
          <w:tcPr>
            <w:tcW w:w="276" w:type="pct"/>
          </w:tcPr>
          <w:p w14:paraId="297E61AB" w14:textId="77777777" w:rsidR="00F0415F" w:rsidRDefault="00F0415F" w:rsidP="00F0415F">
            <w:pPr>
              <w:pStyle w:val="Body"/>
            </w:pPr>
          </w:p>
        </w:tc>
        <w:tc>
          <w:tcPr>
            <w:tcW w:w="383" w:type="pct"/>
          </w:tcPr>
          <w:p w14:paraId="7075ADF7" w14:textId="51C3B205" w:rsidR="00F0415F" w:rsidRDefault="00F0415F" w:rsidP="00F0415F">
            <w:pPr>
              <w:pStyle w:val="Body"/>
            </w:pPr>
            <w:r>
              <w:t>1</w:t>
            </w:r>
          </w:p>
        </w:tc>
        <w:tc>
          <w:tcPr>
            <w:tcW w:w="432" w:type="pct"/>
          </w:tcPr>
          <w:p w14:paraId="6D9FDC8E" w14:textId="77777777" w:rsidR="00F0415F" w:rsidRDefault="00F0415F" w:rsidP="00F0415F">
            <w:pPr>
              <w:pStyle w:val="Body"/>
            </w:pPr>
            <w:r>
              <w:t>us</w:t>
            </w:r>
          </w:p>
        </w:tc>
        <w:tc>
          <w:tcPr>
            <w:tcW w:w="240" w:type="pct"/>
          </w:tcPr>
          <w:p w14:paraId="4592E259" w14:textId="77777777" w:rsidR="00F0415F" w:rsidRDefault="00F0415F" w:rsidP="00F0415F">
            <w:pPr>
              <w:pStyle w:val="Body"/>
            </w:pPr>
          </w:p>
        </w:tc>
        <w:tc>
          <w:tcPr>
            <w:tcW w:w="255" w:type="pct"/>
          </w:tcPr>
          <w:p w14:paraId="0C250687" w14:textId="00D34F39" w:rsidR="00F0415F" w:rsidRDefault="00F0415F" w:rsidP="00F0415F">
            <w:pPr>
              <w:pStyle w:val="Body"/>
            </w:pPr>
          </w:p>
        </w:tc>
        <w:tc>
          <w:tcPr>
            <w:tcW w:w="258" w:type="pct"/>
          </w:tcPr>
          <w:p w14:paraId="1445185D" w14:textId="4E82D4A8" w:rsidR="00F0415F" w:rsidRDefault="00F0415F" w:rsidP="00F0415F">
            <w:pPr>
              <w:pStyle w:val="Body"/>
            </w:pPr>
          </w:p>
        </w:tc>
        <w:tc>
          <w:tcPr>
            <w:tcW w:w="293" w:type="pct"/>
          </w:tcPr>
          <w:p w14:paraId="28DD2F4B" w14:textId="12C7C108" w:rsidR="00F0415F" w:rsidRDefault="00F0415F" w:rsidP="00F0415F">
            <w:pPr>
              <w:pStyle w:val="Body"/>
            </w:pPr>
          </w:p>
        </w:tc>
        <w:tc>
          <w:tcPr>
            <w:tcW w:w="450" w:type="pct"/>
          </w:tcPr>
          <w:p w14:paraId="486C25E4" w14:textId="77777777" w:rsidR="00F0415F" w:rsidRDefault="00F0415F" w:rsidP="00F0415F">
            <w:pPr>
              <w:pStyle w:val="Body"/>
            </w:pPr>
            <w:r>
              <w:t>From poweron to signal out</w:t>
            </w:r>
          </w:p>
          <w:p w14:paraId="77F666E7" w14:textId="77777777" w:rsidR="00F0415F" w:rsidRDefault="00665719" w:rsidP="00F0415F">
            <w:pPr>
              <w:pStyle w:val="Body"/>
            </w:pPr>
            <w:hyperlink r:id="rId73" w:history="1">
              <w:r w:rsidR="00F0415F" w:rsidRPr="00854CAC">
                <w:rPr>
                  <w:rStyle w:val="Hyperlink"/>
                </w:rPr>
                <w:t>artf1204723</w:t>
              </w:r>
            </w:hyperlink>
          </w:p>
        </w:tc>
      </w:tr>
      <w:tr w:rsidR="00F0415F" w14:paraId="2BD7A484" w14:textId="77777777" w:rsidTr="00842529">
        <w:tc>
          <w:tcPr>
            <w:tcW w:w="1663" w:type="pct"/>
            <w:gridSpan w:val="4"/>
          </w:tcPr>
          <w:p w14:paraId="409BB2C0" w14:textId="77777777" w:rsidR="00F0415F" w:rsidRDefault="00F0415F" w:rsidP="00F0415F">
            <w:pPr>
              <w:pStyle w:val="Body"/>
            </w:pPr>
            <w:r>
              <w:t>Silcon area bb+ rf bist</w:t>
            </w:r>
          </w:p>
        </w:tc>
        <w:tc>
          <w:tcPr>
            <w:tcW w:w="750" w:type="pct"/>
          </w:tcPr>
          <w:p w14:paraId="302547DE" w14:textId="77777777" w:rsidR="00F0415F" w:rsidRDefault="00F0415F" w:rsidP="00F0415F">
            <w:pPr>
              <w:pStyle w:val="Body"/>
            </w:pPr>
          </w:p>
        </w:tc>
        <w:tc>
          <w:tcPr>
            <w:tcW w:w="276" w:type="pct"/>
          </w:tcPr>
          <w:p w14:paraId="2142DA81" w14:textId="77777777" w:rsidR="00F0415F" w:rsidRDefault="00F0415F" w:rsidP="00F0415F">
            <w:pPr>
              <w:pStyle w:val="Body"/>
            </w:pPr>
          </w:p>
        </w:tc>
        <w:tc>
          <w:tcPr>
            <w:tcW w:w="383" w:type="pct"/>
          </w:tcPr>
          <w:p w14:paraId="1CC54BF3" w14:textId="77777777" w:rsidR="00F0415F" w:rsidRDefault="00F0415F" w:rsidP="00F0415F">
            <w:pPr>
              <w:pStyle w:val="Body"/>
            </w:pPr>
          </w:p>
        </w:tc>
        <w:tc>
          <w:tcPr>
            <w:tcW w:w="432" w:type="pct"/>
          </w:tcPr>
          <w:p w14:paraId="57FF6EE2" w14:textId="77777777" w:rsidR="00F0415F" w:rsidRDefault="00F0415F" w:rsidP="00F0415F">
            <w:pPr>
              <w:pStyle w:val="Body"/>
            </w:pPr>
          </w:p>
        </w:tc>
        <w:tc>
          <w:tcPr>
            <w:tcW w:w="240" w:type="pct"/>
          </w:tcPr>
          <w:p w14:paraId="04DEC2E5" w14:textId="77777777" w:rsidR="00F0415F" w:rsidRDefault="00F0415F" w:rsidP="00F0415F">
            <w:pPr>
              <w:pStyle w:val="Body"/>
            </w:pPr>
          </w:p>
        </w:tc>
        <w:tc>
          <w:tcPr>
            <w:tcW w:w="255" w:type="pct"/>
          </w:tcPr>
          <w:p w14:paraId="335DBB4E" w14:textId="2F02435B" w:rsidR="00F0415F" w:rsidRDefault="00F0415F" w:rsidP="00F0415F">
            <w:pPr>
              <w:pStyle w:val="Body"/>
            </w:pPr>
          </w:p>
        </w:tc>
        <w:tc>
          <w:tcPr>
            <w:tcW w:w="258" w:type="pct"/>
          </w:tcPr>
          <w:p w14:paraId="40A56035" w14:textId="03782630" w:rsidR="00F0415F" w:rsidRDefault="00F0415F" w:rsidP="00F0415F">
            <w:pPr>
              <w:pStyle w:val="Body"/>
            </w:pPr>
          </w:p>
        </w:tc>
        <w:tc>
          <w:tcPr>
            <w:tcW w:w="293" w:type="pct"/>
          </w:tcPr>
          <w:p w14:paraId="7D4DCA7C" w14:textId="39C47410" w:rsidR="00F0415F" w:rsidRDefault="00F0415F" w:rsidP="00F0415F">
            <w:pPr>
              <w:pStyle w:val="Body"/>
            </w:pPr>
          </w:p>
        </w:tc>
        <w:tc>
          <w:tcPr>
            <w:tcW w:w="450" w:type="pct"/>
          </w:tcPr>
          <w:p w14:paraId="2C5DF6F3" w14:textId="77777777" w:rsidR="00F0415F" w:rsidRDefault="00F0415F" w:rsidP="00F0415F">
            <w:pPr>
              <w:pStyle w:val="Body"/>
            </w:pPr>
          </w:p>
        </w:tc>
      </w:tr>
    </w:tbl>
    <w:p w14:paraId="0ACF266F" w14:textId="14487282" w:rsidR="001753B3" w:rsidRDefault="001753B3" w:rsidP="005A5979">
      <w:pPr>
        <w:pStyle w:val="Caption"/>
        <w:jc w:val="center"/>
      </w:pPr>
      <w:bookmarkStart w:id="656" w:name="_Toc42511869"/>
      <w:r>
        <w:t xml:space="preserve">Table </w:t>
      </w:r>
      <w:r>
        <w:fldChar w:fldCharType="begin"/>
      </w:r>
      <w:r>
        <w:instrText xml:space="preserve"> SEQ Table \* ARABIC </w:instrText>
      </w:r>
      <w:r>
        <w:fldChar w:fldCharType="separate"/>
      </w:r>
      <w:r w:rsidR="00AA6F07">
        <w:rPr>
          <w:noProof/>
        </w:rPr>
        <w:t>9</w:t>
      </w:r>
      <w:r>
        <w:rPr>
          <w:noProof/>
        </w:rPr>
        <w:fldChar w:fldCharType="end"/>
      </w:r>
      <w:r w:rsidR="00AA6F07">
        <w:rPr>
          <w:noProof/>
        </w:rPr>
        <w:t>:</w:t>
      </w:r>
      <w:r>
        <w:t xml:space="preserve"> Electrical specification RXbist</w:t>
      </w:r>
      <w:bookmarkEnd w:id="656"/>
    </w:p>
    <w:p w14:paraId="70FC9D42" w14:textId="77777777" w:rsidR="00FF58CE" w:rsidRDefault="00FF58CE">
      <w:pPr>
        <w:pStyle w:val="Body"/>
      </w:pPr>
    </w:p>
    <w:p w14:paraId="2FAE045B" w14:textId="77777777" w:rsidR="00FF58CE" w:rsidRDefault="00FF58CE">
      <w:pPr>
        <w:pStyle w:val="Body"/>
      </w:pPr>
    </w:p>
    <w:p w14:paraId="480238EE" w14:textId="2629E11E" w:rsidR="001753B3" w:rsidRPr="00FF58CE" w:rsidRDefault="001753B3">
      <w:pPr>
        <w:pStyle w:val="Body"/>
      </w:pPr>
      <w:r w:rsidRPr="00FF58CE">
        <w:t>Impedance to drive for the baseband buffer to RX :</w:t>
      </w:r>
    </w:p>
    <w:p w14:paraId="5B818200" w14:textId="255D5259" w:rsidR="007327D0" w:rsidRDefault="007327D0">
      <w:pPr>
        <w:pStyle w:val="Body"/>
      </w:pPr>
      <w:r>
        <w:rPr>
          <w:noProof/>
        </w:rPr>
        <mc:AlternateContent>
          <mc:Choice Requires="wps">
            <w:drawing>
              <wp:anchor distT="0" distB="0" distL="114300" distR="114300" simplePos="0" relativeHeight="251714048" behindDoc="0" locked="0" layoutInCell="1" allowOverlap="1" wp14:anchorId="30489BBD" wp14:editId="1A945D21">
                <wp:simplePos x="0" y="0"/>
                <wp:positionH relativeFrom="column">
                  <wp:posOffset>1013856</wp:posOffset>
                </wp:positionH>
                <wp:positionV relativeFrom="paragraph">
                  <wp:posOffset>2490470</wp:posOffset>
                </wp:positionV>
                <wp:extent cx="245745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22093227" w14:textId="510E3655" w:rsidR="00FF2D65" w:rsidRPr="007212E2" w:rsidRDefault="00FF2D65" w:rsidP="00C84A2D">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Bist to Rx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489BBD" id="Text Box 96" o:spid="_x0000_s1033" type="#_x0000_t202" style="position:absolute;margin-left:79.85pt;margin-top:196.1pt;width:193.5pt;height:.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4IsMAIAAGY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" stroked="f">
                <v:textbox style="mso-fit-shape-to-text:t" inset="0,0,0,0">
                  <w:txbxContent>
                    <w:p w14:paraId="22093227" w14:textId="510E3655" w:rsidR="00FF2D65" w:rsidRPr="007212E2" w:rsidRDefault="00FF2D65" w:rsidP="00C84A2D">
                      <w:pPr>
                        <w:pStyle w:val="Caption"/>
                        <w:jc w:val="center"/>
                        <w:rPr>
                          <w:noProof/>
                        </w:rPr>
                      </w:pPr>
                      <w:r>
                        <w:t xml:space="preserve">Figure </w:t>
                      </w:r>
                      <w:r>
                        <w:fldChar w:fldCharType="begin"/>
                      </w:r>
                      <w:r>
                        <w:instrText xml:space="preserve"> SEQ Figure \* ARABIC </w:instrText>
                      </w:r>
                      <w:r>
                        <w:fldChar w:fldCharType="separate"/>
                      </w:r>
                      <w:r>
                        <w:rPr>
                          <w:noProof/>
                        </w:rPr>
                        <w:t>14</w:t>
                      </w:r>
                      <w:r>
                        <w:fldChar w:fldCharType="end"/>
                      </w:r>
                      <w:r>
                        <w:t>: Bist to Rx lines</w:t>
                      </w:r>
                    </w:p>
                  </w:txbxContent>
                </v:textbox>
                <w10:wrap type="topAndBottom"/>
              </v:shape>
            </w:pict>
          </mc:Fallback>
        </mc:AlternateContent>
      </w:r>
      <w:r>
        <w:rPr>
          <w:noProof/>
        </w:rPr>
        <mc:AlternateContent>
          <mc:Choice Requires="wpg">
            <w:drawing>
              <wp:anchor distT="0" distB="0" distL="114300" distR="114300" simplePos="0" relativeHeight="251706880" behindDoc="0" locked="0" layoutInCell="1" allowOverlap="1" wp14:anchorId="508C8A85" wp14:editId="2F24DC3B">
                <wp:simplePos x="0" y="0"/>
                <wp:positionH relativeFrom="column">
                  <wp:posOffset>996950</wp:posOffset>
                </wp:positionH>
                <wp:positionV relativeFrom="paragraph">
                  <wp:posOffset>901700</wp:posOffset>
                </wp:positionV>
                <wp:extent cx="2457450" cy="1734185"/>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2457450" cy="1734185"/>
                          <a:chOff x="0" y="0"/>
                          <a:chExt cx="2457450" cy="1734185"/>
                        </a:xfrm>
                      </wpg:grpSpPr>
                      <pic:pic xmlns:pic="http://schemas.openxmlformats.org/drawingml/2006/picture">
                        <pic:nvPicPr>
                          <pic:cNvPr id="24" name="Picture 24"/>
                          <pic:cNvPicPr>
                            <a:picLocks noChangeAspect="1"/>
                          </pic:cNvPicPr>
                        </pic:nvPicPr>
                        <pic:blipFill>
                          <a:blip r:embed="rId74"/>
                          <a:stretch>
                            <a:fillRect/>
                          </a:stretch>
                        </pic:blipFill>
                        <pic:spPr>
                          <a:xfrm>
                            <a:off x="0" y="0"/>
                            <a:ext cx="2457450" cy="1734185"/>
                          </a:xfrm>
                          <a:prstGeom prst="rect">
                            <a:avLst/>
                          </a:prstGeom>
                        </pic:spPr>
                      </pic:pic>
                      <wps:wsp>
                        <wps:cNvPr id="90" name="Text Box 90"/>
                        <wps:cNvSpPr txBox="1"/>
                        <wps:spPr>
                          <a:xfrm>
                            <a:off x="1098550" y="946150"/>
                            <a:ext cx="213756" cy="207819"/>
                          </a:xfrm>
                          <a:prstGeom prst="rect">
                            <a:avLst/>
                          </a:prstGeom>
                          <a:noFill/>
                          <a:ln w="6350">
                            <a:noFill/>
                          </a:ln>
                        </wps:spPr>
                        <wps:txbx>
                          <w:txbxContent>
                            <w:p w14:paraId="182AEEF4" w14:textId="77777777" w:rsidR="00FF2D65" w:rsidRPr="00C84A2D" w:rsidRDefault="00FF2D65" w:rsidP="007327D0">
                              <w:pPr>
                                <w:ind w:left="0"/>
                                <w:rPr>
                                  <w:lang w:val="fr-FR"/>
                                </w:rPr>
                              </w:pPr>
                              <w:r>
                                <w:rPr>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47700" y="692150"/>
                            <a:ext cx="213756" cy="254000"/>
                          </a:xfrm>
                          <a:prstGeom prst="rect">
                            <a:avLst/>
                          </a:prstGeom>
                          <a:noFill/>
                          <a:ln w="6350">
                            <a:noFill/>
                          </a:ln>
                        </wps:spPr>
                        <wps:txbx>
                          <w:txbxContent>
                            <w:p w14:paraId="200C6F21" w14:textId="6E7B3D8A" w:rsidR="00FF2D65" w:rsidRPr="00C84A2D" w:rsidRDefault="00FF2D65" w:rsidP="007327D0">
                              <w:pPr>
                                <w:ind w:left="0"/>
                                <w:rPr>
                                  <w:lang w:val="fr-FR"/>
                                </w:rPr>
                              </w:pPr>
                              <w:r>
                                <w:rPr>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482600" y="298450"/>
                            <a:ext cx="213756" cy="254000"/>
                          </a:xfrm>
                          <a:prstGeom prst="rect">
                            <a:avLst/>
                          </a:prstGeom>
                          <a:noFill/>
                          <a:ln w="6350">
                            <a:noFill/>
                          </a:ln>
                        </wps:spPr>
                        <wps:txbx>
                          <w:txbxContent>
                            <w:p w14:paraId="79C7B978" w14:textId="3CC34448" w:rsidR="00FF2D65" w:rsidRPr="00C84A2D" w:rsidRDefault="00FF2D65" w:rsidP="007327D0">
                              <w:pPr>
                                <w:ind w:left="0"/>
                                <w:rPr>
                                  <w:lang w:val="fr-FR"/>
                                </w:rPr>
                              </w:pPr>
                              <w:r>
                                <w:rPr>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8C8A85" id="Group 93" o:spid="_x0000_s1034" style="position:absolute;margin-left:78.5pt;margin-top:71pt;width:193.5pt;height:136.55pt;z-index:251706880" coordsize="24574,17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width:24574;height:1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">
                  <v:imagedata r:id="rId75" o:title=""/>
                </v:shape>
                <v:shape id="Text Box 90" o:spid="_x0000_s1036" type="#_x0000_t202" style="position:absolute;left:10985;top:9461;width:2138;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182AEEF4" w14:textId="77777777" w:rsidR="00FF2D65" w:rsidRPr="00C84A2D" w:rsidRDefault="00FF2D65" w:rsidP="007327D0">
                        <w:pPr>
                          <w:ind w:left="0"/>
                          <w:rPr>
                            <w:lang w:val="fr-FR"/>
                          </w:rPr>
                        </w:pPr>
                        <w:r>
                          <w:rPr>
                            <w:lang w:val="fr-FR"/>
                          </w:rPr>
                          <w:t>1</w:t>
                        </w:r>
                      </w:p>
                    </w:txbxContent>
                  </v:textbox>
                </v:shape>
                <v:shape id="Text Box 91" o:spid="_x0000_s1037" type="#_x0000_t202" style="position:absolute;left:6477;top:6921;width:21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200C6F21" w14:textId="6E7B3D8A" w:rsidR="00FF2D65" w:rsidRPr="00C84A2D" w:rsidRDefault="00FF2D65" w:rsidP="007327D0">
                        <w:pPr>
                          <w:ind w:left="0"/>
                          <w:rPr>
                            <w:lang w:val="fr-FR"/>
                          </w:rPr>
                        </w:pPr>
                        <w:r>
                          <w:rPr>
                            <w:lang w:val="fr-FR"/>
                          </w:rPr>
                          <w:t>2</w:t>
                        </w:r>
                      </w:p>
                    </w:txbxContent>
                  </v:textbox>
                </v:shape>
                <v:shape id="Text Box 92" o:spid="_x0000_s1038" type="#_x0000_t202" style="position:absolute;left:4826;top:2984;width:21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9C7B978" w14:textId="3CC34448" w:rsidR="00FF2D65" w:rsidRPr="00C84A2D" w:rsidRDefault="00FF2D65" w:rsidP="007327D0">
                        <w:pPr>
                          <w:ind w:left="0"/>
                          <w:rPr>
                            <w:lang w:val="fr-FR"/>
                          </w:rPr>
                        </w:pPr>
                        <w:r>
                          <w:rPr>
                            <w:lang w:val="fr-FR"/>
                          </w:rPr>
                          <w:t>3</w:t>
                        </w:r>
                      </w:p>
                    </w:txbxContent>
                  </v:textbox>
                </v:shape>
                <w10:wrap type="topAndBottom"/>
              </v:group>
            </w:pict>
          </mc:Fallback>
        </mc:AlternateContent>
      </w:r>
      <w:r w:rsidR="001753B3">
        <w:t xml:space="preserve">The buffer will drive one long line that split to 4 lines to the Rx (Figure 9). The high capacitance load of the Rx (2.1pF to 6.3 pF) create with the parasitic resistance of the long lines (200Ohms best case) a pole at few Mhz reducing the signal BW. To increase this BW, a buffer with low input capacitance (&lt;1.5pF) is put at the end of the lines in Rx side. </w:t>
      </w:r>
    </w:p>
    <w:p w14:paraId="2A376FC9" w14:textId="77777777" w:rsidR="001753B3" w:rsidRDefault="001753B3">
      <w:pPr>
        <w:pStyle w:val="Body"/>
      </w:pPr>
    </w:p>
    <w:p w14:paraId="35F785F8" w14:textId="77777777" w:rsidR="007327D0" w:rsidRDefault="007327D0">
      <w:pPr>
        <w:pStyle w:val="Body"/>
      </w:pPr>
      <w:r>
        <w:t>The equivalent model for those line is as follow. The line is devided into 3 parts for this model as shown in figure above. The values of parasitic resistance and capacitance of each part have been estimated by the layout team. Figure below show the values.</w:t>
      </w:r>
    </w:p>
    <w:p w14:paraId="3C9D5968" w14:textId="04743EF3" w:rsidR="001753B3" w:rsidRDefault="007327D0">
      <w:pPr>
        <w:pStyle w:val="Body"/>
      </w:pPr>
      <w:r>
        <w:rPr>
          <w:noProof/>
        </w:rPr>
        <w:drawing>
          <wp:anchor distT="0" distB="0" distL="114300" distR="114300" simplePos="0" relativeHeight="251709952" behindDoc="0" locked="0" layoutInCell="1" allowOverlap="1" wp14:anchorId="3DE5C81D" wp14:editId="6B525318">
            <wp:simplePos x="0" y="0"/>
            <wp:positionH relativeFrom="column">
              <wp:posOffset>-279400</wp:posOffset>
            </wp:positionH>
            <wp:positionV relativeFrom="paragraph">
              <wp:posOffset>177165</wp:posOffset>
            </wp:positionV>
            <wp:extent cx="5016500" cy="354711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16500" cy="3547110"/>
                    </a:xfrm>
                    <a:prstGeom prst="rect">
                      <a:avLst/>
                    </a:prstGeom>
                  </pic:spPr>
                </pic:pic>
              </a:graphicData>
            </a:graphic>
          </wp:anchor>
        </w:drawing>
      </w:r>
    </w:p>
    <w:p w14:paraId="7B7BC2D2" w14:textId="77777777" w:rsidR="001753B3" w:rsidRDefault="001753B3">
      <w:pPr>
        <w:pStyle w:val="Body"/>
      </w:pPr>
    </w:p>
    <w:p w14:paraId="55EDDC89" w14:textId="3F2A960E" w:rsidR="001753B3" w:rsidRDefault="001753B3" w:rsidP="001753B3">
      <w:pPr>
        <w:pStyle w:val="Caption"/>
        <w:jc w:val="center"/>
      </w:pPr>
      <w:bookmarkStart w:id="657" w:name="_Toc42511836"/>
      <w:r>
        <w:t xml:space="preserve">Figure </w:t>
      </w:r>
      <w:r>
        <w:fldChar w:fldCharType="begin"/>
      </w:r>
      <w:r>
        <w:instrText xml:space="preserve"> SEQ Figure \* ARABIC </w:instrText>
      </w:r>
      <w:r>
        <w:fldChar w:fldCharType="separate"/>
      </w:r>
      <w:r w:rsidR="004A0420">
        <w:rPr>
          <w:noProof/>
        </w:rPr>
        <w:t>15</w:t>
      </w:r>
      <w:r>
        <w:rPr>
          <w:noProof/>
        </w:rPr>
        <w:fldChar w:fldCharType="end"/>
      </w:r>
      <w:r w:rsidR="00AA6F07">
        <w:rPr>
          <w:noProof/>
        </w:rPr>
        <w:t>:</w:t>
      </w:r>
      <w:r>
        <w:t xml:space="preserve"> load imp</w:t>
      </w:r>
      <w:r w:rsidR="005D5D3C">
        <w:t>e</w:t>
      </w:r>
      <w:r>
        <w:t>dance for bb bist</w:t>
      </w:r>
      <w:r w:rsidR="005D5D3C">
        <w:t xml:space="preserve"> </w:t>
      </w:r>
      <w:bookmarkEnd w:id="657"/>
    </w:p>
    <w:p w14:paraId="2132637D" w14:textId="77777777" w:rsidR="001753B3" w:rsidRDefault="001753B3">
      <w:pPr>
        <w:pStyle w:val="Heading2"/>
      </w:pPr>
      <w:bookmarkStart w:id="658" w:name="_Toc31217929"/>
      <w:bookmarkStart w:id="659" w:name="_Toc49245187"/>
      <w:r>
        <w:t>Layout</w:t>
      </w:r>
      <w:bookmarkEnd w:id="658"/>
      <w:bookmarkEnd w:id="659"/>
    </w:p>
    <w:p w14:paraId="251F8595" w14:textId="62E4E42F" w:rsidR="001753B3" w:rsidRPr="007E68D6" w:rsidRDefault="00FF58CE">
      <w:pPr>
        <w:pStyle w:val="Body"/>
      </w:pPr>
      <w:r>
        <w:t>Layout must fit in the floorplan</w:t>
      </w:r>
    </w:p>
    <w:p w14:paraId="4554706F" w14:textId="77777777" w:rsidR="001753B3" w:rsidRDefault="001753B3">
      <w:pPr>
        <w:pStyle w:val="Body"/>
      </w:pPr>
    </w:p>
    <w:p w14:paraId="44894F0A" w14:textId="0212D0D2" w:rsidR="00CE1416" w:rsidRDefault="00CE1416">
      <w:pPr>
        <w:pStyle w:val="Heading2"/>
      </w:pPr>
      <w:bookmarkStart w:id="660" w:name="_Toc49245188"/>
      <w:bookmarkStart w:id="661" w:name="_Toc31217930"/>
      <w:r>
        <w:t>Design Decisions (logged in DOORS AS)</w:t>
      </w:r>
      <w:bookmarkEnd w:id="660"/>
    </w:p>
    <w:p w14:paraId="26E1B16D" w14:textId="77777777" w:rsidR="00FF58CE" w:rsidRPr="00FF58CE" w:rsidRDefault="00FF58CE">
      <w:pPr>
        <w:pStyle w:val="Body"/>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0"/>
      </w:tblGrid>
      <w:tr w:rsidR="004D0626" w:rsidRPr="004D0626" w14:paraId="1A2500B2" w14:textId="77777777" w:rsidTr="00B75F5C">
        <w:trPr>
          <w:trHeight w:val="264"/>
        </w:trPr>
        <w:tc>
          <w:tcPr>
            <w:tcW w:w="5000" w:type="pct"/>
            <w:shd w:val="clear" w:color="auto" w:fill="auto"/>
            <w:noWrap/>
            <w:vAlign w:val="bottom"/>
            <w:hideMark/>
          </w:tcPr>
          <w:p w14:paraId="39EB7CF1" w14:textId="77777777" w:rsidR="004D0626" w:rsidRPr="004D0626" w:rsidRDefault="004D0626" w:rsidP="004D0626">
            <w:pPr>
              <w:ind w:left="0"/>
              <w:rPr>
                <w:color w:val="000000"/>
              </w:rPr>
            </w:pPr>
            <w:r w:rsidRPr="004D0626">
              <w:rPr>
                <w:color w:val="000000"/>
              </w:rPr>
              <w:t>RXBIST</w:t>
            </w:r>
          </w:p>
        </w:tc>
      </w:tr>
      <w:tr w:rsidR="004D0626" w:rsidRPr="004D0626" w14:paraId="2A1A2654" w14:textId="77777777" w:rsidTr="00B75F5C">
        <w:trPr>
          <w:trHeight w:val="264"/>
        </w:trPr>
        <w:tc>
          <w:tcPr>
            <w:tcW w:w="5000" w:type="pct"/>
            <w:shd w:val="clear" w:color="auto" w:fill="auto"/>
            <w:noWrap/>
            <w:vAlign w:val="bottom"/>
            <w:hideMark/>
          </w:tcPr>
          <w:p w14:paraId="189869A9" w14:textId="77777777" w:rsidR="004D0626" w:rsidRPr="004D0626" w:rsidRDefault="004D0626" w:rsidP="004D0626">
            <w:pPr>
              <w:ind w:left="0"/>
              <w:rPr>
                <w:color w:val="000000"/>
              </w:rPr>
            </w:pPr>
            <w:r w:rsidRPr="004D0626">
              <w:rPr>
                <w:color w:val="000000"/>
              </w:rPr>
              <w:t>RX bist is splitted between RF and baseband BIST (RXRFBIST and BBBIST). They are both controlled by a digital controller (RXDIG)</w:t>
            </w:r>
          </w:p>
        </w:tc>
      </w:tr>
      <w:tr w:rsidR="004D0626" w:rsidRPr="004D0626" w14:paraId="6CCB060D" w14:textId="77777777" w:rsidTr="00B75F5C">
        <w:trPr>
          <w:trHeight w:val="264"/>
        </w:trPr>
        <w:tc>
          <w:tcPr>
            <w:tcW w:w="5000" w:type="pct"/>
            <w:shd w:val="clear" w:color="auto" w:fill="auto"/>
            <w:noWrap/>
            <w:vAlign w:val="bottom"/>
            <w:hideMark/>
          </w:tcPr>
          <w:p w14:paraId="483D2541" w14:textId="77777777" w:rsidR="004D0626" w:rsidRPr="004D0626" w:rsidRDefault="004D0626" w:rsidP="004D0626">
            <w:pPr>
              <w:ind w:left="0"/>
              <w:rPr>
                <w:color w:val="000000"/>
              </w:rPr>
            </w:pPr>
            <w:r w:rsidRPr="004D0626">
              <w:rPr>
                <w:color w:val="000000"/>
              </w:rPr>
              <w:t>Bist digital generation can provide square wave, sine wave, 2 tones.</w:t>
            </w:r>
          </w:p>
        </w:tc>
      </w:tr>
      <w:tr w:rsidR="004D0626" w:rsidRPr="004D0626" w14:paraId="703A9799" w14:textId="77777777" w:rsidTr="00B75F5C">
        <w:trPr>
          <w:trHeight w:val="264"/>
        </w:trPr>
        <w:tc>
          <w:tcPr>
            <w:tcW w:w="5000" w:type="pct"/>
            <w:shd w:val="clear" w:color="auto" w:fill="auto"/>
            <w:noWrap/>
            <w:vAlign w:val="bottom"/>
            <w:hideMark/>
          </w:tcPr>
          <w:p w14:paraId="43B41FF3" w14:textId="77777777" w:rsidR="004D0626" w:rsidRPr="004D0626" w:rsidRDefault="004D0626" w:rsidP="004D0626">
            <w:pPr>
              <w:ind w:left="0"/>
              <w:rPr>
                <w:color w:val="000000"/>
              </w:rPr>
            </w:pPr>
            <w:r w:rsidRPr="004D0626">
              <w:rPr>
                <w:color w:val="000000"/>
              </w:rPr>
              <w:t>The RXDIG is generating pure sine wave based on sigma delta</w:t>
            </w:r>
          </w:p>
        </w:tc>
      </w:tr>
      <w:tr w:rsidR="004D0626" w:rsidRPr="004D0626" w14:paraId="536EC986" w14:textId="77777777" w:rsidTr="00B75F5C">
        <w:trPr>
          <w:trHeight w:val="264"/>
        </w:trPr>
        <w:tc>
          <w:tcPr>
            <w:tcW w:w="5000" w:type="pct"/>
            <w:shd w:val="clear" w:color="auto" w:fill="auto"/>
            <w:noWrap/>
            <w:vAlign w:val="bottom"/>
            <w:hideMark/>
          </w:tcPr>
          <w:p w14:paraId="12D6BF1F" w14:textId="77777777" w:rsidR="004D0626" w:rsidRPr="004D0626" w:rsidRDefault="004D0626" w:rsidP="004D0626">
            <w:pPr>
              <w:ind w:left="0"/>
              <w:rPr>
                <w:color w:val="000000"/>
              </w:rPr>
            </w:pPr>
            <w:r w:rsidRPr="004D0626">
              <w:rPr>
                <w:color w:val="000000"/>
              </w:rPr>
              <w:t>RXDIG can control frequency,phase, amplitude and compensate for phase/amplitude unbalance</w:t>
            </w:r>
          </w:p>
        </w:tc>
      </w:tr>
      <w:tr w:rsidR="004D0626" w:rsidRPr="004D0626" w14:paraId="1DFF9927" w14:textId="77777777" w:rsidTr="00B75F5C">
        <w:trPr>
          <w:trHeight w:val="264"/>
        </w:trPr>
        <w:tc>
          <w:tcPr>
            <w:tcW w:w="5000" w:type="pct"/>
            <w:shd w:val="clear" w:color="auto" w:fill="auto"/>
            <w:noWrap/>
            <w:vAlign w:val="bottom"/>
            <w:hideMark/>
          </w:tcPr>
          <w:p w14:paraId="5C35FB89" w14:textId="77777777" w:rsidR="004D0626" w:rsidRPr="004D0626" w:rsidRDefault="004D0626" w:rsidP="004D0626">
            <w:pPr>
              <w:ind w:left="0"/>
              <w:rPr>
                <w:color w:val="000000"/>
              </w:rPr>
            </w:pPr>
            <w:r w:rsidRPr="004D0626">
              <w:rPr>
                <w:color w:val="000000"/>
              </w:rPr>
              <w:t>The Sigma delta is running at 320MHz from an external analog clock</w:t>
            </w:r>
          </w:p>
        </w:tc>
      </w:tr>
      <w:tr w:rsidR="004D0626" w:rsidRPr="004D0626" w14:paraId="1CFF6AE5" w14:textId="77777777" w:rsidTr="00B75F5C">
        <w:trPr>
          <w:trHeight w:val="264"/>
        </w:trPr>
        <w:tc>
          <w:tcPr>
            <w:tcW w:w="5000" w:type="pct"/>
            <w:shd w:val="clear" w:color="auto" w:fill="auto"/>
            <w:noWrap/>
            <w:vAlign w:val="bottom"/>
            <w:hideMark/>
          </w:tcPr>
          <w:p w14:paraId="71A33399" w14:textId="77777777" w:rsidR="004D0626" w:rsidRPr="004D0626" w:rsidRDefault="004D0626" w:rsidP="004D0626">
            <w:pPr>
              <w:ind w:left="0"/>
              <w:rPr>
                <w:color w:val="000000"/>
              </w:rPr>
            </w:pPr>
            <w:r w:rsidRPr="004D0626">
              <w:rPr>
                <w:color w:val="000000"/>
              </w:rPr>
              <w:t>A dynamic element matching is spreading the INL/DNL of the analog DACs</w:t>
            </w:r>
          </w:p>
        </w:tc>
      </w:tr>
      <w:tr w:rsidR="004D0626" w:rsidRPr="004D0626" w14:paraId="664AE9FE" w14:textId="77777777" w:rsidTr="00B75F5C">
        <w:trPr>
          <w:trHeight w:val="264"/>
        </w:trPr>
        <w:tc>
          <w:tcPr>
            <w:tcW w:w="5000" w:type="pct"/>
            <w:shd w:val="clear" w:color="auto" w:fill="auto"/>
            <w:noWrap/>
            <w:vAlign w:val="bottom"/>
            <w:hideMark/>
          </w:tcPr>
          <w:p w14:paraId="0DB4A5D7" w14:textId="77777777" w:rsidR="004D0626" w:rsidRPr="004D0626" w:rsidRDefault="004D0626" w:rsidP="004D0626">
            <w:pPr>
              <w:ind w:left="0"/>
              <w:rPr>
                <w:color w:val="000000"/>
              </w:rPr>
            </w:pPr>
            <w:r w:rsidRPr="004D0626">
              <w:rPr>
                <w:color w:val="000000"/>
              </w:rPr>
              <w:t>The RXDIG is able to provide 2 independent sine waves tones based on 2 cordics</w:t>
            </w:r>
          </w:p>
        </w:tc>
      </w:tr>
      <w:tr w:rsidR="004D0626" w:rsidRPr="004D0626" w14:paraId="02DCC94B" w14:textId="77777777" w:rsidTr="00B75F5C">
        <w:trPr>
          <w:trHeight w:val="264"/>
        </w:trPr>
        <w:tc>
          <w:tcPr>
            <w:tcW w:w="5000" w:type="pct"/>
            <w:shd w:val="clear" w:color="auto" w:fill="auto"/>
            <w:noWrap/>
            <w:vAlign w:val="bottom"/>
            <w:hideMark/>
          </w:tcPr>
          <w:p w14:paraId="62FF9AA6" w14:textId="77777777" w:rsidR="004D0626" w:rsidRPr="004D0626" w:rsidRDefault="004D0626" w:rsidP="004D0626">
            <w:pPr>
              <w:ind w:left="0"/>
              <w:rPr>
                <w:color w:val="000000"/>
              </w:rPr>
            </w:pPr>
            <w:r w:rsidRPr="004D0626">
              <w:rPr>
                <w:color w:val="000000"/>
              </w:rPr>
              <w:t>IF frequency is programmable. Phase and amplitudes are programmables independentely for I and Q</w:t>
            </w:r>
          </w:p>
        </w:tc>
      </w:tr>
      <w:tr w:rsidR="004D0626" w:rsidRPr="004D0626" w14:paraId="39C8EE65" w14:textId="77777777" w:rsidTr="00B75F5C">
        <w:trPr>
          <w:trHeight w:val="264"/>
        </w:trPr>
        <w:tc>
          <w:tcPr>
            <w:tcW w:w="5000" w:type="pct"/>
            <w:shd w:val="clear" w:color="auto" w:fill="auto"/>
            <w:noWrap/>
            <w:vAlign w:val="bottom"/>
            <w:hideMark/>
          </w:tcPr>
          <w:p w14:paraId="6B2306CE" w14:textId="77777777" w:rsidR="004D0626" w:rsidRPr="004D0626" w:rsidRDefault="004D0626" w:rsidP="004D0626">
            <w:pPr>
              <w:ind w:left="0"/>
              <w:rPr>
                <w:color w:val="000000"/>
              </w:rPr>
            </w:pPr>
            <w:r w:rsidRPr="004D0626">
              <w:rPr>
                <w:color w:val="000000"/>
              </w:rPr>
              <w:t>The RXDIG provides I and Q signal</w:t>
            </w:r>
          </w:p>
        </w:tc>
      </w:tr>
      <w:tr w:rsidR="004D0626" w:rsidRPr="004D0626" w14:paraId="64BC569C" w14:textId="77777777" w:rsidTr="00B75F5C">
        <w:trPr>
          <w:trHeight w:val="264"/>
        </w:trPr>
        <w:tc>
          <w:tcPr>
            <w:tcW w:w="5000" w:type="pct"/>
            <w:shd w:val="clear" w:color="auto" w:fill="auto"/>
            <w:noWrap/>
            <w:vAlign w:val="bottom"/>
            <w:hideMark/>
          </w:tcPr>
          <w:p w14:paraId="6C6E7646" w14:textId="77777777" w:rsidR="004D0626" w:rsidRPr="004D0626" w:rsidRDefault="004D0626" w:rsidP="004D0626">
            <w:pPr>
              <w:ind w:left="0"/>
              <w:rPr>
                <w:color w:val="000000"/>
              </w:rPr>
            </w:pPr>
            <w:r w:rsidRPr="004D0626">
              <w:rPr>
                <w:color w:val="000000"/>
              </w:rPr>
              <w:t xml:space="preserve">2 8b DACs are used to convert the I,Q digital signals </w:t>
            </w:r>
          </w:p>
        </w:tc>
      </w:tr>
      <w:tr w:rsidR="004D0626" w:rsidRPr="004D0626" w14:paraId="28CF6265" w14:textId="77777777" w:rsidTr="00B75F5C">
        <w:trPr>
          <w:trHeight w:val="264"/>
        </w:trPr>
        <w:tc>
          <w:tcPr>
            <w:tcW w:w="5000" w:type="pct"/>
            <w:shd w:val="clear" w:color="auto" w:fill="auto"/>
            <w:noWrap/>
            <w:vAlign w:val="bottom"/>
            <w:hideMark/>
          </w:tcPr>
          <w:p w14:paraId="28539031" w14:textId="77777777" w:rsidR="004D0626" w:rsidRPr="004D0626" w:rsidRDefault="004D0626" w:rsidP="004D0626">
            <w:pPr>
              <w:ind w:left="0"/>
              <w:rPr>
                <w:color w:val="000000"/>
              </w:rPr>
            </w:pPr>
            <w:r w:rsidRPr="004D0626">
              <w:rPr>
                <w:color w:val="000000"/>
              </w:rPr>
              <w:t>These analog signals are used both for RXRFBIST and BBBIST</w:t>
            </w:r>
          </w:p>
        </w:tc>
      </w:tr>
      <w:tr w:rsidR="004D0626" w:rsidRPr="004D0626" w14:paraId="6020EE3B" w14:textId="77777777" w:rsidTr="00B75F5C">
        <w:trPr>
          <w:trHeight w:val="264"/>
        </w:trPr>
        <w:tc>
          <w:tcPr>
            <w:tcW w:w="5000" w:type="pct"/>
            <w:shd w:val="clear" w:color="auto" w:fill="auto"/>
            <w:noWrap/>
            <w:vAlign w:val="bottom"/>
            <w:hideMark/>
          </w:tcPr>
          <w:p w14:paraId="36FE982E" w14:textId="77777777" w:rsidR="004D0626" w:rsidRPr="004D0626" w:rsidRDefault="004D0626" w:rsidP="004D0626">
            <w:pPr>
              <w:ind w:left="0"/>
              <w:rPr>
                <w:color w:val="000000"/>
              </w:rPr>
            </w:pPr>
            <w:r w:rsidRPr="004D0626">
              <w:rPr>
                <w:color w:val="000000"/>
              </w:rPr>
              <w:t>IF signal are converted in RF+IF through a SSB demodulator</w:t>
            </w:r>
          </w:p>
        </w:tc>
      </w:tr>
      <w:tr w:rsidR="004D0626" w:rsidRPr="004D0626" w14:paraId="096750B9" w14:textId="77777777" w:rsidTr="00B75F5C">
        <w:trPr>
          <w:trHeight w:val="264"/>
        </w:trPr>
        <w:tc>
          <w:tcPr>
            <w:tcW w:w="5000" w:type="pct"/>
            <w:shd w:val="clear" w:color="auto" w:fill="auto"/>
            <w:noWrap/>
            <w:vAlign w:val="bottom"/>
            <w:hideMark/>
          </w:tcPr>
          <w:p w14:paraId="6A603F3F" w14:textId="77777777" w:rsidR="004D0626" w:rsidRPr="004D0626" w:rsidRDefault="004D0626" w:rsidP="004D0626">
            <w:pPr>
              <w:ind w:left="0"/>
              <w:rPr>
                <w:color w:val="000000"/>
              </w:rPr>
            </w:pPr>
            <w:r w:rsidRPr="004D0626">
              <w:rPr>
                <w:color w:val="000000"/>
              </w:rPr>
              <w:t>The sSB demodulator is not compensated for image rejection because of the IQ receivers</w:t>
            </w:r>
          </w:p>
        </w:tc>
      </w:tr>
      <w:tr w:rsidR="004D0626" w:rsidRPr="004D0626" w14:paraId="4ED2F0DA" w14:textId="77777777" w:rsidTr="00B75F5C">
        <w:trPr>
          <w:trHeight w:val="264"/>
        </w:trPr>
        <w:tc>
          <w:tcPr>
            <w:tcW w:w="5000" w:type="pct"/>
            <w:shd w:val="clear" w:color="auto" w:fill="auto"/>
            <w:noWrap/>
            <w:vAlign w:val="bottom"/>
            <w:hideMark/>
          </w:tcPr>
          <w:p w14:paraId="5B906DD8" w14:textId="77777777" w:rsidR="004D0626" w:rsidRPr="004D0626" w:rsidRDefault="004D0626" w:rsidP="004D0626">
            <w:pPr>
              <w:ind w:left="0"/>
              <w:rPr>
                <w:color w:val="000000"/>
              </w:rPr>
            </w:pPr>
            <w:r w:rsidRPr="004D0626">
              <w:rPr>
                <w:color w:val="000000"/>
              </w:rPr>
              <w:t>The SSB signal is splitted and sent to reach receiver (LNA input or LNA output depending on the switch configuration inside the receiver)</w:t>
            </w:r>
          </w:p>
        </w:tc>
      </w:tr>
      <w:tr w:rsidR="004D0626" w:rsidRPr="004D0626" w14:paraId="6C9F5ADE" w14:textId="77777777" w:rsidTr="00B75F5C">
        <w:trPr>
          <w:trHeight w:val="264"/>
        </w:trPr>
        <w:tc>
          <w:tcPr>
            <w:tcW w:w="5000" w:type="pct"/>
            <w:shd w:val="clear" w:color="auto" w:fill="auto"/>
            <w:noWrap/>
            <w:vAlign w:val="bottom"/>
            <w:hideMark/>
          </w:tcPr>
          <w:p w14:paraId="0D6EBEEE" w14:textId="77777777" w:rsidR="004D0626" w:rsidRPr="004D0626" w:rsidRDefault="004D0626" w:rsidP="004D0626">
            <w:pPr>
              <w:ind w:left="0"/>
              <w:rPr>
                <w:color w:val="000000"/>
              </w:rPr>
            </w:pPr>
            <w:r w:rsidRPr="004D0626">
              <w:rPr>
                <w:color w:val="000000"/>
              </w:rPr>
              <w:t>The level of the IF signal can be controlled by the RF buffers, the PR current and the digital I,Q controls</w:t>
            </w:r>
          </w:p>
        </w:tc>
      </w:tr>
      <w:tr w:rsidR="004D0626" w:rsidRPr="004D0626" w14:paraId="6C8A279D" w14:textId="77777777" w:rsidTr="00B75F5C">
        <w:trPr>
          <w:trHeight w:val="264"/>
        </w:trPr>
        <w:tc>
          <w:tcPr>
            <w:tcW w:w="5000" w:type="pct"/>
            <w:shd w:val="clear" w:color="auto" w:fill="auto"/>
            <w:noWrap/>
            <w:vAlign w:val="bottom"/>
            <w:hideMark/>
          </w:tcPr>
          <w:p w14:paraId="386DEF82" w14:textId="77777777" w:rsidR="004D0626" w:rsidRPr="004D0626" w:rsidRDefault="004D0626" w:rsidP="004D0626">
            <w:pPr>
              <w:ind w:left="0"/>
              <w:rPr>
                <w:color w:val="000000"/>
              </w:rPr>
            </w:pPr>
            <w:r w:rsidRPr="004D0626">
              <w:rPr>
                <w:color w:val="000000"/>
              </w:rPr>
              <w:t>The level at the SSB output is calibrated so that the PPD at rX inputs are in a accurate power range for reference measurement</w:t>
            </w:r>
          </w:p>
        </w:tc>
      </w:tr>
      <w:tr w:rsidR="004D0626" w:rsidRPr="004D0626" w14:paraId="31EB13E1" w14:textId="77777777" w:rsidTr="00B75F5C">
        <w:trPr>
          <w:trHeight w:val="264"/>
        </w:trPr>
        <w:tc>
          <w:tcPr>
            <w:tcW w:w="5000" w:type="pct"/>
            <w:shd w:val="clear" w:color="auto" w:fill="auto"/>
            <w:noWrap/>
            <w:vAlign w:val="bottom"/>
            <w:hideMark/>
          </w:tcPr>
          <w:p w14:paraId="0B1EA6A1" w14:textId="588AFC6C" w:rsidR="004D0626" w:rsidRPr="004D0626" w:rsidRDefault="004D0626" w:rsidP="004D0626">
            <w:pPr>
              <w:ind w:left="0"/>
              <w:rPr>
                <w:color w:val="000000"/>
              </w:rPr>
            </w:pPr>
            <w:r w:rsidRPr="004D0626">
              <w:rPr>
                <w:color w:val="000000"/>
              </w:rPr>
              <w:t xml:space="preserve">The dynamic range in the SSB modulator allows </w:t>
            </w:r>
            <w:r w:rsidR="00FF58CE" w:rsidRPr="004D0626">
              <w:rPr>
                <w:color w:val="000000"/>
              </w:rPr>
              <w:t>measurement</w:t>
            </w:r>
            <w:r w:rsidRPr="004D0626">
              <w:rPr>
                <w:color w:val="000000"/>
              </w:rPr>
              <w:t xml:space="preserve"> of all </w:t>
            </w:r>
            <w:r w:rsidR="00FF58CE">
              <w:rPr>
                <w:color w:val="000000"/>
              </w:rPr>
              <w:t>pa</w:t>
            </w:r>
            <w:r w:rsidR="00FF58CE" w:rsidRPr="004D0626">
              <w:rPr>
                <w:color w:val="000000"/>
              </w:rPr>
              <w:t>rameters</w:t>
            </w:r>
            <w:r w:rsidRPr="004D0626">
              <w:rPr>
                <w:color w:val="000000"/>
              </w:rPr>
              <w:t xml:space="preserve"> through RF path with all VGA gains without compressing the VGA's. Linearity is only possible in Baseband mode</w:t>
            </w:r>
          </w:p>
        </w:tc>
      </w:tr>
      <w:tr w:rsidR="004D0626" w:rsidRPr="004D0626" w14:paraId="4E18CF5D" w14:textId="77777777" w:rsidTr="00B75F5C">
        <w:trPr>
          <w:trHeight w:val="264"/>
        </w:trPr>
        <w:tc>
          <w:tcPr>
            <w:tcW w:w="5000" w:type="pct"/>
            <w:shd w:val="clear" w:color="auto" w:fill="auto"/>
            <w:noWrap/>
            <w:vAlign w:val="bottom"/>
            <w:hideMark/>
          </w:tcPr>
          <w:p w14:paraId="22666AB8" w14:textId="77777777" w:rsidR="004D0626" w:rsidRPr="004D0626" w:rsidRDefault="004D0626" w:rsidP="004D0626">
            <w:pPr>
              <w:ind w:left="0"/>
              <w:rPr>
                <w:color w:val="000000"/>
              </w:rPr>
            </w:pPr>
            <w:r w:rsidRPr="004D0626">
              <w:rPr>
                <w:color w:val="000000"/>
              </w:rPr>
              <w:t>The BBBist has a programmable output levels. Attenuator and IF amplifiers are used after the DAC current to voltage conversion</w:t>
            </w:r>
          </w:p>
        </w:tc>
      </w:tr>
      <w:tr w:rsidR="004D0626" w:rsidRPr="004D0626" w14:paraId="003740FC" w14:textId="77777777" w:rsidTr="00B75F5C">
        <w:trPr>
          <w:trHeight w:val="264"/>
        </w:trPr>
        <w:tc>
          <w:tcPr>
            <w:tcW w:w="5000" w:type="pct"/>
            <w:shd w:val="clear" w:color="auto" w:fill="auto"/>
            <w:noWrap/>
            <w:vAlign w:val="bottom"/>
            <w:hideMark/>
          </w:tcPr>
          <w:p w14:paraId="28D7F74E" w14:textId="77777777" w:rsidR="004D0626" w:rsidRPr="004D0626" w:rsidRDefault="004D0626" w:rsidP="004D0626">
            <w:pPr>
              <w:ind w:left="0"/>
              <w:rPr>
                <w:color w:val="000000"/>
              </w:rPr>
            </w:pPr>
            <w:r w:rsidRPr="004D0626">
              <w:rPr>
                <w:color w:val="000000"/>
              </w:rPr>
              <w:t>BBBist is providing 2 filtered signals to filter the sigma delta high frequency noise</w:t>
            </w:r>
          </w:p>
        </w:tc>
      </w:tr>
      <w:tr w:rsidR="004D0626" w:rsidRPr="004D0626" w14:paraId="2D77EC55" w14:textId="77777777" w:rsidTr="00B75F5C">
        <w:trPr>
          <w:trHeight w:val="264"/>
        </w:trPr>
        <w:tc>
          <w:tcPr>
            <w:tcW w:w="5000" w:type="pct"/>
            <w:shd w:val="clear" w:color="auto" w:fill="auto"/>
            <w:noWrap/>
            <w:vAlign w:val="bottom"/>
            <w:hideMark/>
          </w:tcPr>
          <w:p w14:paraId="62C4A843" w14:textId="77777777" w:rsidR="004D0626" w:rsidRPr="004D0626" w:rsidRDefault="004D0626" w:rsidP="004D0626">
            <w:pPr>
              <w:ind w:left="0"/>
              <w:rPr>
                <w:color w:val="000000"/>
              </w:rPr>
            </w:pPr>
            <w:r w:rsidRPr="004D0626">
              <w:rPr>
                <w:color w:val="000000"/>
              </w:rPr>
              <w:t>BBBist is able to drive the line between Bist and receiver inputs</w:t>
            </w:r>
          </w:p>
        </w:tc>
      </w:tr>
      <w:tr w:rsidR="004D0626" w:rsidRPr="004D0626" w14:paraId="0D61ADF2" w14:textId="77777777" w:rsidTr="00B75F5C">
        <w:trPr>
          <w:trHeight w:val="264"/>
        </w:trPr>
        <w:tc>
          <w:tcPr>
            <w:tcW w:w="5000" w:type="pct"/>
            <w:shd w:val="clear" w:color="auto" w:fill="auto"/>
            <w:noWrap/>
            <w:vAlign w:val="bottom"/>
            <w:hideMark/>
          </w:tcPr>
          <w:p w14:paraId="6CB24082" w14:textId="58E165A6" w:rsidR="004D0626" w:rsidRPr="004D0626" w:rsidRDefault="004D0626" w:rsidP="004D0626">
            <w:pPr>
              <w:ind w:left="0"/>
              <w:rPr>
                <w:color w:val="000000"/>
              </w:rPr>
            </w:pPr>
            <w:r w:rsidRPr="004D0626">
              <w:rPr>
                <w:color w:val="000000"/>
              </w:rPr>
              <w:t xml:space="preserve">Signals are post processed in software to determine the </w:t>
            </w:r>
            <w:r w:rsidR="00FF58CE" w:rsidRPr="004D0626">
              <w:rPr>
                <w:color w:val="000000"/>
              </w:rPr>
              <w:t>characteristics</w:t>
            </w:r>
            <w:r w:rsidRPr="004D0626">
              <w:rPr>
                <w:color w:val="000000"/>
              </w:rPr>
              <w:t xml:space="preserve"> of the receivers. Also it is used to calibrate the IF signals</w:t>
            </w:r>
          </w:p>
        </w:tc>
      </w:tr>
      <w:tr w:rsidR="004D0626" w:rsidRPr="004D0626" w14:paraId="728357CA" w14:textId="77777777" w:rsidTr="00B75F5C">
        <w:trPr>
          <w:trHeight w:val="264"/>
        </w:trPr>
        <w:tc>
          <w:tcPr>
            <w:tcW w:w="5000" w:type="pct"/>
            <w:shd w:val="clear" w:color="auto" w:fill="auto"/>
            <w:noWrap/>
            <w:vAlign w:val="bottom"/>
            <w:hideMark/>
          </w:tcPr>
          <w:p w14:paraId="775AD3FC" w14:textId="77777777" w:rsidR="004D0626" w:rsidRPr="004D0626" w:rsidRDefault="004D0626" w:rsidP="004D0626">
            <w:pPr>
              <w:ind w:left="0"/>
              <w:rPr>
                <w:color w:val="000000"/>
              </w:rPr>
            </w:pPr>
            <w:r w:rsidRPr="004D0626">
              <w:rPr>
                <w:color w:val="000000"/>
              </w:rPr>
              <w:t>The following functions can be measured after postprocessing : RX RF gain, RX RF phase difference, NF, RX baseband gain and linearity, AGC gains, HPF and LPF, linearity of ADC</w:t>
            </w:r>
          </w:p>
        </w:tc>
      </w:tr>
      <w:tr w:rsidR="004D0626" w:rsidRPr="004D0626" w14:paraId="2E82371B" w14:textId="77777777" w:rsidTr="00B75F5C">
        <w:trPr>
          <w:trHeight w:val="264"/>
        </w:trPr>
        <w:tc>
          <w:tcPr>
            <w:tcW w:w="5000" w:type="pct"/>
            <w:shd w:val="clear" w:color="auto" w:fill="auto"/>
            <w:noWrap/>
            <w:vAlign w:val="bottom"/>
            <w:hideMark/>
          </w:tcPr>
          <w:p w14:paraId="33CBDA4B" w14:textId="6BC42D0D" w:rsidR="004D0626" w:rsidRPr="004D0626" w:rsidRDefault="004D0626" w:rsidP="004D0626">
            <w:pPr>
              <w:ind w:left="0"/>
              <w:rPr>
                <w:color w:val="000000"/>
              </w:rPr>
            </w:pPr>
            <w:r w:rsidRPr="004D0626">
              <w:rPr>
                <w:color w:val="000000"/>
              </w:rPr>
              <w:t xml:space="preserve"> Any value outside software threshold range must create </w:t>
            </w:r>
            <w:r w:rsidR="00FF58CE">
              <w:rPr>
                <w:color w:val="000000"/>
              </w:rPr>
              <w:t>a</w:t>
            </w:r>
            <w:r w:rsidRPr="004D0626">
              <w:rPr>
                <w:color w:val="000000"/>
              </w:rPr>
              <w:t>n error by the safety software</w:t>
            </w:r>
          </w:p>
        </w:tc>
      </w:tr>
    </w:tbl>
    <w:p w14:paraId="536A1ADB" w14:textId="77777777" w:rsidR="001753B3" w:rsidRDefault="001753B3" w:rsidP="001753B3">
      <w:pPr>
        <w:rPr>
          <w:b/>
          <w:bCs/>
          <w:color w:val="5E89C1"/>
          <w:sz w:val="28"/>
          <w:szCs w:val="32"/>
        </w:rPr>
      </w:pPr>
      <w:r>
        <w:br w:type="page"/>
      </w:r>
    </w:p>
    <w:p w14:paraId="289516CE" w14:textId="6A83AA6D" w:rsidR="001753B3" w:rsidRDefault="001753B3">
      <w:pPr>
        <w:pStyle w:val="Heading1"/>
      </w:pPr>
      <w:bookmarkStart w:id="662" w:name="_Toc49245189"/>
      <w:r>
        <w:t>RXBIST Digital</w:t>
      </w:r>
      <w:bookmarkEnd w:id="661"/>
      <w:bookmarkEnd w:id="662"/>
    </w:p>
    <w:p w14:paraId="7A98AF1B" w14:textId="1060D310" w:rsidR="001753B3" w:rsidRDefault="001753B3">
      <w:pPr>
        <w:pStyle w:val="Heading2"/>
      </w:pPr>
      <w:bookmarkStart w:id="663" w:name="_Toc34049956"/>
      <w:bookmarkStart w:id="664" w:name="_Toc49245190"/>
      <w:r>
        <w:t>Block diagram</w:t>
      </w:r>
      <w:bookmarkStart w:id="665" w:name="_Toc33519818"/>
      <w:bookmarkStart w:id="666" w:name="_Toc34049957"/>
      <w:bookmarkEnd w:id="663"/>
      <w:bookmarkEnd w:id="664"/>
      <w:bookmarkEnd w:id="665"/>
      <w:bookmarkEnd w:id="666"/>
    </w:p>
    <w:p w14:paraId="4E828995" w14:textId="77777777" w:rsidR="001753B3" w:rsidRDefault="001753B3">
      <w:pPr>
        <w:pStyle w:val="Body"/>
      </w:pPr>
      <w:r>
        <w:rPr>
          <w:noProof/>
        </w:rPr>
        <mc:AlternateContent>
          <mc:Choice Requires="wps">
            <w:drawing>
              <wp:anchor distT="0" distB="0" distL="114300" distR="114300" simplePos="0" relativeHeight="251637248" behindDoc="0" locked="0" layoutInCell="1" allowOverlap="1" wp14:anchorId="377AB0CB" wp14:editId="4DC2AC41">
                <wp:simplePos x="0" y="0"/>
                <wp:positionH relativeFrom="column">
                  <wp:posOffset>419100</wp:posOffset>
                </wp:positionH>
                <wp:positionV relativeFrom="paragraph">
                  <wp:posOffset>1852930</wp:posOffset>
                </wp:positionV>
                <wp:extent cx="40386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62E96AB3" w14:textId="356FD2F7" w:rsidR="00FF2D65" w:rsidRPr="005A1AB1" w:rsidRDefault="00FF2D65" w:rsidP="001753B3">
                            <w:pPr>
                              <w:pStyle w:val="Caption"/>
                              <w:jc w:val="center"/>
                            </w:pPr>
                            <w:bookmarkStart w:id="667" w:name="_Toc42070790"/>
                            <w:bookmarkStart w:id="668" w:name="_Toc42511837"/>
                            <w:r>
                              <w:t xml:space="preserve">Figure </w:t>
                            </w:r>
                            <w:r>
                              <w:fldChar w:fldCharType="begin"/>
                            </w:r>
                            <w:r>
                              <w:instrText xml:space="preserve"> SEQ Figure \* ARABIC </w:instrText>
                            </w:r>
                            <w:r>
                              <w:fldChar w:fldCharType="separate"/>
                            </w:r>
                            <w:r>
                              <w:rPr>
                                <w:noProof/>
                              </w:rPr>
                              <w:t>16</w:t>
                            </w:r>
                            <w:r>
                              <w:rPr>
                                <w:noProof/>
                              </w:rPr>
                              <w:fldChar w:fldCharType="end"/>
                            </w:r>
                            <w:r>
                              <w:t>: Simplified block diagram</w:t>
                            </w:r>
                            <w:bookmarkEnd w:id="667"/>
                            <w:bookmarkEnd w:id="6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AB0CB" id="Text Box 60" o:spid="_x0000_s1039" type="#_x0000_t202" style="position:absolute;margin-left:33pt;margin-top:145.9pt;width:318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" stroked="f">
                <v:textbox style="mso-fit-shape-to-text:t" inset="0,0,0,0">
                  <w:txbxContent>
                    <w:p w14:paraId="62E96AB3" w14:textId="356FD2F7" w:rsidR="00FF2D65" w:rsidRPr="005A1AB1" w:rsidRDefault="00FF2D65" w:rsidP="001753B3">
                      <w:pPr>
                        <w:pStyle w:val="Caption"/>
                        <w:jc w:val="center"/>
                      </w:pPr>
                      <w:bookmarkStart w:id="669" w:name="_Toc42070790"/>
                      <w:bookmarkStart w:id="670" w:name="_Toc42511837"/>
                      <w:r>
                        <w:t xml:space="preserve">Figure </w:t>
                      </w:r>
                      <w:r>
                        <w:fldChar w:fldCharType="begin"/>
                      </w:r>
                      <w:r>
                        <w:instrText xml:space="preserve"> SEQ Figure \* ARABIC </w:instrText>
                      </w:r>
                      <w:r>
                        <w:fldChar w:fldCharType="separate"/>
                      </w:r>
                      <w:r>
                        <w:rPr>
                          <w:noProof/>
                        </w:rPr>
                        <w:t>16</w:t>
                      </w:r>
                      <w:r>
                        <w:rPr>
                          <w:noProof/>
                        </w:rPr>
                        <w:fldChar w:fldCharType="end"/>
                      </w:r>
                      <w:r>
                        <w:t>: Simplified block diagram</w:t>
                      </w:r>
                      <w:bookmarkEnd w:id="669"/>
                      <w:bookmarkEnd w:id="670"/>
                    </w:p>
                  </w:txbxContent>
                </v:textbox>
                <w10:wrap type="topAndBottom"/>
              </v:shape>
            </w:pict>
          </mc:Fallback>
        </mc:AlternateContent>
      </w:r>
      <w:r w:rsidRPr="002F2C26">
        <w:rPr>
          <w:noProof/>
        </w:rPr>
        <w:drawing>
          <wp:anchor distT="0" distB="0" distL="114300" distR="114300" simplePos="0" relativeHeight="251635200" behindDoc="0" locked="0" layoutInCell="1" allowOverlap="1" wp14:anchorId="57D0DF03" wp14:editId="4057067E">
            <wp:simplePos x="0" y="0"/>
            <wp:positionH relativeFrom="margin">
              <wp:posOffset>419221</wp:posOffset>
            </wp:positionH>
            <wp:positionV relativeFrom="paragraph">
              <wp:posOffset>244856</wp:posOffset>
            </wp:positionV>
            <wp:extent cx="4038600" cy="15513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38600" cy="1551305"/>
                    </a:xfrm>
                    <a:prstGeom prst="rect">
                      <a:avLst/>
                    </a:prstGeom>
                  </pic:spPr>
                </pic:pic>
              </a:graphicData>
            </a:graphic>
            <wp14:sizeRelH relativeFrom="margin">
              <wp14:pctWidth>0</wp14:pctWidth>
            </wp14:sizeRelH>
            <wp14:sizeRelV relativeFrom="margin">
              <wp14:pctHeight>0</wp14:pctHeight>
            </wp14:sizeRelV>
          </wp:anchor>
        </w:drawing>
      </w:r>
    </w:p>
    <w:p w14:paraId="00E4ECD4" w14:textId="77777777" w:rsidR="001753B3" w:rsidRDefault="001753B3">
      <w:pPr>
        <w:pStyle w:val="Body"/>
      </w:pPr>
    </w:p>
    <w:p w14:paraId="695E305E" w14:textId="77777777" w:rsidR="001753B3" w:rsidRDefault="001753B3">
      <w:pPr>
        <w:pStyle w:val="Body"/>
      </w:pPr>
      <w:r>
        <w:t xml:space="preserve">This block generates I/Q digital signals to the 8-bit DAC I and Q to generate all BIST signal needed. This Output is be 256 thermometer coded bus for each DAC to allow individual control of each DAC cell. </w:t>
      </w:r>
    </w:p>
    <w:p w14:paraId="5D727E8F" w14:textId="77777777" w:rsidR="001753B3" w:rsidRDefault="001753B3">
      <w:pPr>
        <w:pStyle w:val="Body"/>
      </w:pPr>
      <w:r>
        <w:rPr>
          <w:noProof/>
        </w:rPr>
        <w:drawing>
          <wp:anchor distT="0" distB="0" distL="114300" distR="114300" simplePos="0" relativeHeight="251639296" behindDoc="0" locked="0" layoutInCell="1" allowOverlap="1" wp14:anchorId="6FDB3B8C" wp14:editId="65A0DCA6">
            <wp:simplePos x="0" y="0"/>
            <wp:positionH relativeFrom="margin">
              <wp:align>right</wp:align>
            </wp:positionH>
            <wp:positionV relativeFrom="paragraph">
              <wp:posOffset>417195</wp:posOffset>
            </wp:positionV>
            <wp:extent cx="5361940" cy="1967230"/>
            <wp:effectExtent l="0" t="0" r="0" b="0"/>
            <wp:wrapTopAndBottom/>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0771" cy="1971029"/>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6528" behindDoc="0" locked="0" layoutInCell="1" allowOverlap="1" wp14:anchorId="3054BECA" wp14:editId="673DB414">
                <wp:simplePos x="0" y="0"/>
                <wp:positionH relativeFrom="column">
                  <wp:posOffset>-322555</wp:posOffset>
                </wp:positionH>
                <wp:positionV relativeFrom="paragraph">
                  <wp:posOffset>2609241</wp:posOffset>
                </wp:positionV>
                <wp:extent cx="5892800" cy="635"/>
                <wp:effectExtent l="0" t="0" r="0" b="0"/>
                <wp:wrapTopAndBottom/>
                <wp:docPr id="302" name="Text Box 302"/>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74264CF3" w14:textId="7A32AE9C" w:rsidR="00FF2D65" w:rsidRPr="007E184A" w:rsidRDefault="00FF2D65" w:rsidP="001753B3">
                            <w:pPr>
                              <w:pStyle w:val="Caption"/>
                              <w:jc w:val="center"/>
                              <w:rPr>
                                <w:noProof/>
                              </w:rPr>
                            </w:pPr>
                            <w:bookmarkStart w:id="671" w:name="_Toc42070791"/>
                            <w:bookmarkStart w:id="672" w:name="_Toc42511838"/>
                            <w:r>
                              <w:t xml:space="preserve">Figure </w:t>
                            </w:r>
                            <w:r>
                              <w:fldChar w:fldCharType="begin"/>
                            </w:r>
                            <w:r>
                              <w:instrText xml:space="preserve"> SEQ Figure \* ARABIC </w:instrText>
                            </w:r>
                            <w:r>
                              <w:fldChar w:fldCharType="separate"/>
                            </w:r>
                            <w:r>
                              <w:rPr>
                                <w:noProof/>
                              </w:rPr>
                              <w:t>17</w:t>
                            </w:r>
                            <w:r>
                              <w:rPr>
                                <w:noProof/>
                              </w:rPr>
                              <w:fldChar w:fldCharType="end"/>
                            </w:r>
                            <w:r>
                              <w:t>: Bist digital block diagram</w:t>
                            </w:r>
                            <w:bookmarkEnd w:id="671"/>
                            <w:bookmarkEnd w:id="6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4BECA" id="Text Box 302" o:spid="_x0000_s1040" type="#_x0000_t202" style="position:absolute;margin-left:-25.4pt;margin-top:205.45pt;width:464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" stroked="f">
                <v:textbox style="mso-fit-shape-to-text:t" inset="0,0,0,0">
                  <w:txbxContent>
                    <w:p w14:paraId="74264CF3" w14:textId="7A32AE9C" w:rsidR="00FF2D65" w:rsidRPr="007E184A" w:rsidRDefault="00FF2D65" w:rsidP="001753B3">
                      <w:pPr>
                        <w:pStyle w:val="Caption"/>
                        <w:jc w:val="center"/>
                        <w:rPr>
                          <w:noProof/>
                        </w:rPr>
                      </w:pPr>
                      <w:bookmarkStart w:id="673" w:name="_Toc42070791"/>
                      <w:bookmarkStart w:id="674" w:name="_Toc42511838"/>
                      <w:r>
                        <w:t xml:space="preserve">Figure </w:t>
                      </w:r>
                      <w:r>
                        <w:fldChar w:fldCharType="begin"/>
                      </w:r>
                      <w:r>
                        <w:instrText xml:space="preserve"> SEQ Figure \* ARABIC </w:instrText>
                      </w:r>
                      <w:r>
                        <w:fldChar w:fldCharType="separate"/>
                      </w:r>
                      <w:r>
                        <w:rPr>
                          <w:noProof/>
                        </w:rPr>
                        <w:t>17</w:t>
                      </w:r>
                      <w:r>
                        <w:rPr>
                          <w:noProof/>
                        </w:rPr>
                        <w:fldChar w:fldCharType="end"/>
                      </w:r>
                      <w:r>
                        <w:t>: Bist digital block diagram</w:t>
                      </w:r>
                      <w:bookmarkEnd w:id="673"/>
                      <w:bookmarkEnd w:id="674"/>
                    </w:p>
                  </w:txbxContent>
                </v:textbox>
                <w10:wrap type="topAndBottom"/>
              </v:shape>
            </w:pict>
          </mc:Fallback>
        </mc:AlternateContent>
      </w:r>
      <w:r>
        <w:t>Digital module and registers will be configured and controlled through OCII access via ARM 7.</w:t>
      </w:r>
    </w:p>
    <w:p w14:paraId="0C6E1549" w14:textId="77777777" w:rsidR="001753B3" w:rsidRDefault="001753B3">
      <w:pPr>
        <w:pStyle w:val="Body"/>
      </w:pPr>
    </w:p>
    <w:p w14:paraId="7633431E" w14:textId="07ECC7AB" w:rsidR="001753B3" w:rsidRDefault="001753B3">
      <w:pPr>
        <w:pStyle w:val="Heading2"/>
      </w:pPr>
      <w:r>
        <w:br w:type="page"/>
      </w:r>
      <w:bookmarkStart w:id="675" w:name="_Toc34049958"/>
      <w:bookmarkStart w:id="676" w:name="_Toc49245191"/>
      <w:r>
        <w:t>General Functionality and Operational mode</w:t>
      </w:r>
      <w:bookmarkEnd w:id="675"/>
      <w:bookmarkEnd w:id="676"/>
      <w:r w:rsidR="00403718">
        <w:t xml:space="preserve"> (</w:t>
      </w:r>
      <w:r w:rsidR="00403718" w:rsidRPr="00842529">
        <w:rPr>
          <w:color w:val="FF0000"/>
        </w:rPr>
        <w:t>to be updated</w:t>
      </w:r>
      <w:r w:rsidR="00403718">
        <w:t>)</w:t>
      </w:r>
    </w:p>
    <w:p w14:paraId="27A2DF8B" w14:textId="77777777" w:rsidR="001753B3" w:rsidRDefault="001753B3">
      <w:pPr>
        <w:pStyle w:val="Body"/>
      </w:pPr>
      <w:bookmarkStart w:id="677" w:name="_Hlk31794949"/>
      <w:r>
        <w:t>It is possible to control independently the power on/off of the analog blocks :</w:t>
      </w:r>
    </w:p>
    <w:bookmarkEnd w:id="677"/>
    <w:p w14:paraId="2E66A4E6" w14:textId="77777777" w:rsidR="001753B3" w:rsidRDefault="001753B3">
      <w:pPr>
        <w:pStyle w:val="Body"/>
      </w:pPr>
      <w:r>
        <w:t>4 modes of operation :</w:t>
      </w:r>
    </w:p>
    <w:p w14:paraId="32D0D762" w14:textId="77777777" w:rsidR="001753B3" w:rsidRDefault="001753B3">
      <w:pPr>
        <w:pStyle w:val="Body"/>
      </w:pPr>
    </w:p>
    <w:p w14:paraId="10E39D8D" w14:textId="5E485ED8" w:rsidR="001753B3" w:rsidRDefault="00470F63">
      <w:pPr>
        <w:pStyle w:val="Body"/>
      </w:pPr>
      <w:r w:rsidRPr="00665719">
        <w:rPr>
          <w:b/>
          <w:bCs/>
          <w:u w:val="single"/>
        </w:rPr>
        <w:t>Double</w:t>
      </w:r>
      <w:r w:rsidR="001753B3" w:rsidRPr="00470F63">
        <w:rPr>
          <w:b/>
          <w:bCs/>
          <w:u w:val="single"/>
        </w:rPr>
        <w:t xml:space="preserve"> CW:</w:t>
      </w:r>
      <w:r w:rsidR="001753B3" w:rsidRPr="00470F63">
        <w:t xml:space="preserve"> </w:t>
      </w:r>
      <w:r w:rsidRPr="00665719">
        <w:t>Cordic 1 and 2 are used to generate 1 or 2 sinewaves I and Q with chosen frequencies</w:t>
      </w:r>
      <w:r>
        <w:t xml:space="preserve"> at a sampling rate of 320MHz</w:t>
      </w:r>
      <w:r w:rsidRPr="00665719">
        <w:t>.Those sinewaves are</w:t>
      </w:r>
      <w:r w:rsidRPr="00470F63">
        <w:t xml:space="preserve"> </w:t>
      </w:r>
      <w:r>
        <w:t xml:space="preserve">added together with maximum half full-scale amplitude for each. </w:t>
      </w:r>
      <w:r w:rsidR="001753B3">
        <w:t xml:space="preserve">16 bits precision </w:t>
      </w:r>
      <w:r>
        <w:t xml:space="preserve">along with sigma-delta and DEM </w:t>
      </w:r>
      <w:r w:rsidR="001753B3">
        <w:t>is enough to achieve the requirement in terms of SNR and SFDR as the bottleneck will be the 8-bit DAC.</w:t>
      </w:r>
    </w:p>
    <w:p w14:paraId="071FE0A0" w14:textId="196B6E45" w:rsidR="001753B3" w:rsidRDefault="001753B3">
      <w:pPr>
        <w:pStyle w:val="Body"/>
      </w:pPr>
      <w:r>
        <w:rPr>
          <w:b/>
          <w:bCs/>
          <w:u w:val="single"/>
        </w:rPr>
        <w:t>Square</w:t>
      </w:r>
      <w:r w:rsidRPr="008B2290">
        <w:rPr>
          <w:b/>
          <w:bCs/>
          <w:u w:val="single"/>
        </w:rPr>
        <w:t xml:space="preserve"> </w:t>
      </w:r>
      <w:r>
        <w:rPr>
          <w:b/>
          <w:bCs/>
          <w:u w:val="single"/>
        </w:rPr>
        <w:t>wave</w:t>
      </w:r>
      <w:r w:rsidRPr="008B2290">
        <w:rPr>
          <w:b/>
          <w:bCs/>
          <w:u w:val="single"/>
        </w:rPr>
        <w:t>:</w:t>
      </w:r>
      <w:r w:rsidRPr="00173BD1">
        <w:t xml:space="preserve"> Cordic 1</w:t>
      </w:r>
      <w:r w:rsidR="00470F63">
        <w:t xml:space="preserve"> and 2</w:t>
      </w:r>
      <w:r w:rsidRPr="00173BD1">
        <w:t xml:space="preserve"> </w:t>
      </w:r>
      <w:r w:rsidR="00470F63">
        <w:t>are</w:t>
      </w:r>
      <w:r w:rsidRPr="00173BD1">
        <w:t xml:space="preserve"> used to create </w:t>
      </w:r>
      <w:r>
        <w:t>square wave of I and Q to have multitone signal for filter testing.</w:t>
      </w:r>
      <w:r w:rsidR="00470F63">
        <w:t xml:space="preserve"> There is also a possibility to mix 2 square waves at 2 different frequencies.</w:t>
      </w:r>
    </w:p>
    <w:p w14:paraId="6CF908A7" w14:textId="497212D3" w:rsidR="001753B3" w:rsidRDefault="001753B3">
      <w:pPr>
        <w:pStyle w:val="Body"/>
      </w:pPr>
      <w:r w:rsidRPr="00470F63">
        <w:rPr>
          <w:b/>
          <w:bCs/>
          <w:u w:val="single"/>
        </w:rPr>
        <w:t>D</w:t>
      </w:r>
      <w:r w:rsidR="00470F63" w:rsidRPr="00665719">
        <w:rPr>
          <w:b/>
          <w:bCs/>
          <w:u w:val="single"/>
        </w:rPr>
        <w:t>C Controled</w:t>
      </w:r>
      <w:r w:rsidRPr="00470F63">
        <w:rPr>
          <w:b/>
          <w:bCs/>
        </w:rPr>
        <w:t>:</w:t>
      </w:r>
      <w:r w:rsidR="00470F63" w:rsidRPr="00665719">
        <w:rPr>
          <w:b/>
          <w:bCs/>
        </w:rPr>
        <w:t xml:space="preserve"> </w:t>
      </w:r>
      <w:r w:rsidR="00470F63" w:rsidRPr="00665719">
        <w:t>this mode is to generate a DC level</w:t>
      </w:r>
      <w:r w:rsidRPr="00665719">
        <w:rPr>
          <w:b/>
          <w:bCs/>
          <w:highlight w:val="yellow"/>
        </w:rPr>
        <w:t xml:space="preserve">  </w:t>
      </w:r>
    </w:p>
    <w:p w14:paraId="28CDE728" w14:textId="1EBDAF6F" w:rsidR="001753B3" w:rsidRDefault="001753B3">
      <w:pPr>
        <w:pStyle w:val="Body"/>
      </w:pPr>
      <w:r w:rsidRPr="00190BC0">
        <w:rPr>
          <w:b/>
          <w:bCs/>
          <w:u w:val="single"/>
        </w:rPr>
        <w:t>D</w:t>
      </w:r>
      <w:r w:rsidR="00470F63">
        <w:rPr>
          <w:b/>
          <w:bCs/>
          <w:u w:val="single"/>
        </w:rPr>
        <w:t>AC test mode</w:t>
      </w:r>
      <w:r w:rsidRPr="00190BC0">
        <w:rPr>
          <w:u w:val="single"/>
        </w:rPr>
        <w:t xml:space="preserve"> </w:t>
      </w:r>
      <w:r w:rsidRPr="008B2290">
        <w:t xml:space="preserve">:  </w:t>
      </w:r>
      <w:r w:rsidR="00470F63">
        <w:t xml:space="preserve">This mode allows the individual control of each DAC cell for measuring INL/DNL of the DACs. There is a mode where each N/P cell is enabled individualy using register (DC_offset). And another model where the cells are automatically swept with a controllable period to allow fast INL/DNL measurement. Implementation details can be found </w:t>
      </w:r>
      <w:r w:rsidR="00470F63" w:rsidRPr="00665719">
        <w:rPr>
          <w:highlight w:val="yellow"/>
        </w:rPr>
        <w:t>in this document</w:t>
      </w:r>
      <w:r w:rsidR="00470F63">
        <w:t>.</w:t>
      </w:r>
    </w:p>
    <w:p w14:paraId="7E29A000" w14:textId="77777777" w:rsidR="001753B3" w:rsidRDefault="001753B3">
      <w:pPr>
        <w:pStyle w:val="Body"/>
      </w:pPr>
    </w:p>
    <w:tbl>
      <w:tblPr>
        <w:tblStyle w:val="TableGrid"/>
        <w:tblW w:w="0" w:type="auto"/>
        <w:tblLook w:val="04A0" w:firstRow="1" w:lastRow="0" w:firstColumn="1" w:lastColumn="0" w:noHBand="0" w:noVBand="1"/>
      </w:tblPr>
      <w:tblGrid>
        <w:gridCol w:w="2118"/>
        <w:gridCol w:w="3693"/>
      </w:tblGrid>
      <w:tr w:rsidR="00E2327E" w14:paraId="290D374F" w14:textId="77777777" w:rsidTr="00E2327E">
        <w:tc>
          <w:tcPr>
            <w:tcW w:w="2118" w:type="dxa"/>
          </w:tcPr>
          <w:p w14:paraId="1DEC223A" w14:textId="77777777" w:rsidR="00E2327E" w:rsidRDefault="00E2327E">
            <w:pPr>
              <w:pStyle w:val="Body"/>
            </w:pPr>
            <w:r>
              <w:t>Bist_if_mode&lt;2:0&gt;</w:t>
            </w:r>
          </w:p>
        </w:tc>
        <w:tc>
          <w:tcPr>
            <w:tcW w:w="3693" w:type="dxa"/>
          </w:tcPr>
          <w:p w14:paraId="06E9D939" w14:textId="6DFFFC94" w:rsidR="00E2327E" w:rsidRDefault="00E2327E">
            <w:pPr>
              <w:pStyle w:val="Body"/>
            </w:pPr>
            <w:r>
              <w:t>0:</w:t>
            </w:r>
            <w:r w:rsidR="00470F63">
              <w:t>double</w:t>
            </w:r>
            <w:r>
              <w:t xml:space="preserve"> CW</w:t>
            </w:r>
          </w:p>
          <w:p w14:paraId="543F247E" w14:textId="0D31E21F" w:rsidR="00E2327E" w:rsidRDefault="00E2327E">
            <w:pPr>
              <w:pStyle w:val="Body"/>
            </w:pPr>
            <w:r>
              <w:t>1:</w:t>
            </w:r>
            <w:r w:rsidR="00470F63">
              <w:t xml:space="preserve">double </w:t>
            </w:r>
            <w:r>
              <w:t>square</w:t>
            </w:r>
            <w:r w:rsidR="00470F63">
              <w:t xml:space="preserve"> wave</w:t>
            </w:r>
            <w:r>
              <w:t xml:space="preserve"> </w:t>
            </w:r>
          </w:p>
          <w:p w14:paraId="1567C5E0" w14:textId="4DBC64E0" w:rsidR="00E2327E" w:rsidRDefault="00E2327E">
            <w:pPr>
              <w:pStyle w:val="Body"/>
            </w:pPr>
            <w:r>
              <w:t>2:</w:t>
            </w:r>
            <w:r w:rsidR="00470F63">
              <w:t>DC controlled</w:t>
            </w:r>
          </w:p>
          <w:p w14:paraId="491EDC85" w14:textId="4F76C642" w:rsidR="00E2327E" w:rsidRDefault="00E2327E">
            <w:pPr>
              <w:pStyle w:val="Body"/>
            </w:pPr>
            <w:r>
              <w:t>3:D</w:t>
            </w:r>
            <w:r w:rsidR="00470F63">
              <w:t>AC test mode</w:t>
            </w:r>
          </w:p>
        </w:tc>
      </w:tr>
      <w:tr w:rsidR="00E2327E" w14:paraId="7A0FD847" w14:textId="77777777" w:rsidTr="00E2327E">
        <w:tc>
          <w:tcPr>
            <w:tcW w:w="2118" w:type="dxa"/>
          </w:tcPr>
          <w:p w14:paraId="7B0F9AE7" w14:textId="0D3C62BD" w:rsidR="00E2327E" w:rsidRDefault="00470F63">
            <w:pPr>
              <w:pStyle w:val="Body"/>
            </w:pPr>
            <w:r>
              <w:t>if1</w:t>
            </w:r>
            <w:r w:rsidR="00E2327E">
              <w:t>_</w:t>
            </w:r>
            <w:r>
              <w:t>freq</w:t>
            </w:r>
            <w:r w:rsidR="00E2327E">
              <w:t>&lt;1</w:t>
            </w:r>
            <w:r>
              <w:t>5</w:t>
            </w:r>
            <w:r w:rsidR="00E2327E">
              <w:t>:0&gt;</w:t>
            </w:r>
          </w:p>
        </w:tc>
        <w:tc>
          <w:tcPr>
            <w:tcW w:w="3693" w:type="dxa"/>
          </w:tcPr>
          <w:p w14:paraId="20B67B84" w14:textId="77777777" w:rsidR="00E2327E" w:rsidRDefault="00E2327E">
            <w:pPr>
              <w:pStyle w:val="Body"/>
            </w:pPr>
            <w:r>
              <w:t>Frequency programmation cw1 (FP6.10)</w:t>
            </w:r>
          </w:p>
        </w:tc>
      </w:tr>
      <w:tr w:rsidR="00E2327E" w14:paraId="47591F4C" w14:textId="77777777" w:rsidTr="00E2327E">
        <w:tc>
          <w:tcPr>
            <w:tcW w:w="2118" w:type="dxa"/>
          </w:tcPr>
          <w:p w14:paraId="4CE91C72" w14:textId="46F9F323" w:rsidR="00E2327E" w:rsidRDefault="00470F63">
            <w:pPr>
              <w:pStyle w:val="Body"/>
            </w:pPr>
            <w:r>
              <w:t>if2</w:t>
            </w:r>
            <w:r w:rsidR="00E2327E">
              <w:t>_freq&lt;1</w:t>
            </w:r>
            <w:r>
              <w:t>5</w:t>
            </w:r>
            <w:r w:rsidR="00E2327E">
              <w:t>:0&gt;</w:t>
            </w:r>
          </w:p>
        </w:tc>
        <w:tc>
          <w:tcPr>
            <w:tcW w:w="3693" w:type="dxa"/>
          </w:tcPr>
          <w:p w14:paraId="25F5169C" w14:textId="77777777" w:rsidR="00E2327E" w:rsidRDefault="00E2327E">
            <w:pPr>
              <w:pStyle w:val="Body"/>
            </w:pPr>
            <w:r>
              <w:t>Frequency programmation cw2</w:t>
            </w:r>
          </w:p>
          <w:p w14:paraId="4671264E" w14:textId="77777777" w:rsidR="00E2327E" w:rsidRDefault="00E2327E">
            <w:pPr>
              <w:pStyle w:val="Body"/>
            </w:pPr>
            <w:r>
              <w:t>(FP6.10)</w:t>
            </w:r>
          </w:p>
        </w:tc>
      </w:tr>
      <w:tr w:rsidR="00E2327E" w14:paraId="7CC137FC" w14:textId="77777777" w:rsidTr="00E2327E">
        <w:tc>
          <w:tcPr>
            <w:tcW w:w="2118" w:type="dxa"/>
          </w:tcPr>
          <w:p w14:paraId="41128D09" w14:textId="06F46F4C" w:rsidR="00E2327E" w:rsidRDefault="00E2327E">
            <w:pPr>
              <w:pStyle w:val="Body"/>
            </w:pPr>
            <w:r>
              <w:t>IF</w:t>
            </w:r>
            <w:r w:rsidR="00470F63">
              <w:t>1_</w:t>
            </w:r>
            <w:r>
              <w:t>amp&lt;</w:t>
            </w:r>
            <w:r w:rsidR="00470F63">
              <w:t>13</w:t>
            </w:r>
            <w:r>
              <w:t>:0&gt;</w:t>
            </w:r>
          </w:p>
        </w:tc>
        <w:tc>
          <w:tcPr>
            <w:tcW w:w="3693" w:type="dxa"/>
          </w:tcPr>
          <w:p w14:paraId="7FB977B8" w14:textId="77777777" w:rsidR="00E2327E" w:rsidRDefault="00E2327E">
            <w:pPr>
              <w:pStyle w:val="Body"/>
            </w:pPr>
            <w:r>
              <w:t>Amplitude programmation cw1</w:t>
            </w:r>
          </w:p>
        </w:tc>
      </w:tr>
      <w:tr w:rsidR="00E2327E" w14:paraId="5382864A" w14:textId="77777777" w:rsidTr="00E2327E">
        <w:tc>
          <w:tcPr>
            <w:tcW w:w="2118" w:type="dxa"/>
          </w:tcPr>
          <w:p w14:paraId="1B8DA773" w14:textId="39E21E3C" w:rsidR="00E2327E" w:rsidRDefault="00E2327E">
            <w:pPr>
              <w:pStyle w:val="Body"/>
            </w:pPr>
            <w:r>
              <w:t>IF</w:t>
            </w:r>
            <w:r w:rsidR="00470F63">
              <w:t>2_</w:t>
            </w:r>
            <w:r>
              <w:t>amp&lt;</w:t>
            </w:r>
            <w:r w:rsidR="00470F63">
              <w:t>13</w:t>
            </w:r>
            <w:r>
              <w:t>:0&gt;</w:t>
            </w:r>
          </w:p>
        </w:tc>
        <w:tc>
          <w:tcPr>
            <w:tcW w:w="3693" w:type="dxa"/>
          </w:tcPr>
          <w:p w14:paraId="245DA5A5" w14:textId="77777777" w:rsidR="00E2327E" w:rsidRDefault="00E2327E">
            <w:pPr>
              <w:pStyle w:val="Body"/>
            </w:pPr>
            <w:r>
              <w:t>Amplitude programmation cw2</w:t>
            </w:r>
          </w:p>
        </w:tc>
      </w:tr>
      <w:tr w:rsidR="00E2327E" w14:paraId="4A630012" w14:textId="77777777" w:rsidTr="00E2327E">
        <w:tc>
          <w:tcPr>
            <w:tcW w:w="2118" w:type="dxa"/>
          </w:tcPr>
          <w:p w14:paraId="5166A5B0" w14:textId="74BF271C" w:rsidR="00E2327E" w:rsidRDefault="00E2327E">
            <w:pPr>
              <w:pStyle w:val="Body"/>
            </w:pPr>
            <w:r>
              <w:t>D</w:t>
            </w:r>
            <w:r w:rsidR="00CE7C9D">
              <w:t>C</w:t>
            </w:r>
            <w:r>
              <w:t>_offset</w:t>
            </w:r>
            <w:r w:rsidR="00CE7C9D">
              <w:t>_I&lt;15:0&gt;</w:t>
            </w:r>
          </w:p>
        </w:tc>
        <w:tc>
          <w:tcPr>
            <w:tcW w:w="3693" w:type="dxa"/>
          </w:tcPr>
          <w:p w14:paraId="69EF44D9" w14:textId="644C4432" w:rsidR="00E2327E" w:rsidRDefault="00E2327E">
            <w:pPr>
              <w:pStyle w:val="Body"/>
            </w:pPr>
            <w:r>
              <w:t>Dc offset for the I</w:t>
            </w:r>
          </w:p>
        </w:tc>
      </w:tr>
      <w:tr w:rsidR="00470F63" w14:paraId="1D70B4E9" w14:textId="77777777" w:rsidTr="00E2327E">
        <w:tc>
          <w:tcPr>
            <w:tcW w:w="2118" w:type="dxa"/>
          </w:tcPr>
          <w:p w14:paraId="71A314A6" w14:textId="58E587A5" w:rsidR="00470F63" w:rsidRDefault="00CE7C9D">
            <w:pPr>
              <w:pStyle w:val="Body"/>
            </w:pPr>
            <w:r>
              <w:t>DC_offset_Q&lt;15:0&gt;</w:t>
            </w:r>
          </w:p>
        </w:tc>
        <w:tc>
          <w:tcPr>
            <w:tcW w:w="3693" w:type="dxa"/>
          </w:tcPr>
          <w:p w14:paraId="185C0677" w14:textId="08ADA559" w:rsidR="00470F63" w:rsidRDefault="00CE7C9D">
            <w:pPr>
              <w:pStyle w:val="Body"/>
            </w:pPr>
            <w:r>
              <w:t>Dc offset for the Q</w:t>
            </w:r>
          </w:p>
        </w:tc>
      </w:tr>
      <w:tr w:rsidR="00E2327E" w14:paraId="74881B6D" w14:textId="77777777" w:rsidTr="00E2327E">
        <w:tc>
          <w:tcPr>
            <w:tcW w:w="2118" w:type="dxa"/>
          </w:tcPr>
          <w:p w14:paraId="5306900C" w14:textId="5CE12913" w:rsidR="00E2327E" w:rsidRDefault="00CE7C9D">
            <w:pPr>
              <w:pStyle w:val="Body"/>
            </w:pPr>
            <w:r>
              <w:t>IF1_</w:t>
            </w:r>
            <w:r w:rsidR="00E2327E">
              <w:t>&lt;9::0&gt;</w:t>
            </w:r>
          </w:p>
        </w:tc>
        <w:tc>
          <w:tcPr>
            <w:tcW w:w="3693" w:type="dxa"/>
          </w:tcPr>
          <w:p w14:paraId="3DD11093" w14:textId="77777777" w:rsidR="00E2327E" w:rsidRDefault="00E2327E">
            <w:pPr>
              <w:pStyle w:val="Body"/>
            </w:pPr>
            <w:r>
              <w:t>Phase offset between I and Q</w:t>
            </w:r>
          </w:p>
        </w:tc>
      </w:tr>
      <w:tr w:rsidR="00E2327E" w14:paraId="282EBFA8" w14:textId="77777777" w:rsidTr="00E2327E">
        <w:tc>
          <w:tcPr>
            <w:tcW w:w="2118" w:type="dxa"/>
          </w:tcPr>
          <w:p w14:paraId="6221A143" w14:textId="44F1A1DB" w:rsidR="00E2327E" w:rsidRDefault="00CE7C9D">
            <w:pPr>
              <w:pStyle w:val="Body"/>
            </w:pPr>
            <w:r>
              <w:t>If1_ph_init</w:t>
            </w:r>
            <w:r w:rsidR="00E2327E">
              <w:t>&lt;8:0&gt;</w:t>
            </w:r>
          </w:p>
        </w:tc>
        <w:tc>
          <w:tcPr>
            <w:tcW w:w="3693" w:type="dxa"/>
          </w:tcPr>
          <w:p w14:paraId="3F346F1E" w14:textId="04DB343D" w:rsidR="00E2327E" w:rsidRDefault="00E2327E">
            <w:pPr>
              <w:pStyle w:val="Body"/>
            </w:pPr>
            <w:r>
              <w:t xml:space="preserve">Initial phase </w:t>
            </w:r>
            <w:r w:rsidR="00CE7C9D">
              <w:t>for tone 1</w:t>
            </w:r>
          </w:p>
        </w:tc>
      </w:tr>
      <w:tr w:rsidR="00E2327E" w14:paraId="67A4D1CC" w14:textId="77777777" w:rsidTr="00E2327E">
        <w:tc>
          <w:tcPr>
            <w:tcW w:w="2118" w:type="dxa"/>
          </w:tcPr>
          <w:p w14:paraId="041F1F9F" w14:textId="686FCE4A" w:rsidR="00E2327E" w:rsidRDefault="00CE7C9D">
            <w:pPr>
              <w:pStyle w:val="Body"/>
            </w:pPr>
            <w:r>
              <w:t>If2_ph_init&lt;8:0&gt;</w:t>
            </w:r>
          </w:p>
        </w:tc>
        <w:tc>
          <w:tcPr>
            <w:tcW w:w="3693" w:type="dxa"/>
          </w:tcPr>
          <w:p w14:paraId="390CCB96" w14:textId="2449EDB0" w:rsidR="00E2327E" w:rsidRDefault="00E2327E">
            <w:pPr>
              <w:pStyle w:val="Body"/>
            </w:pPr>
            <w:r>
              <w:t>Initial phase</w:t>
            </w:r>
            <w:r w:rsidR="00CE7C9D">
              <w:t xml:space="preserve"> for tone 2</w:t>
            </w:r>
          </w:p>
        </w:tc>
      </w:tr>
      <w:tr w:rsidR="00E2327E" w14:paraId="1F6BEF14" w14:textId="77777777" w:rsidTr="00E2327E">
        <w:tc>
          <w:tcPr>
            <w:tcW w:w="2118" w:type="dxa"/>
          </w:tcPr>
          <w:p w14:paraId="34FA484C" w14:textId="433035A1" w:rsidR="00E2327E" w:rsidRDefault="00CE7C9D">
            <w:pPr>
              <w:pStyle w:val="Body"/>
            </w:pPr>
            <w:r>
              <w:t>bypass_sd</w:t>
            </w:r>
          </w:p>
        </w:tc>
        <w:tc>
          <w:tcPr>
            <w:tcW w:w="3693" w:type="dxa"/>
          </w:tcPr>
          <w:p w14:paraId="00B44948" w14:textId="2B864046" w:rsidR="00E2327E" w:rsidRDefault="00CE7C9D">
            <w:pPr>
              <w:pStyle w:val="Body"/>
            </w:pPr>
            <w:r>
              <w:t>Bypassing of sigma delta</w:t>
            </w:r>
          </w:p>
        </w:tc>
      </w:tr>
      <w:tr w:rsidR="00E2327E" w14:paraId="0E6777E6" w14:textId="77777777" w:rsidTr="00E2327E">
        <w:tc>
          <w:tcPr>
            <w:tcW w:w="2118" w:type="dxa"/>
          </w:tcPr>
          <w:p w14:paraId="0545181E" w14:textId="585C8EA7" w:rsidR="00E2327E" w:rsidRDefault="00CE7C9D">
            <w:pPr>
              <w:pStyle w:val="Body"/>
            </w:pPr>
            <w:r>
              <w:t>Bypass_dem</w:t>
            </w:r>
          </w:p>
        </w:tc>
        <w:tc>
          <w:tcPr>
            <w:tcW w:w="3693" w:type="dxa"/>
          </w:tcPr>
          <w:p w14:paraId="46BAFC22" w14:textId="71D9729C" w:rsidR="00E2327E" w:rsidRDefault="00CE7C9D">
            <w:pPr>
              <w:pStyle w:val="Body"/>
            </w:pPr>
            <w:r>
              <w:t>Bypassing DEM</w:t>
            </w:r>
            <w:r w:rsidR="00F05351">
              <w:t xml:space="preserve"> </w:t>
            </w:r>
          </w:p>
        </w:tc>
      </w:tr>
      <w:tr w:rsidR="00F752FD" w14:paraId="4591F4FA" w14:textId="77777777" w:rsidTr="00E2327E">
        <w:tc>
          <w:tcPr>
            <w:tcW w:w="2118" w:type="dxa"/>
          </w:tcPr>
          <w:p w14:paraId="3B859E61" w14:textId="3D8258FE" w:rsidR="00F752FD" w:rsidRDefault="00F752FD">
            <w:pPr>
              <w:pStyle w:val="Body"/>
            </w:pPr>
            <w:r>
              <w:t>If1_iqcomp_gain</w:t>
            </w:r>
          </w:p>
        </w:tc>
        <w:tc>
          <w:tcPr>
            <w:tcW w:w="3693" w:type="dxa"/>
          </w:tcPr>
          <w:p w14:paraId="1019B719" w14:textId="2526C13E" w:rsidR="00F752FD" w:rsidRDefault="00F752FD">
            <w:pPr>
              <w:pStyle w:val="Body"/>
            </w:pPr>
            <w:r>
              <w:t>IF1 IQ gain compensation</w:t>
            </w:r>
          </w:p>
        </w:tc>
      </w:tr>
      <w:tr w:rsidR="00F752FD" w14:paraId="35A7C648" w14:textId="77777777" w:rsidTr="00E2327E">
        <w:tc>
          <w:tcPr>
            <w:tcW w:w="2118" w:type="dxa"/>
          </w:tcPr>
          <w:p w14:paraId="7AFE9B77" w14:textId="68263D50" w:rsidR="00F752FD" w:rsidRDefault="00F752FD">
            <w:pPr>
              <w:pStyle w:val="Body"/>
            </w:pPr>
            <w:r>
              <w:t>If2_iqcomp_gain</w:t>
            </w:r>
          </w:p>
        </w:tc>
        <w:tc>
          <w:tcPr>
            <w:tcW w:w="3693" w:type="dxa"/>
          </w:tcPr>
          <w:p w14:paraId="149F12FA" w14:textId="2745D8D8" w:rsidR="00F752FD" w:rsidRDefault="00F752FD">
            <w:pPr>
              <w:pStyle w:val="Body"/>
            </w:pPr>
            <w:r>
              <w:t>IF2 IQ gain compensation</w:t>
            </w:r>
          </w:p>
        </w:tc>
      </w:tr>
      <w:tr w:rsidR="00F752FD" w14:paraId="6B45A50E" w14:textId="77777777" w:rsidTr="00E2327E">
        <w:tc>
          <w:tcPr>
            <w:tcW w:w="2118" w:type="dxa"/>
          </w:tcPr>
          <w:p w14:paraId="297E51C0" w14:textId="75ADAF46" w:rsidR="00F752FD" w:rsidRDefault="00F752FD">
            <w:pPr>
              <w:pStyle w:val="Body"/>
            </w:pPr>
            <w:r>
              <w:t>If1_iqcomp_phase</w:t>
            </w:r>
          </w:p>
        </w:tc>
        <w:tc>
          <w:tcPr>
            <w:tcW w:w="3693" w:type="dxa"/>
          </w:tcPr>
          <w:p w14:paraId="6E1308CD" w14:textId="0CCFE16D" w:rsidR="00F752FD" w:rsidRDefault="00F752FD">
            <w:pPr>
              <w:pStyle w:val="Body"/>
            </w:pPr>
            <w:r>
              <w:t>IF1 IQ phase compensation</w:t>
            </w:r>
          </w:p>
        </w:tc>
      </w:tr>
      <w:tr w:rsidR="00F752FD" w14:paraId="036786D3" w14:textId="77777777" w:rsidTr="00E2327E">
        <w:tc>
          <w:tcPr>
            <w:tcW w:w="2118" w:type="dxa"/>
          </w:tcPr>
          <w:p w14:paraId="16BDEFA9" w14:textId="66BC2CC2" w:rsidR="00F752FD" w:rsidRDefault="00F752FD">
            <w:pPr>
              <w:pStyle w:val="Body"/>
            </w:pPr>
            <w:r>
              <w:t>If2_iqcomp_phase</w:t>
            </w:r>
          </w:p>
        </w:tc>
        <w:tc>
          <w:tcPr>
            <w:tcW w:w="3693" w:type="dxa"/>
          </w:tcPr>
          <w:p w14:paraId="0F9FE02B" w14:textId="78631F79" w:rsidR="00F752FD" w:rsidRDefault="00F752FD">
            <w:pPr>
              <w:pStyle w:val="Body"/>
            </w:pPr>
            <w:r>
              <w:t>IF1 IQ phase compensation</w:t>
            </w:r>
          </w:p>
        </w:tc>
      </w:tr>
      <w:tr w:rsidR="00E2327E" w14:paraId="6F374959" w14:textId="77777777" w:rsidTr="00E2327E">
        <w:tc>
          <w:tcPr>
            <w:tcW w:w="2118" w:type="dxa"/>
          </w:tcPr>
          <w:p w14:paraId="5CA45C69" w14:textId="54C110C7" w:rsidR="00E2327E" w:rsidRDefault="00E2327E">
            <w:pPr>
              <w:pStyle w:val="Body"/>
            </w:pPr>
            <w:r>
              <w:t>Trig</w:t>
            </w:r>
            <w:r w:rsidR="00CE7C9D">
              <w:t>_source</w:t>
            </w:r>
          </w:p>
        </w:tc>
        <w:tc>
          <w:tcPr>
            <w:tcW w:w="3693" w:type="dxa"/>
          </w:tcPr>
          <w:p w14:paraId="287A19AA" w14:textId="14313634" w:rsidR="00E2327E" w:rsidRDefault="00E2327E">
            <w:pPr>
              <w:pStyle w:val="Body"/>
            </w:pPr>
            <w:r>
              <w:t>Select start by trigstart</w:t>
            </w:r>
            <w:r w:rsidR="006F5545">
              <w:t xml:space="preserve"> signal</w:t>
            </w:r>
            <w:r>
              <w:t xml:space="preserve"> or SPI</w:t>
            </w:r>
            <w:r w:rsidR="006F5545">
              <w:t xml:space="preserve"> (start_mod)</w:t>
            </w:r>
          </w:p>
        </w:tc>
      </w:tr>
      <w:tr w:rsidR="00E2327E" w14:paraId="07275152" w14:textId="77777777" w:rsidTr="00E2327E">
        <w:tc>
          <w:tcPr>
            <w:tcW w:w="2118" w:type="dxa"/>
          </w:tcPr>
          <w:p w14:paraId="7BDC3C2F" w14:textId="0DAD9157" w:rsidR="00E2327E" w:rsidRDefault="00CE7C9D">
            <w:pPr>
              <w:pStyle w:val="Body"/>
            </w:pPr>
            <w:r>
              <w:t>Trig_start</w:t>
            </w:r>
          </w:p>
        </w:tc>
        <w:tc>
          <w:tcPr>
            <w:tcW w:w="3693" w:type="dxa"/>
          </w:tcPr>
          <w:p w14:paraId="4AFDD6D4" w14:textId="56AD716C" w:rsidR="00E2327E" w:rsidRDefault="00E2327E">
            <w:pPr>
              <w:pStyle w:val="Body"/>
            </w:pPr>
            <w:r>
              <w:t xml:space="preserve">Start  modulation when </w:t>
            </w:r>
            <w:r w:rsidR="00CE7C9D">
              <w:t>Trig_start</w:t>
            </w:r>
            <w:r>
              <w:t>=1</w:t>
            </w:r>
            <w:r w:rsidR="00CE7C9D">
              <w:t xml:space="preserve"> (trig_source=0)</w:t>
            </w:r>
          </w:p>
        </w:tc>
      </w:tr>
      <w:tr w:rsidR="006F5545" w14:paraId="19DA6E5D" w14:textId="77777777" w:rsidTr="00E2327E">
        <w:tc>
          <w:tcPr>
            <w:tcW w:w="2118" w:type="dxa"/>
          </w:tcPr>
          <w:p w14:paraId="3F4BE98E" w14:textId="0A67BE32" w:rsidR="006F5545" w:rsidRDefault="00CE7C9D">
            <w:pPr>
              <w:pStyle w:val="Body"/>
            </w:pPr>
            <w:r>
              <w:t>T</w:t>
            </w:r>
            <w:r w:rsidR="006F5545">
              <w:t>rig</w:t>
            </w:r>
            <w:r>
              <w:t>_</w:t>
            </w:r>
            <w:r w:rsidR="006F5545">
              <w:t>stop</w:t>
            </w:r>
          </w:p>
        </w:tc>
        <w:tc>
          <w:tcPr>
            <w:tcW w:w="3693" w:type="dxa"/>
          </w:tcPr>
          <w:p w14:paraId="5E4BB7E3" w14:textId="4AD2636A" w:rsidR="006F5545" w:rsidRDefault="006F5545">
            <w:pPr>
              <w:pStyle w:val="Body"/>
            </w:pPr>
            <w:r>
              <w:t>When 1 stop the modulation</w:t>
            </w:r>
          </w:p>
        </w:tc>
      </w:tr>
    </w:tbl>
    <w:p w14:paraId="247B5737" w14:textId="1A9EAD92" w:rsidR="001753B3" w:rsidRPr="008B7DB2" w:rsidRDefault="001753B3" w:rsidP="001753B3">
      <w:pPr>
        <w:pStyle w:val="Caption"/>
        <w:jc w:val="center"/>
      </w:pPr>
      <w:bookmarkStart w:id="678" w:name="_Toc42511870"/>
      <w:r>
        <w:t xml:space="preserve">Table </w:t>
      </w:r>
      <w:r>
        <w:fldChar w:fldCharType="begin"/>
      </w:r>
      <w:r>
        <w:instrText xml:space="preserve"> SEQ Table \* ARABIC </w:instrText>
      </w:r>
      <w:r>
        <w:fldChar w:fldCharType="separate"/>
      </w:r>
      <w:r w:rsidR="00AA6F07">
        <w:rPr>
          <w:noProof/>
        </w:rPr>
        <w:t>10</w:t>
      </w:r>
      <w:r>
        <w:rPr>
          <w:noProof/>
        </w:rPr>
        <w:fldChar w:fldCharType="end"/>
      </w:r>
      <w:r>
        <w:t xml:space="preserve"> Digital RX control registers</w:t>
      </w:r>
      <w:bookmarkEnd w:id="678"/>
    </w:p>
    <w:p w14:paraId="2ACDA1E3" w14:textId="5A5F43DE" w:rsidR="001753B3" w:rsidRDefault="001753B3" w:rsidP="001753B3">
      <w:pPr>
        <w:pStyle w:val="Caption"/>
      </w:pPr>
    </w:p>
    <w:p w14:paraId="13BB75CA" w14:textId="3EEDAA18" w:rsidR="00E43F98" w:rsidRPr="00696671" w:rsidRDefault="00E43F98" w:rsidP="00696671">
      <w:r>
        <w:t xml:space="preserve">When the trig signal rising edge occurs, the generation of the waves start. It is stopped when the </w:t>
      </w:r>
      <w:r w:rsidR="006F5545">
        <w:t>trig_stop is set to 1</w:t>
      </w:r>
      <w:r w:rsidR="004D0626">
        <w:t>. At each trig start rising edge the phase is reseted</w:t>
      </w:r>
      <w:r w:rsidR="006F5545">
        <w:t>. Trigstart signal is connected to chirp_start of TE. If trigstart_sel=1 the start of the modulation is controlled by trigstop register bit</w:t>
      </w:r>
    </w:p>
    <w:p w14:paraId="2DC85131" w14:textId="77777777" w:rsidR="001753B3" w:rsidRDefault="001753B3">
      <w:pPr>
        <w:pStyle w:val="Heading2"/>
      </w:pPr>
      <w:bookmarkStart w:id="679" w:name="_Toc34049959"/>
      <w:bookmarkStart w:id="680" w:name="_Toc49245192"/>
      <w:r>
        <w:t>Description of the block</w:t>
      </w:r>
      <w:bookmarkEnd w:id="679"/>
      <w:bookmarkEnd w:id="680"/>
    </w:p>
    <w:p w14:paraId="78DF8277" w14:textId="77777777" w:rsidR="001753B3" w:rsidRDefault="001753B3">
      <w:pPr>
        <w:pStyle w:val="Body"/>
      </w:pPr>
      <w:r>
        <w:t>All blocks are driven by 320MHz clock.</w:t>
      </w:r>
    </w:p>
    <w:p w14:paraId="319CFBE1" w14:textId="77777777" w:rsidR="001753B3" w:rsidRDefault="001753B3">
      <w:pPr>
        <w:pStyle w:val="Body"/>
      </w:pPr>
      <w:r>
        <w:t>The block is composed of :</w:t>
      </w:r>
    </w:p>
    <w:p w14:paraId="6E77A8E6" w14:textId="77777777" w:rsidR="001753B3" w:rsidRDefault="001753B3">
      <w:pPr>
        <w:pStyle w:val="Body"/>
        <w:numPr>
          <w:ilvl w:val="0"/>
          <w:numId w:val="29"/>
        </w:numPr>
      </w:pPr>
      <w:r>
        <w:t>2 accumulators that computes the phases for each clock step. Two are needed to generate two sine waves for dual tone mode.</w:t>
      </w:r>
    </w:p>
    <w:p w14:paraId="7F97684D" w14:textId="77777777" w:rsidR="001753B3" w:rsidRPr="00CC4863" w:rsidRDefault="001753B3">
      <w:pPr>
        <w:pStyle w:val="Body"/>
        <w:numPr>
          <w:ilvl w:val="0"/>
          <w:numId w:val="29"/>
        </w:numPr>
      </w:pPr>
      <w:r w:rsidRPr="00CC4863">
        <w:t>Digital square wave generator</w:t>
      </w:r>
    </w:p>
    <w:p w14:paraId="6E894FC6" w14:textId="77777777" w:rsidR="001753B3" w:rsidRDefault="001753B3">
      <w:pPr>
        <w:pStyle w:val="Body"/>
        <w:numPr>
          <w:ilvl w:val="0"/>
          <w:numId w:val="29"/>
        </w:numPr>
      </w:pPr>
      <w:r>
        <w:t>Programable gain block that scale the signal (amplitude and offset) to the desired amplitude.</w:t>
      </w:r>
    </w:p>
    <w:p w14:paraId="24C65E3C" w14:textId="77777777" w:rsidR="001753B3" w:rsidRDefault="001753B3">
      <w:pPr>
        <w:pStyle w:val="Body"/>
        <w:numPr>
          <w:ilvl w:val="0"/>
          <w:numId w:val="29"/>
        </w:numPr>
      </w:pPr>
      <w:r>
        <w:t xml:space="preserve">Sigma Delta modulator described in section </w:t>
      </w:r>
    </w:p>
    <w:p w14:paraId="6919EEA6" w14:textId="77777777" w:rsidR="001753B3" w:rsidRDefault="001753B3">
      <w:pPr>
        <w:pStyle w:val="Body"/>
        <w:numPr>
          <w:ilvl w:val="0"/>
          <w:numId w:val="29"/>
        </w:numPr>
      </w:pPr>
      <w:r>
        <w:t>Converter block from binary to thermometric output</w:t>
      </w:r>
    </w:p>
    <w:p w14:paraId="22E541C1" w14:textId="77777777" w:rsidR="001753B3" w:rsidRDefault="001753B3">
      <w:pPr>
        <w:pStyle w:val="Body"/>
        <w:numPr>
          <w:ilvl w:val="0"/>
          <w:numId w:val="29"/>
        </w:numPr>
      </w:pPr>
      <w:r>
        <w:t>DEM block to transform the binary input word to thermometer coded, with a randomization of the on cells. This is needed for a good SFDR</w:t>
      </w:r>
    </w:p>
    <w:p w14:paraId="50184EB9" w14:textId="77777777" w:rsidR="001753B3" w:rsidRDefault="001753B3">
      <w:pPr>
        <w:pStyle w:val="Body"/>
        <w:numPr>
          <w:ilvl w:val="0"/>
          <w:numId w:val="29"/>
        </w:numPr>
      </w:pPr>
      <w:r>
        <w:t>An IQ compensation circuitry to add offset, phase and gain offset (manual IQ calibration)</w:t>
      </w:r>
    </w:p>
    <w:p w14:paraId="4F90DF3B" w14:textId="0C85CDEF" w:rsidR="001753B3" w:rsidRPr="00173BD1" w:rsidRDefault="001753B3">
      <w:pPr>
        <w:pStyle w:val="Heading3"/>
      </w:pPr>
      <w:bookmarkStart w:id="681" w:name="_Toc33021585"/>
      <w:bookmarkStart w:id="682" w:name="_Ref37261871"/>
      <w:bookmarkStart w:id="683" w:name="_Toc49245193"/>
      <w:r w:rsidRPr="00173BD1">
        <w:t>Frequency control</w:t>
      </w:r>
      <w:bookmarkEnd w:id="681"/>
      <w:bookmarkEnd w:id="682"/>
      <w:bookmarkEnd w:id="683"/>
    </w:p>
    <w:p w14:paraId="03D0B3FA" w14:textId="77777777" w:rsidR="001753B3" w:rsidRDefault="001753B3">
      <w:pPr>
        <w:pStyle w:val="Body"/>
      </w:pPr>
      <w:r>
        <w:t xml:space="preserve">Frequency is set in MHz. Registers have 16 bits precision in fixed point 6.10. </w:t>
      </w:r>
    </w:p>
    <w:p w14:paraId="7895339E" w14:textId="77777777" w:rsidR="001753B3" w:rsidRDefault="001753B3">
      <w:pPr>
        <w:pStyle w:val="Body"/>
      </w:pPr>
      <w:r>
        <w:t>Fmax= 64MHz; Fmin=0; Fstep=1kHz</w:t>
      </w:r>
    </w:p>
    <w:p w14:paraId="0EEA1E47" w14:textId="77777777" w:rsidR="001753B3" w:rsidRDefault="001753B3">
      <w:pPr>
        <w:pStyle w:val="Body"/>
      </w:pPr>
      <w:r>
        <w:t xml:space="preserve">Although, for postprocessing reasons, Frequency must be chosen to fall in bin of fft when processed. It must follow the following formula: </w:t>
      </w:r>
    </w:p>
    <w:p w14:paraId="4698303B" w14:textId="77777777" w:rsidR="001753B3" w:rsidRPr="00380363" w:rsidRDefault="00665719" w:rsidP="001753B3">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IF</m:t>
              </m:r>
            </m:sub>
          </m:sSub>
          <m:r>
            <m:rPr>
              <m:sty m:val="p"/>
            </m:rPr>
            <w:rPr>
              <w:rFonts w:ascii="Cambria Math" w:hAnsi="Cambria Math"/>
            </w:rPr>
            <m:t>=</m:t>
          </m:r>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sSub>
                <m:sSubPr>
                  <m:ctrlPr>
                    <w:rPr>
                      <w:rFonts w:ascii="Cambria Math" w:hAnsi="Cambria Math"/>
                    </w:rPr>
                  </m:ctrlPr>
                </m:sSubPr>
                <m:e>
                  <m:r>
                    <w:rPr>
                      <w:rFonts w:ascii="Cambria Math" w:hAnsi="Cambria Math"/>
                    </w:rPr>
                    <m:t>N</m:t>
                  </m:r>
                </m:e>
                <m:sub>
                  <m:r>
                    <w:rPr>
                      <w:rFonts w:ascii="Cambria Math" w:hAnsi="Cambria Math"/>
                    </w:rPr>
                    <m:t>fft</m:t>
                  </m:r>
                </m:sub>
              </m:sSub>
            </m:den>
          </m:f>
        </m:oMath>
      </m:oMathPara>
    </w:p>
    <w:p w14:paraId="577F283D" w14:textId="77777777" w:rsidR="001753B3" w:rsidRDefault="001753B3">
      <w:pPr>
        <w:pStyle w:val="Body"/>
      </w:pPr>
      <w:r>
        <w:t xml:space="preserve">Where </w:t>
      </w:r>
      <m:oMath>
        <m:r>
          <w:rPr>
            <w:rFonts w:ascii="Cambria Math" w:hAnsi="Cambria Math"/>
          </w:rPr>
          <m:t>p</m:t>
        </m:r>
      </m:oMath>
      <w:r>
        <w:t xml:space="preserve"> in and integer, </w:t>
      </w:r>
      <m:oMath>
        <m:sSub>
          <m:sSubPr>
            <m:ctrlPr>
              <w:rPr>
                <w:rFonts w:ascii="Cambria Math" w:hAnsi="Cambria Math"/>
              </w:rPr>
            </m:ctrlPr>
          </m:sSubPr>
          <m:e>
            <m:r>
              <w:rPr>
                <w:rFonts w:ascii="Cambria Math" w:hAnsi="Cambria Math"/>
              </w:rPr>
              <m:t>N</m:t>
            </m:r>
          </m:e>
          <m:sub>
            <m:r>
              <w:rPr>
                <w:rFonts w:ascii="Cambria Math" w:hAnsi="Cambria Math"/>
              </w:rPr>
              <m:t>fft</m:t>
            </m:r>
          </m:sub>
        </m:sSub>
      </m:oMath>
      <w:r>
        <w:t xml:space="preserve"> fft size chosen for postprocessing, </w:t>
      </w:r>
      <m:oMath>
        <m:sSub>
          <m:sSubPr>
            <m:ctrlPr>
              <w:rPr>
                <w:rFonts w:ascii="Cambria Math" w:hAnsi="Cambria Math"/>
              </w:rPr>
            </m:ctrlPr>
          </m:sSubPr>
          <m:e>
            <m:r>
              <w:rPr>
                <w:rFonts w:ascii="Cambria Math" w:hAnsi="Cambria Math"/>
              </w:rPr>
              <m:t>F</m:t>
            </m:r>
          </m:e>
          <m:sub>
            <m:r>
              <w:rPr>
                <w:rFonts w:ascii="Cambria Math" w:hAnsi="Cambria Math"/>
              </w:rPr>
              <m:t>s</m:t>
            </m:r>
          </m:sub>
        </m:sSub>
      </m:oMath>
      <w:r>
        <w:t xml:space="preserve"> sampling frequency of the ADC after decimation.</w:t>
      </w:r>
    </w:p>
    <w:p w14:paraId="4437A013" w14:textId="77777777" w:rsidR="001753B3" w:rsidRDefault="001753B3">
      <w:pPr>
        <w:pStyle w:val="Body"/>
      </w:pPr>
      <w:r>
        <w:t xml:space="preserve">For a given fft size and frequency sampling, the minimum frequency F_IF that can be chosen is  </w:t>
      </w:r>
    </w:p>
    <w:p w14:paraId="2504D2AB" w14:textId="77777777" w:rsidR="001753B3" w:rsidRPr="00B44614" w:rsidRDefault="001753B3" w:rsidP="001753B3">
      <m:oMathPara>
        <m:oMath>
          <m:r>
            <m:rPr>
              <m:sty m:val="p"/>
            </m:rPr>
            <w:rPr>
              <w:rFonts w:ascii="Cambria Math" w:hAnsi="Cambria Math"/>
            </w:rPr>
            <w:br/>
          </m:r>
        </m:oMath>
        <m:oMath>
          <m:sSub>
            <m:sSubPr>
              <m:ctrlPr>
                <w:rPr>
                  <w:rFonts w:ascii="Cambria Math" w:hAnsi="Cambria Math"/>
                  <w:iCs/>
                </w:rPr>
              </m:ctrlPr>
            </m:sSubPr>
            <m:e>
              <m:r>
                <w:rPr>
                  <w:rFonts w:ascii="Cambria Math" w:hAnsi="Cambria Math"/>
                </w:rPr>
                <m:t>F</m:t>
              </m:r>
            </m:e>
            <m:sub>
              <m:r>
                <w:rPr>
                  <w:rFonts w:ascii="Cambria Math" w:hAnsi="Cambria Math"/>
                </w:rPr>
                <m:t>IF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s</m:t>
                  </m:r>
                </m:sub>
              </m:sSub>
            </m:num>
            <m:den>
              <m:sSub>
                <m:sSubPr>
                  <m:ctrlPr>
                    <w:rPr>
                      <w:rFonts w:ascii="Cambria Math" w:hAnsi="Cambria Math"/>
                    </w:rPr>
                  </m:ctrlPr>
                </m:sSubPr>
                <m:e>
                  <m:r>
                    <w:rPr>
                      <w:rFonts w:ascii="Cambria Math" w:hAnsi="Cambria Math"/>
                    </w:rPr>
                    <m:t>N</m:t>
                  </m:r>
                </m:e>
                <m:sub>
                  <m:r>
                    <w:rPr>
                      <w:rFonts w:ascii="Cambria Math" w:hAnsi="Cambria Math"/>
                    </w:rPr>
                    <m:t>fft</m:t>
                  </m:r>
                </m:sub>
              </m:sSub>
            </m:den>
          </m:f>
        </m:oMath>
      </m:oMathPara>
    </w:p>
    <w:p w14:paraId="4512B4D3" w14:textId="77777777" w:rsidR="001753B3" w:rsidRDefault="001753B3">
      <w:pPr>
        <w:pStyle w:val="Body"/>
      </w:pPr>
    </w:p>
    <w:p w14:paraId="79AFE029" w14:textId="77777777" w:rsidR="001753B3" w:rsidRDefault="001753B3">
      <w:pPr>
        <w:pStyle w:val="Body"/>
      </w:pPr>
      <w:r>
        <w:t>Table below gives minimum frequency allowed for few fft size/Frequency sampling</w:t>
      </w:r>
    </w:p>
    <w:p w14:paraId="6B37791B" w14:textId="77777777" w:rsidR="001753B3" w:rsidRDefault="001753B3" w:rsidP="001753B3"/>
    <w:tbl>
      <w:tblPr>
        <w:tblStyle w:val="GridTable1Light-Accent5"/>
        <w:tblW w:w="5632" w:type="dxa"/>
        <w:tblInd w:w="1260" w:type="dxa"/>
        <w:tblLook w:val="04A0" w:firstRow="1" w:lastRow="0" w:firstColumn="1" w:lastColumn="0" w:noHBand="0" w:noVBand="1"/>
      </w:tblPr>
      <w:tblGrid>
        <w:gridCol w:w="1634"/>
        <w:gridCol w:w="1052"/>
        <w:gridCol w:w="1052"/>
        <w:gridCol w:w="1052"/>
        <w:gridCol w:w="945"/>
      </w:tblGrid>
      <w:tr w:rsidR="001753B3" w:rsidRPr="00380363" w14:paraId="605733F1" w14:textId="77777777" w:rsidTr="00C608C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632" w:type="dxa"/>
            <w:gridSpan w:val="5"/>
            <w:noWrap/>
            <w:hideMark/>
          </w:tcPr>
          <w:p w14:paraId="4A2DF685" w14:textId="77777777" w:rsidR="001753B3" w:rsidRPr="00380363" w:rsidRDefault="001753B3">
            <w:pPr>
              <w:pStyle w:val="Body"/>
              <w:rPr>
                <w:lang w:val="fr-FR"/>
              </w:rPr>
            </w:pPr>
            <w:r w:rsidRPr="00380363">
              <w:rPr>
                <w:lang w:val="fr-FR"/>
              </w:rPr>
              <w:t>Lowest programmable frequency [kHz]</w:t>
            </w:r>
          </w:p>
        </w:tc>
      </w:tr>
      <w:tr w:rsidR="001753B3" w:rsidRPr="00380363" w14:paraId="0D0B3E72"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0C708669" w14:textId="77777777" w:rsidR="001753B3" w:rsidRPr="00380363" w:rsidRDefault="001753B3">
            <w:pPr>
              <w:pStyle w:val="Body"/>
              <w:rPr>
                <w:lang w:val="fr-FR"/>
              </w:rPr>
            </w:pPr>
          </w:p>
        </w:tc>
        <w:tc>
          <w:tcPr>
            <w:tcW w:w="1052" w:type="dxa"/>
            <w:noWrap/>
            <w:hideMark/>
          </w:tcPr>
          <w:p w14:paraId="53E12629"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Fs=10M</w:t>
            </w:r>
          </w:p>
        </w:tc>
        <w:tc>
          <w:tcPr>
            <w:tcW w:w="1052" w:type="dxa"/>
            <w:noWrap/>
            <w:hideMark/>
          </w:tcPr>
          <w:p w14:paraId="7F81DFB0"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Fs=20M</w:t>
            </w:r>
          </w:p>
        </w:tc>
        <w:tc>
          <w:tcPr>
            <w:tcW w:w="1052" w:type="dxa"/>
            <w:noWrap/>
            <w:hideMark/>
          </w:tcPr>
          <w:p w14:paraId="346F5940"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Fs=40M</w:t>
            </w:r>
          </w:p>
        </w:tc>
        <w:tc>
          <w:tcPr>
            <w:tcW w:w="940" w:type="dxa"/>
            <w:noWrap/>
            <w:hideMark/>
          </w:tcPr>
          <w:p w14:paraId="2EBFBEE6"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Fs=80M</w:t>
            </w:r>
          </w:p>
        </w:tc>
      </w:tr>
      <w:tr w:rsidR="001753B3" w:rsidRPr="00380363" w14:paraId="72716D6A"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03675A6F" w14:textId="77777777" w:rsidR="001753B3" w:rsidRPr="00380363" w:rsidRDefault="001753B3">
            <w:pPr>
              <w:pStyle w:val="Body"/>
              <w:rPr>
                <w:lang w:val="fr-FR"/>
              </w:rPr>
            </w:pPr>
            <w:r w:rsidRPr="00380363">
              <w:rPr>
                <w:lang w:val="fr-FR"/>
              </w:rPr>
              <w:t>FFT_size=16</w:t>
            </w:r>
          </w:p>
        </w:tc>
        <w:tc>
          <w:tcPr>
            <w:tcW w:w="1052" w:type="dxa"/>
            <w:noWrap/>
            <w:hideMark/>
          </w:tcPr>
          <w:p w14:paraId="2F04FE96"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625</w:t>
            </w:r>
          </w:p>
        </w:tc>
        <w:tc>
          <w:tcPr>
            <w:tcW w:w="1052" w:type="dxa"/>
            <w:noWrap/>
            <w:hideMark/>
          </w:tcPr>
          <w:p w14:paraId="6DA7850D"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1250</w:t>
            </w:r>
          </w:p>
        </w:tc>
        <w:tc>
          <w:tcPr>
            <w:tcW w:w="1052" w:type="dxa"/>
            <w:noWrap/>
            <w:hideMark/>
          </w:tcPr>
          <w:p w14:paraId="4EA82547"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2500</w:t>
            </w:r>
          </w:p>
        </w:tc>
        <w:tc>
          <w:tcPr>
            <w:tcW w:w="940" w:type="dxa"/>
            <w:noWrap/>
            <w:hideMark/>
          </w:tcPr>
          <w:p w14:paraId="23AB01D1"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5000</w:t>
            </w:r>
          </w:p>
        </w:tc>
      </w:tr>
      <w:tr w:rsidR="001753B3" w:rsidRPr="00380363" w14:paraId="5FEA623F"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047F6815" w14:textId="77777777" w:rsidR="001753B3" w:rsidRPr="00380363" w:rsidRDefault="001753B3">
            <w:pPr>
              <w:pStyle w:val="Body"/>
              <w:rPr>
                <w:lang w:val="fr-FR"/>
              </w:rPr>
            </w:pPr>
            <w:r w:rsidRPr="00380363">
              <w:rPr>
                <w:lang w:val="fr-FR"/>
              </w:rPr>
              <w:t>FFT_size=32</w:t>
            </w:r>
          </w:p>
        </w:tc>
        <w:tc>
          <w:tcPr>
            <w:tcW w:w="1052" w:type="dxa"/>
            <w:noWrap/>
            <w:hideMark/>
          </w:tcPr>
          <w:p w14:paraId="26C8A8C0"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312,5</w:t>
            </w:r>
          </w:p>
        </w:tc>
        <w:tc>
          <w:tcPr>
            <w:tcW w:w="1052" w:type="dxa"/>
            <w:noWrap/>
            <w:hideMark/>
          </w:tcPr>
          <w:p w14:paraId="7AFE8D49"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625</w:t>
            </w:r>
          </w:p>
        </w:tc>
        <w:tc>
          <w:tcPr>
            <w:tcW w:w="1052" w:type="dxa"/>
            <w:noWrap/>
            <w:hideMark/>
          </w:tcPr>
          <w:p w14:paraId="127F2AEC"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1250</w:t>
            </w:r>
          </w:p>
        </w:tc>
        <w:tc>
          <w:tcPr>
            <w:tcW w:w="940" w:type="dxa"/>
            <w:noWrap/>
            <w:hideMark/>
          </w:tcPr>
          <w:p w14:paraId="339E6DE3"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2500</w:t>
            </w:r>
          </w:p>
        </w:tc>
      </w:tr>
      <w:tr w:rsidR="001753B3" w:rsidRPr="00380363" w14:paraId="14672377"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3DC80159" w14:textId="77777777" w:rsidR="001753B3" w:rsidRPr="00380363" w:rsidRDefault="001753B3">
            <w:pPr>
              <w:pStyle w:val="Body"/>
              <w:rPr>
                <w:lang w:val="fr-FR"/>
              </w:rPr>
            </w:pPr>
            <w:r w:rsidRPr="00380363">
              <w:rPr>
                <w:lang w:val="fr-FR"/>
              </w:rPr>
              <w:t>FFT_size=64</w:t>
            </w:r>
          </w:p>
        </w:tc>
        <w:tc>
          <w:tcPr>
            <w:tcW w:w="1052" w:type="dxa"/>
            <w:noWrap/>
            <w:hideMark/>
          </w:tcPr>
          <w:p w14:paraId="3CE893D7"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156,25</w:t>
            </w:r>
          </w:p>
        </w:tc>
        <w:tc>
          <w:tcPr>
            <w:tcW w:w="1052" w:type="dxa"/>
            <w:noWrap/>
            <w:hideMark/>
          </w:tcPr>
          <w:p w14:paraId="417C7725"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312,5</w:t>
            </w:r>
          </w:p>
        </w:tc>
        <w:tc>
          <w:tcPr>
            <w:tcW w:w="1052" w:type="dxa"/>
            <w:noWrap/>
            <w:hideMark/>
          </w:tcPr>
          <w:p w14:paraId="5EF3B0B0"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625</w:t>
            </w:r>
          </w:p>
        </w:tc>
        <w:tc>
          <w:tcPr>
            <w:tcW w:w="940" w:type="dxa"/>
            <w:noWrap/>
            <w:hideMark/>
          </w:tcPr>
          <w:p w14:paraId="45CE3F81"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1250</w:t>
            </w:r>
          </w:p>
        </w:tc>
      </w:tr>
      <w:tr w:rsidR="001753B3" w:rsidRPr="00380363" w14:paraId="7CFFE76D"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53C83969" w14:textId="77777777" w:rsidR="001753B3" w:rsidRPr="00380363" w:rsidRDefault="001753B3">
            <w:pPr>
              <w:pStyle w:val="Body"/>
              <w:rPr>
                <w:lang w:val="fr-FR"/>
              </w:rPr>
            </w:pPr>
            <w:r w:rsidRPr="00380363">
              <w:rPr>
                <w:lang w:val="fr-FR"/>
              </w:rPr>
              <w:t>FFT_size=128</w:t>
            </w:r>
          </w:p>
        </w:tc>
        <w:tc>
          <w:tcPr>
            <w:tcW w:w="1052" w:type="dxa"/>
            <w:noWrap/>
            <w:hideMark/>
          </w:tcPr>
          <w:p w14:paraId="434F5F4A"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78,125</w:t>
            </w:r>
          </w:p>
        </w:tc>
        <w:tc>
          <w:tcPr>
            <w:tcW w:w="1052" w:type="dxa"/>
            <w:noWrap/>
            <w:hideMark/>
          </w:tcPr>
          <w:p w14:paraId="5707742C"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156,25</w:t>
            </w:r>
          </w:p>
        </w:tc>
        <w:tc>
          <w:tcPr>
            <w:tcW w:w="1052" w:type="dxa"/>
            <w:noWrap/>
            <w:hideMark/>
          </w:tcPr>
          <w:p w14:paraId="5400911A"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312,5</w:t>
            </w:r>
          </w:p>
        </w:tc>
        <w:tc>
          <w:tcPr>
            <w:tcW w:w="940" w:type="dxa"/>
            <w:noWrap/>
            <w:hideMark/>
          </w:tcPr>
          <w:p w14:paraId="34CB7979"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625</w:t>
            </w:r>
          </w:p>
        </w:tc>
      </w:tr>
      <w:tr w:rsidR="001753B3" w:rsidRPr="00380363" w14:paraId="20C1BB64"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005E43F3" w14:textId="77777777" w:rsidR="001753B3" w:rsidRPr="00380363" w:rsidRDefault="001753B3">
            <w:pPr>
              <w:pStyle w:val="Body"/>
              <w:rPr>
                <w:lang w:val="fr-FR"/>
              </w:rPr>
            </w:pPr>
            <w:r w:rsidRPr="00380363">
              <w:rPr>
                <w:lang w:val="fr-FR"/>
              </w:rPr>
              <w:t>FFT_size=256</w:t>
            </w:r>
          </w:p>
        </w:tc>
        <w:tc>
          <w:tcPr>
            <w:tcW w:w="1052" w:type="dxa"/>
            <w:noWrap/>
            <w:hideMark/>
          </w:tcPr>
          <w:p w14:paraId="3B6184CA"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39,0625</w:t>
            </w:r>
          </w:p>
        </w:tc>
        <w:tc>
          <w:tcPr>
            <w:tcW w:w="1052" w:type="dxa"/>
            <w:noWrap/>
            <w:hideMark/>
          </w:tcPr>
          <w:p w14:paraId="2730061D"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78,125</w:t>
            </w:r>
          </w:p>
        </w:tc>
        <w:tc>
          <w:tcPr>
            <w:tcW w:w="1052" w:type="dxa"/>
            <w:noWrap/>
            <w:hideMark/>
          </w:tcPr>
          <w:p w14:paraId="78674865"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156,25</w:t>
            </w:r>
          </w:p>
        </w:tc>
        <w:tc>
          <w:tcPr>
            <w:tcW w:w="940" w:type="dxa"/>
            <w:noWrap/>
            <w:hideMark/>
          </w:tcPr>
          <w:p w14:paraId="2D513DEF"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312,5</w:t>
            </w:r>
          </w:p>
        </w:tc>
      </w:tr>
      <w:tr w:rsidR="001753B3" w:rsidRPr="00380363" w14:paraId="03C9A1CF"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433E9C55" w14:textId="77777777" w:rsidR="001753B3" w:rsidRPr="00380363" w:rsidRDefault="001753B3">
            <w:pPr>
              <w:pStyle w:val="Body"/>
              <w:rPr>
                <w:lang w:val="fr-FR"/>
              </w:rPr>
            </w:pPr>
            <w:r w:rsidRPr="00380363">
              <w:rPr>
                <w:lang w:val="fr-FR"/>
              </w:rPr>
              <w:t>FFT_size=1024</w:t>
            </w:r>
          </w:p>
        </w:tc>
        <w:tc>
          <w:tcPr>
            <w:tcW w:w="1052" w:type="dxa"/>
            <w:noWrap/>
            <w:hideMark/>
          </w:tcPr>
          <w:p w14:paraId="54003AC6"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9,765625</w:t>
            </w:r>
          </w:p>
        </w:tc>
        <w:tc>
          <w:tcPr>
            <w:tcW w:w="1052" w:type="dxa"/>
            <w:noWrap/>
            <w:hideMark/>
          </w:tcPr>
          <w:p w14:paraId="27DBAC3A"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19,53125</w:t>
            </w:r>
          </w:p>
        </w:tc>
        <w:tc>
          <w:tcPr>
            <w:tcW w:w="1052" w:type="dxa"/>
            <w:noWrap/>
            <w:hideMark/>
          </w:tcPr>
          <w:p w14:paraId="316AEEEF"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39,0625</w:t>
            </w:r>
          </w:p>
        </w:tc>
        <w:tc>
          <w:tcPr>
            <w:tcW w:w="940" w:type="dxa"/>
            <w:noWrap/>
            <w:hideMark/>
          </w:tcPr>
          <w:p w14:paraId="6E5D13B3"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78,125</w:t>
            </w:r>
          </w:p>
        </w:tc>
      </w:tr>
      <w:tr w:rsidR="001753B3" w:rsidRPr="00380363" w14:paraId="4276C6F2" w14:textId="77777777" w:rsidTr="00C608C4">
        <w:trPr>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69512557" w14:textId="77777777" w:rsidR="001753B3" w:rsidRPr="00380363" w:rsidRDefault="001753B3">
            <w:pPr>
              <w:pStyle w:val="Body"/>
              <w:rPr>
                <w:lang w:val="fr-FR"/>
              </w:rPr>
            </w:pPr>
            <w:r w:rsidRPr="00380363">
              <w:rPr>
                <w:lang w:val="fr-FR"/>
              </w:rPr>
              <w:t>FFT_size=2048</w:t>
            </w:r>
          </w:p>
        </w:tc>
        <w:tc>
          <w:tcPr>
            <w:tcW w:w="1052" w:type="dxa"/>
            <w:noWrap/>
            <w:hideMark/>
          </w:tcPr>
          <w:p w14:paraId="69125BB6"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4,882813</w:t>
            </w:r>
          </w:p>
        </w:tc>
        <w:tc>
          <w:tcPr>
            <w:tcW w:w="1052" w:type="dxa"/>
            <w:noWrap/>
            <w:hideMark/>
          </w:tcPr>
          <w:p w14:paraId="00553E8C"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9,765625</w:t>
            </w:r>
          </w:p>
        </w:tc>
        <w:tc>
          <w:tcPr>
            <w:tcW w:w="1052" w:type="dxa"/>
            <w:noWrap/>
            <w:hideMark/>
          </w:tcPr>
          <w:p w14:paraId="614D23C6"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19,53125</w:t>
            </w:r>
          </w:p>
        </w:tc>
        <w:tc>
          <w:tcPr>
            <w:tcW w:w="940" w:type="dxa"/>
            <w:noWrap/>
            <w:hideMark/>
          </w:tcPr>
          <w:p w14:paraId="6762557F" w14:textId="77777777" w:rsidR="001753B3" w:rsidRPr="0038036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380363">
              <w:rPr>
                <w:lang w:val="fr-FR"/>
              </w:rPr>
              <w:t>39,0625</w:t>
            </w:r>
          </w:p>
        </w:tc>
      </w:tr>
    </w:tbl>
    <w:p w14:paraId="61BB1BA3" w14:textId="269FB127" w:rsidR="001753B3" w:rsidRDefault="001753B3" w:rsidP="001753B3">
      <w:pPr>
        <w:pStyle w:val="Caption"/>
        <w:jc w:val="center"/>
      </w:pPr>
      <w:bookmarkStart w:id="684" w:name="_Toc42511871"/>
      <w:bookmarkStart w:id="685" w:name="_Toc33021586"/>
      <w:r>
        <w:t xml:space="preserve">Table </w:t>
      </w:r>
      <w:r>
        <w:fldChar w:fldCharType="begin"/>
      </w:r>
      <w:r>
        <w:instrText xml:space="preserve"> SEQ Table \* ARABIC </w:instrText>
      </w:r>
      <w:r>
        <w:fldChar w:fldCharType="separate"/>
      </w:r>
      <w:r w:rsidR="007327D0">
        <w:rPr>
          <w:noProof/>
        </w:rPr>
        <w:t>11</w:t>
      </w:r>
      <w:r>
        <w:rPr>
          <w:noProof/>
        </w:rPr>
        <w:fldChar w:fldCharType="end"/>
      </w:r>
      <w:r>
        <w:t xml:space="preserve"> Programmable frequencies</w:t>
      </w:r>
      <w:bookmarkEnd w:id="684"/>
    </w:p>
    <w:p w14:paraId="6220215E" w14:textId="77777777" w:rsidR="001753B3" w:rsidRPr="00B44614" w:rsidRDefault="001753B3">
      <w:pPr>
        <w:pStyle w:val="Heading3"/>
      </w:pPr>
      <w:bookmarkStart w:id="686" w:name="_Toc49245194"/>
      <w:r>
        <w:t>Amplitude</w:t>
      </w:r>
      <w:r w:rsidRPr="00B44614">
        <w:t xml:space="preserve"> control</w:t>
      </w:r>
      <w:bookmarkEnd w:id="685"/>
      <w:bookmarkEnd w:id="686"/>
    </w:p>
    <w:p w14:paraId="05ACF53C" w14:textId="77777777" w:rsidR="001753B3" w:rsidRDefault="001753B3" w:rsidP="001753B3">
      <w:pPr>
        <w:spacing w:before="240"/>
        <w:ind w:left="-28"/>
      </w:pPr>
      <w:r>
        <w:t>Amplitude is set in 8 bit register. This size allows to fine tune the amplitude with less than 0.1dB step.</w:t>
      </w:r>
    </w:p>
    <w:p w14:paraId="5748A95B" w14:textId="77777777" w:rsidR="001753B3" w:rsidRDefault="001753B3" w:rsidP="001753B3"/>
    <w:p w14:paraId="1995E87E" w14:textId="77777777" w:rsidR="001753B3" w:rsidRDefault="001753B3" w:rsidP="001753B3"/>
    <w:p w14:paraId="2704FAD9" w14:textId="77777777" w:rsidR="001753B3" w:rsidRDefault="001753B3">
      <w:pPr>
        <w:pStyle w:val="Heading3"/>
      </w:pPr>
      <w:bookmarkStart w:id="687" w:name="_Toc49245195"/>
      <w:r>
        <w:t>Cordic</w:t>
      </w:r>
      <w:bookmarkEnd w:id="687"/>
    </w:p>
    <w:p w14:paraId="05181ED8" w14:textId="77777777" w:rsidR="001753B3" w:rsidRDefault="001753B3">
      <w:pPr>
        <w:pStyle w:val="Body"/>
      </w:pPr>
      <w:r>
        <w:t>Cordic is a digital calculator that computes Cosine and sine of the input phase. This block is driven by 320MHz clock to be at the same rate as sigma delta.</w:t>
      </w:r>
    </w:p>
    <w:p w14:paraId="0963E6F0" w14:textId="77777777" w:rsidR="001753B3" w:rsidRDefault="001753B3">
      <w:pPr>
        <w:pStyle w:val="Body"/>
      </w:pPr>
    </w:p>
    <w:p w14:paraId="589F4DF1" w14:textId="572D2092" w:rsidR="001753B3" w:rsidRDefault="001753B3">
      <w:pPr>
        <w:pStyle w:val="Heading3"/>
      </w:pPr>
      <w:bookmarkStart w:id="688" w:name="_Toc49245196"/>
      <w:r>
        <w:t>Square wave generator</w:t>
      </w:r>
      <w:bookmarkEnd w:id="688"/>
    </w:p>
    <w:p w14:paraId="727DFEB3" w14:textId="77777777" w:rsidR="001753B3" w:rsidRDefault="001753B3">
      <w:pPr>
        <w:pStyle w:val="Body"/>
      </w:pPr>
      <w:r>
        <w:t>Generates two square wave functions in the same frequency but with a given phase difference.</w:t>
      </w:r>
    </w:p>
    <w:p w14:paraId="66A1054C" w14:textId="77777777" w:rsidR="001753B3" w:rsidRPr="00173BD1" w:rsidRDefault="001753B3">
      <w:pPr>
        <w:pStyle w:val="Body"/>
      </w:pPr>
    </w:p>
    <w:p w14:paraId="4A552095" w14:textId="1078AEDD" w:rsidR="001753B3" w:rsidRDefault="001753B3">
      <w:pPr>
        <w:pStyle w:val="Heading3"/>
      </w:pPr>
      <w:bookmarkStart w:id="689" w:name="_Toc49245197"/>
      <w:r>
        <w:t>Sigma-Delta modulator</w:t>
      </w:r>
      <w:bookmarkEnd w:id="689"/>
    </w:p>
    <w:p w14:paraId="3ECFC427" w14:textId="77777777" w:rsidR="001753B3" w:rsidRDefault="001753B3" w:rsidP="001753B3"/>
    <w:p w14:paraId="43A4E5B5" w14:textId="77777777" w:rsidR="001753B3" w:rsidRDefault="001753B3" w:rsidP="001753B3">
      <w:pPr>
        <w:ind w:left="0"/>
      </w:pPr>
      <w:r>
        <w:t xml:space="preserve">In order to achieve a good SNR/SFDR for the generated tone, a sigma-delta modulator is used to mash the fractional part of the tone generated by the cordic. </w:t>
      </w:r>
    </w:p>
    <w:p w14:paraId="280D2CEB" w14:textId="77777777" w:rsidR="001753B3" w:rsidRDefault="001753B3" w:rsidP="001753B3">
      <w:pPr>
        <w:spacing w:before="240"/>
        <w:ind w:left="0"/>
      </w:pPr>
      <w:r>
        <w:t xml:space="preserve">The following Block diagram shows the model used to validate the architecture in ADS: </w:t>
      </w:r>
    </w:p>
    <w:p w14:paraId="1C80F6E2" w14:textId="77777777" w:rsidR="001753B3" w:rsidRDefault="001753B3" w:rsidP="001753B3">
      <w:pPr>
        <w:ind w:left="0"/>
      </w:pPr>
    </w:p>
    <w:p w14:paraId="1A8C08D5" w14:textId="77777777" w:rsidR="001753B3" w:rsidRDefault="001753B3" w:rsidP="001753B3">
      <w:pPr>
        <w:ind w:left="0"/>
      </w:pPr>
      <w:r>
        <w:rPr>
          <w:noProof/>
        </w:rPr>
        <w:drawing>
          <wp:inline distT="0" distB="0" distL="0" distR="0" wp14:anchorId="209CA1C2" wp14:editId="4532530F">
            <wp:extent cx="5016500" cy="19056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16500" cy="1905635"/>
                    </a:xfrm>
                    <a:prstGeom prst="rect">
                      <a:avLst/>
                    </a:prstGeom>
                  </pic:spPr>
                </pic:pic>
              </a:graphicData>
            </a:graphic>
          </wp:inline>
        </w:drawing>
      </w:r>
    </w:p>
    <w:p w14:paraId="093B86DC" w14:textId="6D556F59" w:rsidR="001753B3" w:rsidRDefault="001753B3" w:rsidP="001753B3">
      <w:pPr>
        <w:pStyle w:val="Caption"/>
        <w:jc w:val="center"/>
      </w:pPr>
      <w:bookmarkStart w:id="690" w:name="_Toc42511839"/>
      <w:r>
        <w:t xml:space="preserve">Figure </w:t>
      </w:r>
      <w:r>
        <w:fldChar w:fldCharType="begin"/>
      </w:r>
      <w:r>
        <w:instrText xml:space="preserve"> SEQ Figure \* ARABIC </w:instrText>
      </w:r>
      <w:r>
        <w:fldChar w:fldCharType="separate"/>
      </w:r>
      <w:r w:rsidR="004A0420">
        <w:rPr>
          <w:noProof/>
        </w:rPr>
        <w:t>18</w:t>
      </w:r>
      <w:r>
        <w:rPr>
          <w:noProof/>
        </w:rPr>
        <w:fldChar w:fldCharType="end"/>
      </w:r>
      <w:r w:rsidR="00AA6F07">
        <w:rPr>
          <w:noProof/>
        </w:rPr>
        <w:t>:</w:t>
      </w:r>
      <w:r>
        <w:t xml:space="preserve"> block diagram SD</w:t>
      </w:r>
      <w:bookmarkEnd w:id="690"/>
    </w:p>
    <w:p w14:paraId="4BB1513B" w14:textId="77777777" w:rsidR="001753B3" w:rsidRDefault="001753B3" w:rsidP="001753B3">
      <w:pPr>
        <w:ind w:left="0"/>
      </w:pPr>
    </w:p>
    <w:p w14:paraId="6C861DD2" w14:textId="77777777" w:rsidR="001753B3" w:rsidRDefault="001753B3" w:rsidP="001753B3">
      <w:pPr>
        <w:ind w:left="0"/>
      </w:pPr>
      <w:r>
        <w:t xml:space="preserve">As for PLL Sigma-Delta, Fractional part for the input signal is mashed while integer part is delayed to be added to fractional part. Studies show that clock around 320MHz is needed to achieve the SNR/SFDR requirement. </w:t>
      </w:r>
    </w:p>
    <w:p w14:paraId="7032F5E0" w14:textId="77777777" w:rsidR="001753B3" w:rsidRDefault="001753B3" w:rsidP="001753B3"/>
    <w:p w14:paraId="6E0F847D" w14:textId="77777777" w:rsidR="001753B3" w:rsidRDefault="001753B3">
      <w:pPr>
        <w:pStyle w:val="Heading3"/>
      </w:pPr>
      <w:bookmarkStart w:id="691" w:name="_Toc49245198"/>
      <w:r>
        <w:t>Binary to unary conversion</w:t>
      </w:r>
      <w:bookmarkEnd w:id="691"/>
    </w:p>
    <w:p w14:paraId="645AA1D3" w14:textId="77777777" w:rsidR="001753B3" w:rsidRDefault="001753B3">
      <w:pPr>
        <w:pStyle w:val="Body"/>
      </w:pPr>
      <w:r>
        <w:t>This block converts 8-bit binary input from sigma-delta to a 256 unary (thermometer coded) that is meant to feed the DEM input or 8-bit thermometer coded DAC input when DEM is bypass.</w:t>
      </w:r>
      <w:r w:rsidRPr="00175DEB">
        <w:t xml:space="preserve"> </w:t>
      </w:r>
      <w:r w:rsidRPr="00175DEB">
        <w:rPr>
          <w:color w:val="FF0000"/>
        </w:rPr>
        <w:t>Chec</w:t>
      </w:r>
      <w:r>
        <w:rPr>
          <w:color w:val="FF0000"/>
        </w:rPr>
        <w:t xml:space="preserve"> </w:t>
      </w:r>
      <w:r w:rsidRPr="00175DEB">
        <w:rPr>
          <w:color w:val="FF0000"/>
        </w:rPr>
        <w:t>j</w:t>
      </w:r>
      <w:r>
        <w:rPr>
          <w:color w:val="FF0000"/>
        </w:rPr>
        <w:t>f</w:t>
      </w:r>
      <w:r w:rsidRPr="00175DEB">
        <w:rPr>
          <w:color w:val="FF0000"/>
        </w:rPr>
        <w:t xml:space="preserve"> levels offset compatibility with analog</w:t>
      </w:r>
      <w:r>
        <w:rPr>
          <w:color w:val="FF0000"/>
        </w:rPr>
        <w:t xml:space="preserve"> </w:t>
      </w:r>
    </w:p>
    <w:p w14:paraId="03FF0395" w14:textId="77777777" w:rsidR="001753B3" w:rsidRDefault="001753B3">
      <w:pPr>
        <w:pStyle w:val="Body"/>
      </w:pPr>
    </w:p>
    <w:p w14:paraId="69391C21" w14:textId="77777777" w:rsidR="001753B3" w:rsidRPr="00173BD1" w:rsidRDefault="001753B3">
      <w:pPr>
        <w:pStyle w:val="Body"/>
      </w:pPr>
    </w:p>
    <w:p w14:paraId="4EF9163F" w14:textId="10091997" w:rsidR="001753B3" w:rsidRPr="00B44614" w:rsidRDefault="001753B3">
      <w:pPr>
        <w:pStyle w:val="Heading3"/>
      </w:pPr>
      <w:bookmarkStart w:id="692" w:name="_Toc49245199"/>
      <w:r>
        <w:t>Dynamic element matching (DEM)</w:t>
      </w:r>
      <w:bookmarkEnd w:id="692"/>
    </w:p>
    <w:p w14:paraId="44D75D2E" w14:textId="77777777" w:rsidR="001753B3" w:rsidRDefault="001753B3" w:rsidP="001753B3"/>
    <w:p w14:paraId="5E9772C8" w14:textId="77777777" w:rsidR="00452F24" w:rsidRDefault="00452F24">
      <w:pPr>
        <w:pStyle w:val="Heading4"/>
      </w:pPr>
      <w:bookmarkStart w:id="693" w:name="_Toc535841985"/>
      <w:bookmarkStart w:id="694" w:name="_Toc46839526"/>
      <w:r>
        <w:t>Introduction</w:t>
      </w:r>
      <w:bookmarkEnd w:id="693"/>
      <w:bookmarkEnd w:id="694"/>
    </w:p>
    <w:p w14:paraId="731B48EE" w14:textId="77777777" w:rsidR="00452F24" w:rsidRDefault="00452F24">
      <w:pPr>
        <w:pStyle w:val="Body"/>
      </w:pPr>
      <w:r>
        <w:t>MULTIBIT delta-sigma (ΔΣ) digital-to-analog converters (DACs) suffer from device mismatches that arise from layout parasitics and process nonidealities, such as gradient errors and random etching effects. The mismatch error, not shaped by the ΔΣ loop, causes severe linearity degradations. A way to address this issue is to use analog or digital calibration [1]–[3]. Another way is to use dynamic element matching (DEM) techniques [4]–[10]. A widely used DEM technique is to randomly scramble the element selection, which effectively turns the mismatch-induced distortion into white noise [4]. Another popular technique is data-weighted averaging (DWA) [5], [6], which does a first-order shaping of the mismatch error. Recently, more advanced techniques have been developed that can shape the mismatch errors to higher orders [7]–[10]. DEM based approaches do not need any prior knowledge of the device mismatch unlike calibration techniques [1]–[3]. This greatly reduces the design complexity, because the accurate measurement of DAC element mismatch is nontrivial.</w:t>
      </w:r>
    </w:p>
    <w:p w14:paraId="78C9D056" w14:textId="77777777" w:rsidR="00452F24" w:rsidRDefault="00452F24">
      <w:pPr>
        <w:pStyle w:val="Body"/>
      </w:pPr>
      <w:r>
        <w:t xml:space="preserve">Aside from the static mismatch, another major source for distortion in a continuous-time (CT) multibit ΔΣ DAC is inter-symbol interference (ISI), which represents the dynamic error during the switching of the DAC elements. It can be </w:t>
      </w:r>
      <w:bookmarkStart w:id="695" w:name="_Hlk40270270"/>
      <w:r>
        <w:t>caused by asymmetric on-and-off switching, clock skew, cross-talk and parasitic memory effects</w:t>
      </w:r>
      <w:bookmarkEnd w:id="695"/>
      <w:r>
        <w:t xml:space="preserve">. Unlike the element mismatch error that shows up only in multibit DACs, ISI error exists even in a binary DAC. An analog approach to reduce the ISI error is to use the return-to-zero (RZ) scheme [11]. However, RZ signaling is highly sensitive to clock jitter and has large output discontinuities leading to increased high-frequency content in the output. </w:t>
      </w:r>
    </w:p>
    <w:p w14:paraId="714A7970" w14:textId="77777777" w:rsidR="00452F24" w:rsidRDefault="00452F24">
      <w:pPr>
        <w:pStyle w:val="Body"/>
      </w:pPr>
      <w:r>
        <w:t>Since the DEM techniques can randomize the DAC element selection, it might seem that they could somehow mitigate the ISI problem. Unfortunately, most existing DEM techniques (e.g., [4]–[10]) actually aggravate the ISI error. This is because most DEM techniques increase the DAC element transition rate in order to quickly randomize the selection pattern, thus increasing the ISI error. The popular DWA technique has the highest switching activity and produces the largest ISI error. Recently, two novel digital techniques have been developed that can mitigate ISI errors [12], [13]. The key idea of [12] is to maintain the total number of up (0 → 1) and down (1 → 0) transitions of all DAC elements at a constant level independent from the input, thus turning the majority of ISI error into an offset. The technique in [13] ensures the long-term average of the DAC transition rate is kept constant, thus high-pass shaping the ISI error. Nevertheless, [13] has two drawbacks: 1) its implementation is relatively complicated; and 2) its second-order distortion increases rapidly with the input amplitude. Thus, to ensure a good distortion performance, the maximum input signal amplitude is limited to −6 dBFS, which is undesirable.</w:t>
      </w:r>
    </w:p>
    <w:p w14:paraId="5121A3D0" w14:textId="77777777" w:rsidR="00452F24" w:rsidRDefault="00452F24">
      <w:pPr>
        <w:pStyle w:val="Body"/>
      </w:pPr>
      <w:r>
        <w:t>Despite its simplicity, thermometer coding has the lowest transition rate, and thus has the smallest ISI error. Element transition in thermometer coding is mainly dictated by random quantization noise, thus resulting in low ISI-induced distortion.</w:t>
      </w:r>
    </w:p>
    <w:p w14:paraId="12965295" w14:textId="77777777" w:rsidR="00452F24" w:rsidRDefault="00452F24">
      <w:pPr>
        <w:pStyle w:val="Body"/>
      </w:pPr>
      <w:r>
        <w:t xml:space="preserve">The main drawback for thermometer coding is static mismatch issue. Recently, researchers have developed a modified thermometer coding scheme that has the same transition activity as thermometer coding but can whiten the mismatch error [14]. However, it cannot shape the mismatch error, and hence, the in-band low-frequency mismatch error is still large and limits the DAC performance. </w:t>
      </w:r>
    </w:p>
    <w:p w14:paraId="2BEAE6D0" w14:textId="77777777" w:rsidR="00452F24" w:rsidRDefault="00452F24">
      <w:pPr>
        <w:pStyle w:val="Body"/>
      </w:pPr>
    </w:p>
    <w:p w14:paraId="6DA57461" w14:textId="77777777" w:rsidR="00452F24" w:rsidRDefault="00452F24" w:rsidP="00452F24">
      <w:r>
        <w:br w:type="page"/>
      </w:r>
    </w:p>
    <w:p w14:paraId="7F6E9DA1" w14:textId="77777777" w:rsidR="00452F24" w:rsidRDefault="00452F24">
      <w:pPr>
        <w:pStyle w:val="Heading4"/>
      </w:pPr>
      <w:bookmarkStart w:id="696" w:name="_Toc46839527"/>
      <w:r>
        <w:t>DEM Algorithm Description</w:t>
      </w:r>
      <w:bookmarkEnd w:id="696"/>
    </w:p>
    <w:p w14:paraId="51A21502" w14:textId="77777777" w:rsidR="00452F24" w:rsidRDefault="00452F24">
      <w:pPr>
        <w:pStyle w:val="Body"/>
      </w:pPr>
    </w:p>
    <w:p w14:paraId="520CE0BE" w14:textId="77777777" w:rsidR="00452F24" w:rsidRDefault="00452F24">
      <w:pPr>
        <w:pStyle w:val="Body"/>
      </w:pPr>
      <w:r>
        <w:t xml:space="preserve">The input of the DEM is signal </w:t>
      </w:r>
      <w:r w:rsidRPr="00E4101D">
        <w:rPr>
          <w:b/>
          <w:bCs/>
        </w:rPr>
        <w:t>s</w:t>
      </w:r>
      <w:r>
        <w:t xml:space="preserve">, which is an integer number ranging from 0 to N that indicates the number of outputs bit to be asserted. The output consist of a vector of N bits. In case of RXBist, N = 252. </w:t>
      </w:r>
    </w:p>
    <w:p w14:paraId="5316ABE5" w14:textId="77777777" w:rsidR="00452F24" w:rsidRDefault="00452F24">
      <w:pPr>
        <w:pStyle w:val="Body"/>
      </w:pPr>
      <w:r>
        <w:t xml:space="preserve">The block diagram of the DEM is depicted in </w:t>
      </w:r>
      <w:r>
        <w:fldChar w:fldCharType="begin"/>
      </w:r>
      <w:r>
        <w:instrText xml:space="preserve"> REF _Ref42082851 \r \h </w:instrText>
      </w:r>
      <w:r>
        <w:fldChar w:fldCharType="separate"/>
      </w:r>
      <w:r>
        <w:t>Fig 1</w:t>
      </w:r>
      <w:r>
        <w:fldChar w:fldCharType="end"/>
      </w:r>
      <w:r>
        <w:t>. It consists of:</w:t>
      </w:r>
    </w:p>
    <w:p w14:paraId="27CD45FC" w14:textId="77777777" w:rsidR="00452F24" w:rsidRDefault="00452F24">
      <w:pPr>
        <w:pStyle w:val="Body"/>
        <w:numPr>
          <w:ilvl w:val="0"/>
          <w:numId w:val="50"/>
        </w:numPr>
      </w:pPr>
      <w:r w:rsidRPr="00E4101D">
        <w:rPr>
          <w:b/>
          <w:bCs/>
        </w:rPr>
        <w:t>Output registers</w:t>
      </w:r>
      <w:r>
        <w:t>, which hold the current output,</w:t>
      </w:r>
    </w:p>
    <w:p w14:paraId="0902AD91" w14:textId="77777777" w:rsidR="00452F24" w:rsidRDefault="00452F24">
      <w:pPr>
        <w:pStyle w:val="Body"/>
        <w:numPr>
          <w:ilvl w:val="0"/>
          <w:numId w:val="50"/>
        </w:numPr>
      </w:pPr>
      <w:r w:rsidRPr="00E4101D">
        <w:rPr>
          <w:b/>
          <w:bCs/>
        </w:rPr>
        <w:t>Decoders</w:t>
      </w:r>
      <w:r>
        <w:t>, one for each output register,</w:t>
      </w:r>
    </w:p>
    <w:p w14:paraId="46C93F0F" w14:textId="77777777" w:rsidR="00452F24" w:rsidRDefault="00452F24">
      <w:pPr>
        <w:pStyle w:val="Body"/>
        <w:numPr>
          <w:ilvl w:val="0"/>
          <w:numId w:val="50"/>
        </w:numPr>
      </w:pPr>
      <w:r>
        <w:rPr>
          <w:b/>
          <w:bCs/>
        </w:rPr>
        <w:t>Pointer</w:t>
      </w:r>
      <w:r w:rsidRPr="00E4101D">
        <w:rPr>
          <w:b/>
          <w:bCs/>
        </w:rPr>
        <w:t xml:space="preserve"> </w:t>
      </w:r>
      <w:r>
        <w:rPr>
          <w:b/>
          <w:bCs/>
        </w:rPr>
        <w:t>L</w:t>
      </w:r>
      <w:r w:rsidRPr="00E4101D">
        <w:rPr>
          <w:b/>
          <w:bCs/>
        </w:rPr>
        <w:t>ogic</w:t>
      </w:r>
      <w:r>
        <w:t>, which generates the points idx_begin and idx_end, the signal s’ which holds the number of outputs to be asserted,</w:t>
      </w:r>
    </w:p>
    <w:p w14:paraId="318502CF" w14:textId="77777777" w:rsidR="00452F24" w:rsidRDefault="00452F24">
      <w:pPr>
        <w:pStyle w:val="Body"/>
        <w:numPr>
          <w:ilvl w:val="0"/>
          <w:numId w:val="50"/>
        </w:numPr>
      </w:pPr>
      <w:r w:rsidRPr="00E4101D">
        <w:rPr>
          <w:b/>
          <w:bCs/>
        </w:rPr>
        <w:t>B</w:t>
      </w:r>
      <w:r>
        <w:rPr>
          <w:b/>
          <w:bCs/>
        </w:rPr>
        <w:t>oost</w:t>
      </w:r>
      <w:r w:rsidRPr="00E4101D">
        <w:rPr>
          <w:b/>
          <w:bCs/>
        </w:rPr>
        <w:t xml:space="preserve"> </w:t>
      </w:r>
      <w:r>
        <w:rPr>
          <w:b/>
          <w:bCs/>
        </w:rPr>
        <w:t>and Shuffle Control</w:t>
      </w:r>
      <w:r>
        <w:t>, for realizing constant performance</w:t>
      </w:r>
    </w:p>
    <w:p w14:paraId="56C9894D" w14:textId="77777777" w:rsidR="00452F24" w:rsidRDefault="00452F24">
      <w:pPr>
        <w:pStyle w:val="Body"/>
        <w:numPr>
          <w:ilvl w:val="0"/>
          <w:numId w:val="50"/>
        </w:numPr>
      </w:pPr>
      <w:r>
        <w:rPr>
          <w:b/>
          <w:bCs/>
        </w:rPr>
        <w:t>Spread-spectrum Control</w:t>
      </w:r>
      <w:r>
        <w:t>, for shaping the spectrum</w:t>
      </w:r>
    </w:p>
    <w:p w14:paraId="0CA54177" w14:textId="77777777" w:rsidR="00452F24"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6E513E36" w14:textId="77777777" w:rsidTr="00452F24">
        <w:tc>
          <w:tcPr>
            <w:tcW w:w="7650" w:type="dxa"/>
            <w:shd w:val="clear" w:color="auto" w:fill="auto"/>
            <w:vAlign w:val="center"/>
          </w:tcPr>
          <w:p w14:paraId="3ACD3AB0" w14:textId="77777777" w:rsidR="00452F24" w:rsidRDefault="00452F24">
            <w:pPr>
              <w:pStyle w:val="Graphicanchor"/>
            </w:pPr>
            <w:r>
              <w:rPr>
                <w:noProof/>
              </w:rPr>
              <w:drawing>
                <wp:inline distT="0" distB="0" distL="0" distR="0" wp14:anchorId="7D051493" wp14:editId="36A94097">
                  <wp:extent cx="4705350" cy="1910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5350" cy="1910715"/>
                          </a:xfrm>
                          <a:prstGeom prst="rect">
                            <a:avLst/>
                          </a:prstGeom>
                        </pic:spPr>
                      </pic:pic>
                    </a:graphicData>
                  </a:graphic>
                </wp:inline>
              </w:drawing>
            </w:r>
          </w:p>
        </w:tc>
      </w:tr>
      <w:tr w:rsidR="00452F24" w14:paraId="6D4B18FB" w14:textId="77777777" w:rsidTr="00452F24">
        <w:tc>
          <w:tcPr>
            <w:tcW w:w="7650" w:type="dxa"/>
            <w:shd w:val="clear" w:color="auto" w:fill="auto"/>
          </w:tcPr>
          <w:p w14:paraId="3DCC9A60" w14:textId="77777777" w:rsidR="00452F24" w:rsidRDefault="00452F24">
            <w:pPr>
              <w:pStyle w:val="Figuretitle"/>
            </w:pPr>
            <w:bookmarkStart w:id="697" w:name="_Ref42082851"/>
            <w:bookmarkStart w:id="698" w:name="_Toc46839512"/>
            <w:r>
              <w:t xml:space="preserve">DEM </w:t>
            </w:r>
            <w:bookmarkEnd w:id="697"/>
            <w:r>
              <w:t>Block diagram</w:t>
            </w:r>
            <w:bookmarkEnd w:id="698"/>
          </w:p>
        </w:tc>
      </w:tr>
    </w:tbl>
    <w:p w14:paraId="750A59A7" w14:textId="77777777" w:rsidR="00452F24" w:rsidRDefault="00452F24">
      <w:pPr>
        <w:pStyle w:val="Body"/>
      </w:pPr>
    </w:p>
    <w:p w14:paraId="291E6144" w14:textId="77777777" w:rsidR="00452F24" w:rsidRDefault="00452F24">
      <w:pPr>
        <w:pStyle w:val="Body"/>
      </w:pPr>
      <w:r>
        <w:t xml:space="preserve">The Pointer-Logic translates the current input level, s, into the appropriate levels of </w:t>
      </w:r>
      <w:r w:rsidRPr="00392EDE">
        <w:rPr>
          <w:i/>
          <w:iCs/>
        </w:rPr>
        <w:t>idx_begin</w:t>
      </w:r>
      <w:r>
        <w:t xml:space="preserve"> and </w:t>
      </w:r>
      <w:r w:rsidRPr="00392EDE">
        <w:rPr>
          <w:i/>
          <w:iCs/>
        </w:rPr>
        <w:t>idx_end</w:t>
      </w:r>
      <w:r>
        <w:t xml:space="preserve">, for asserting or de-asserting bits in the output vector. Initially, when </w:t>
      </w:r>
      <w:r w:rsidRPr="008E59C7">
        <w:rPr>
          <w:i/>
          <w:iCs/>
        </w:rPr>
        <w:t>idx_begin</w:t>
      </w:r>
      <w:r>
        <w:t xml:space="preserve"> ≤ </w:t>
      </w:r>
      <w:r w:rsidRPr="008E59C7">
        <w:rPr>
          <w:i/>
          <w:iCs/>
        </w:rPr>
        <w:t>idx_end</w:t>
      </w:r>
      <w:r>
        <w:t xml:space="preserve">, the asserted output bits range from </w:t>
      </w:r>
      <w:r w:rsidRPr="00392EDE">
        <w:rPr>
          <w:i/>
          <w:iCs/>
        </w:rPr>
        <w:t>idx_begin</w:t>
      </w:r>
      <w:r>
        <w:t xml:space="preserve"> to </w:t>
      </w:r>
      <w:r w:rsidRPr="00392EDE">
        <w:rPr>
          <w:i/>
          <w:iCs/>
        </w:rPr>
        <w:t>idx_end</w:t>
      </w:r>
      <w:r>
        <w:t xml:space="preserve"> as depicted in </w:t>
      </w:r>
      <w:r>
        <w:fldChar w:fldCharType="begin"/>
      </w:r>
      <w:r>
        <w:instrText xml:space="preserve"> REF _Ref42087990 \r \h </w:instrText>
      </w:r>
      <w:r>
        <w:fldChar w:fldCharType="separate"/>
      </w:r>
      <w:r>
        <w:t>Fig 2</w:t>
      </w:r>
      <w:r>
        <w:fldChar w:fldCharType="end"/>
      </w:r>
      <w:r>
        <w:t>.</w:t>
      </w:r>
    </w:p>
    <w:p w14:paraId="0D864273" w14:textId="77777777" w:rsidR="00452F24" w:rsidRDefault="00452F24">
      <w:pPr>
        <w:pStyle w:val="Body"/>
      </w:pPr>
      <w:r>
        <w:t xml:space="preserve"> </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64153772" w14:textId="77777777" w:rsidTr="00452F24">
        <w:tc>
          <w:tcPr>
            <w:tcW w:w="7650" w:type="dxa"/>
            <w:shd w:val="clear" w:color="auto" w:fill="auto"/>
            <w:vAlign w:val="center"/>
          </w:tcPr>
          <w:p w14:paraId="72AFF9F6" w14:textId="77777777" w:rsidR="00452F24" w:rsidRDefault="00452F24">
            <w:pPr>
              <w:pStyle w:val="Graphicanchor"/>
            </w:pPr>
            <w:r>
              <w:rPr>
                <w:noProof/>
              </w:rPr>
              <w:drawing>
                <wp:inline distT="0" distB="0" distL="0" distR="0" wp14:anchorId="7B7ACF94" wp14:editId="161FA80A">
                  <wp:extent cx="3708400" cy="659605"/>
                  <wp:effectExtent l="0" t="0" r="635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77310" cy="671862"/>
                          </a:xfrm>
                          <a:prstGeom prst="rect">
                            <a:avLst/>
                          </a:prstGeom>
                        </pic:spPr>
                      </pic:pic>
                    </a:graphicData>
                  </a:graphic>
                </wp:inline>
              </w:drawing>
            </w:r>
          </w:p>
        </w:tc>
      </w:tr>
      <w:tr w:rsidR="00452F24" w14:paraId="2DE74EF5" w14:textId="77777777" w:rsidTr="00452F24">
        <w:tc>
          <w:tcPr>
            <w:tcW w:w="7650" w:type="dxa"/>
            <w:shd w:val="clear" w:color="auto" w:fill="auto"/>
          </w:tcPr>
          <w:p w14:paraId="1CFCEB9B" w14:textId="77777777" w:rsidR="00452F24" w:rsidRDefault="00452F24">
            <w:pPr>
              <w:pStyle w:val="Figuretitle"/>
            </w:pPr>
            <w:bookmarkStart w:id="699" w:name="_Ref42087990"/>
            <w:bookmarkStart w:id="700" w:name="_Toc46839513"/>
            <w:r>
              <w:t>Simplified view of the DAC elements being asserted</w:t>
            </w:r>
            <w:bookmarkEnd w:id="699"/>
            <w:bookmarkEnd w:id="700"/>
            <w:r>
              <w:t xml:space="preserve"> </w:t>
            </w:r>
          </w:p>
        </w:tc>
      </w:tr>
    </w:tbl>
    <w:p w14:paraId="1DCCE8F1" w14:textId="77777777" w:rsidR="00452F24" w:rsidRDefault="00452F24">
      <w:pPr>
        <w:pStyle w:val="Body"/>
      </w:pPr>
    </w:p>
    <w:p w14:paraId="59113A85" w14:textId="77777777" w:rsidR="00452F24" w:rsidRDefault="00452F24">
      <w:pPr>
        <w:pStyle w:val="Body"/>
      </w:pPr>
      <w:r>
        <w:t xml:space="preserve">When </w:t>
      </w:r>
      <w:r w:rsidRPr="00E55F29">
        <w:rPr>
          <w:i/>
          <w:iCs/>
        </w:rPr>
        <w:t>idx_begin</w:t>
      </w:r>
      <w:r>
        <w:t xml:space="preserve"> and </w:t>
      </w:r>
      <w:r w:rsidRPr="00E55F29">
        <w:rPr>
          <w:i/>
          <w:iCs/>
        </w:rPr>
        <w:t>idx_end</w:t>
      </w:r>
      <w:r>
        <w:t xml:space="preserve"> are equal, either all or none of the output bits are asserted. In such a case, signal s’ indicates the number of bits that must be asserted: if </w:t>
      </w:r>
      <w:r w:rsidRPr="009F18DC">
        <w:t>0</w:t>
      </w:r>
      <w:r>
        <w:t xml:space="preserve">, none is asserted; if </w:t>
      </w:r>
      <w:r w:rsidRPr="009F18DC">
        <w:rPr>
          <w:i/>
          <w:iCs/>
        </w:rPr>
        <w:t>N</w:t>
      </w:r>
      <w:r>
        <w:t>, all are asserted.</w:t>
      </w:r>
    </w:p>
    <w:p w14:paraId="04FED969" w14:textId="77777777" w:rsidR="00452F24" w:rsidRDefault="00452F24">
      <w:pPr>
        <w:pStyle w:val="Body"/>
      </w:pPr>
      <w:r>
        <w:t xml:space="preserve">Note that, </w:t>
      </w:r>
      <w:r w:rsidRPr="00E55F29">
        <w:rPr>
          <w:i/>
          <w:iCs/>
        </w:rPr>
        <w:t>idx_end</w:t>
      </w:r>
      <w:r>
        <w:t xml:space="preserve"> is not pointing to the last bit being asserted, but it is pointing to the first one NOT being asserted. After some time, explained in Section </w:t>
      </w:r>
      <w:r>
        <w:fldChar w:fldCharType="begin"/>
      </w:r>
      <w:r>
        <w:instrText xml:space="preserve"> REF _Ref45640673 \r \h </w:instrText>
      </w:r>
      <w:r>
        <w:fldChar w:fldCharType="separate"/>
      </w:r>
      <w:r>
        <w:t>2.1</w:t>
      </w:r>
      <w:r>
        <w:fldChar w:fldCharType="end"/>
      </w:r>
      <w:r>
        <w:t xml:space="preserve">, the pointers can also be in reverse order (meaning </w:t>
      </w:r>
      <w:r w:rsidRPr="00F1478F">
        <w:rPr>
          <w:i/>
          <w:iCs/>
        </w:rPr>
        <w:t>idx_begin</w:t>
      </w:r>
      <w:r>
        <w:t xml:space="preserve"> ≥ </w:t>
      </w:r>
      <w:r w:rsidRPr="00F1478F">
        <w:rPr>
          <w:i/>
          <w:iCs/>
        </w:rPr>
        <w:t>idx_end</w:t>
      </w:r>
      <w:r>
        <w:t xml:space="preserve">) as depicted in </w:t>
      </w:r>
      <w:r>
        <w:fldChar w:fldCharType="begin"/>
      </w:r>
      <w:r>
        <w:instrText xml:space="preserve"> REF _Ref42092674 \r \h </w:instrText>
      </w:r>
      <w:r>
        <w:fldChar w:fldCharType="separate"/>
      </w:r>
      <w:r>
        <w:t>Fig 3</w:t>
      </w:r>
      <w:r>
        <w:fldChar w:fldCharType="end"/>
      </w:r>
      <w:r>
        <w:t xml:space="preserve">. Then, the asserted bits range from </w:t>
      </w:r>
      <w:r w:rsidRPr="00F1478F">
        <w:rPr>
          <w:i/>
          <w:iCs/>
        </w:rPr>
        <w:t>idx_begin</w:t>
      </w:r>
      <w:r>
        <w:t xml:space="preserve"> to 251, and from 0 to </w:t>
      </w:r>
      <w:r w:rsidRPr="00F1478F">
        <w:rPr>
          <w:i/>
          <w:iCs/>
        </w:rPr>
        <w:t>idx_end</w:t>
      </w:r>
      <w:r>
        <w:rPr>
          <w:i/>
          <w:iCs/>
        </w:rPr>
        <w:t>-1</w:t>
      </w:r>
      <w:r>
        <w:t>.</w:t>
      </w:r>
    </w:p>
    <w:p w14:paraId="3FE7437F" w14:textId="77777777" w:rsidR="00452F24"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17939C5B" w14:textId="77777777" w:rsidTr="00452F24">
        <w:tc>
          <w:tcPr>
            <w:tcW w:w="7650" w:type="dxa"/>
            <w:shd w:val="clear" w:color="auto" w:fill="auto"/>
            <w:vAlign w:val="center"/>
          </w:tcPr>
          <w:p w14:paraId="26153B60" w14:textId="77777777" w:rsidR="00452F24" w:rsidRDefault="00452F24">
            <w:pPr>
              <w:pStyle w:val="Graphicanchor"/>
            </w:pPr>
            <w:r>
              <w:rPr>
                <w:noProof/>
              </w:rPr>
              <w:drawing>
                <wp:inline distT="0" distB="0" distL="0" distR="0" wp14:anchorId="3B632465" wp14:editId="577E5089">
                  <wp:extent cx="3784600" cy="68388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6021" cy="691369"/>
                          </a:xfrm>
                          <a:prstGeom prst="rect">
                            <a:avLst/>
                          </a:prstGeom>
                        </pic:spPr>
                      </pic:pic>
                    </a:graphicData>
                  </a:graphic>
                </wp:inline>
              </w:drawing>
            </w:r>
          </w:p>
        </w:tc>
      </w:tr>
      <w:tr w:rsidR="00452F24" w14:paraId="40B2AEF9" w14:textId="77777777" w:rsidTr="00452F24">
        <w:tc>
          <w:tcPr>
            <w:tcW w:w="7650" w:type="dxa"/>
            <w:shd w:val="clear" w:color="auto" w:fill="auto"/>
          </w:tcPr>
          <w:p w14:paraId="14E217AB" w14:textId="77777777" w:rsidR="00452F24" w:rsidRDefault="00452F24">
            <w:pPr>
              <w:pStyle w:val="Figuretitle"/>
            </w:pPr>
            <w:bookmarkStart w:id="701" w:name="_Ref42092674"/>
            <w:bookmarkStart w:id="702" w:name="_Toc46839514"/>
            <w:r>
              <w:t xml:space="preserve">Asserted elements in case </w:t>
            </w:r>
            <w:bookmarkEnd w:id="701"/>
            <w:r>
              <w:t>the pointers are in reverse order</w:t>
            </w:r>
            <w:bookmarkEnd w:id="702"/>
            <w:r>
              <w:t xml:space="preserve"> </w:t>
            </w:r>
          </w:p>
        </w:tc>
      </w:tr>
    </w:tbl>
    <w:p w14:paraId="21EF549C" w14:textId="77777777" w:rsidR="00452F24" w:rsidRDefault="00452F24">
      <w:pPr>
        <w:pStyle w:val="Body"/>
      </w:pPr>
    </w:p>
    <w:p w14:paraId="758DA974" w14:textId="77777777" w:rsidR="00452F24" w:rsidRDefault="00452F24">
      <w:pPr>
        <w:pStyle w:val="Body"/>
      </w:pPr>
      <w:r>
        <w:t>In the next sections, the various modules are explained in more detail.</w:t>
      </w:r>
    </w:p>
    <w:p w14:paraId="56AABD9A" w14:textId="77777777" w:rsidR="00452F24" w:rsidRDefault="00452F24">
      <w:pPr>
        <w:pStyle w:val="Body"/>
      </w:pPr>
    </w:p>
    <w:p w14:paraId="6F389D86" w14:textId="39F7506A" w:rsidR="00452F24" w:rsidRDefault="00452F24">
      <w:pPr>
        <w:pStyle w:val="Heading4"/>
      </w:pPr>
      <w:bookmarkStart w:id="703" w:name="_Ref45640673"/>
      <w:bookmarkStart w:id="704" w:name="_Toc46839528"/>
      <w:r>
        <w:t>Pointer Logic</w:t>
      </w:r>
      <w:bookmarkEnd w:id="703"/>
      <w:bookmarkEnd w:id="704"/>
    </w:p>
    <w:p w14:paraId="6A00230D" w14:textId="77777777" w:rsidR="00452F24" w:rsidRDefault="00452F24" w:rsidP="001F1C32">
      <w:pPr>
        <w:pStyle w:val="Body"/>
      </w:pPr>
      <w:r>
        <w:t xml:space="preserve">The pointer logic updates the pointers as a function of </w:t>
      </w:r>
      <w:r w:rsidRPr="002A27DD">
        <w:rPr>
          <w:i/>
          <w:iCs/>
        </w:rPr>
        <w:t>s</w:t>
      </w:r>
      <w:r>
        <w:t xml:space="preserve">. It does so by computing the difference, </w:t>
      </w:r>
      <w:r w:rsidRPr="00BD6794">
        <w:rPr>
          <w:i/>
          <w:iCs/>
        </w:rPr>
        <w:t>d</w:t>
      </w:r>
      <w:r>
        <w:t>, compared to the previous input:</w:t>
      </w:r>
    </w:p>
    <w:p w14:paraId="224D8FDA" w14:textId="77777777" w:rsidR="00452F24" w:rsidRDefault="00452F24" w:rsidP="001F1C32">
      <w:pPr>
        <w:pStyle w:val="Body"/>
      </w:pPr>
      <w:bookmarkStart w:id="705" w:name="_Hlk48664737"/>
      <w:r>
        <w:rPr>
          <w:i/>
          <w:iCs/>
        </w:rPr>
        <w:t>d(i)</w:t>
      </w:r>
      <w:r>
        <w:t xml:space="preserve"> = </w:t>
      </w:r>
      <w:r w:rsidRPr="00BD6794">
        <w:rPr>
          <w:i/>
          <w:iCs/>
        </w:rPr>
        <w:t>s</w:t>
      </w:r>
      <w:r>
        <w:t xml:space="preserve">(i) – </w:t>
      </w:r>
      <w:r w:rsidRPr="00BD6794">
        <w:rPr>
          <w:i/>
          <w:iCs/>
        </w:rPr>
        <w:t>s</w:t>
      </w:r>
      <w:r>
        <w:t>(i-1)</w:t>
      </w:r>
    </w:p>
    <w:p w14:paraId="149467C7" w14:textId="5F587AF5" w:rsidR="00452F24" w:rsidRDefault="00452F24">
      <w:pPr>
        <w:pStyle w:val="Body"/>
      </w:pPr>
      <w:r>
        <w:t xml:space="preserve">If </w:t>
      </w:r>
      <w:r w:rsidRPr="00BD6794">
        <w:rPr>
          <w:i/>
          <w:iCs/>
        </w:rPr>
        <w:t>d</w:t>
      </w:r>
      <w:r>
        <w:t xml:space="preserve"> is positive, </w:t>
      </w:r>
      <w:r w:rsidRPr="00BD6794">
        <w:rPr>
          <w:i/>
          <w:iCs/>
        </w:rPr>
        <w:t>idx_begin</w:t>
      </w:r>
      <w:r>
        <w:t xml:space="preserve"> is incremented with </w:t>
      </w:r>
      <w:r w:rsidRPr="00BD6794">
        <w:rPr>
          <w:i/>
          <w:iCs/>
        </w:rPr>
        <w:t>d</w:t>
      </w:r>
      <w:r>
        <w:t xml:space="preserve">. If </w:t>
      </w:r>
      <w:r w:rsidRPr="00BD6794">
        <w:rPr>
          <w:i/>
          <w:iCs/>
        </w:rPr>
        <w:t>d</w:t>
      </w:r>
      <w:r>
        <w:t xml:space="preserve"> is negative, </w:t>
      </w:r>
      <w:r w:rsidRPr="00BD6794">
        <w:rPr>
          <w:i/>
          <w:iCs/>
        </w:rPr>
        <w:t>idx_</w:t>
      </w:r>
      <w:r>
        <w:rPr>
          <w:i/>
          <w:iCs/>
        </w:rPr>
        <w:t>end</w:t>
      </w:r>
      <w:r>
        <w:t xml:space="preserve"> is incremented with -</w:t>
      </w:r>
      <w:r w:rsidRPr="00BD6794">
        <w:rPr>
          <w:i/>
          <w:iCs/>
        </w:rPr>
        <w:t>d</w:t>
      </w:r>
      <w:r>
        <w:t xml:space="preserve">. If d is zero, </w:t>
      </w:r>
      <w:r w:rsidRPr="00BD6794">
        <w:rPr>
          <w:i/>
          <w:iCs/>
        </w:rPr>
        <w:t>idx_begin</w:t>
      </w:r>
      <w:r>
        <w:t xml:space="preserve"> and </w:t>
      </w:r>
      <w:r w:rsidRPr="00BD6794">
        <w:rPr>
          <w:i/>
          <w:iCs/>
        </w:rPr>
        <w:t>idx_</w:t>
      </w:r>
      <w:r>
        <w:rPr>
          <w:i/>
          <w:iCs/>
        </w:rPr>
        <w:t>end</w:t>
      </w:r>
      <w:r>
        <w:t xml:space="preserve"> remain constant</w:t>
      </w:r>
      <w:bookmarkEnd w:id="705"/>
      <w:r>
        <w:t>.</w:t>
      </w:r>
    </w:p>
    <w:p w14:paraId="1C5DFF02" w14:textId="77777777" w:rsidR="00452F24" w:rsidRDefault="00452F24">
      <w:pPr>
        <w:pStyle w:val="Body"/>
      </w:pPr>
      <w:r>
        <w:t xml:space="preserve">Given this scheme, (1) the number of output transitions (corresponding to enabling/disabling of unit-elements) is minimal while (2) the unit elements are equally used over time due the principle of “recycling”. </w:t>
      </w:r>
    </w:p>
    <w:p w14:paraId="5D0CAEAA" w14:textId="77777777" w:rsidR="00452F24" w:rsidRPr="00992AA7" w:rsidRDefault="00452F24">
      <w:pPr>
        <w:pStyle w:val="Body"/>
      </w:pPr>
      <w:r>
        <w:t xml:space="preserve">The advancing of the pointers </w:t>
      </w:r>
      <w:r w:rsidRPr="00BD6794">
        <w:rPr>
          <w:i/>
          <w:iCs/>
        </w:rPr>
        <w:t>idx_begin</w:t>
      </w:r>
      <w:r>
        <w:t xml:space="preserve"> and </w:t>
      </w:r>
      <w:r w:rsidRPr="00BD6794">
        <w:rPr>
          <w:i/>
          <w:iCs/>
        </w:rPr>
        <w:t>idx_</w:t>
      </w:r>
      <w:r>
        <w:rPr>
          <w:i/>
          <w:iCs/>
        </w:rPr>
        <w:t>end</w:t>
      </w:r>
      <w:r>
        <w:t xml:space="preserve"> is depicted in </w:t>
      </w:r>
      <w:r>
        <w:fldChar w:fldCharType="begin"/>
      </w:r>
      <w:r>
        <w:instrText xml:space="preserve"> REF _Ref45123422 \r \h </w:instrText>
      </w:r>
      <w:r>
        <w:fldChar w:fldCharType="separate"/>
      </w:r>
      <w:r>
        <w:t>Fig 4</w:t>
      </w:r>
      <w:r>
        <w:fldChar w:fldCharType="end"/>
      </w:r>
      <w:r>
        <w:t xml:space="preserve"> for a noise-shaped sine-wave signal.</w:t>
      </w:r>
    </w:p>
    <w:p w14:paraId="4A959FC6" w14:textId="77777777" w:rsidR="00452F24"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7364FAA3" w14:textId="77777777" w:rsidTr="00452F24">
        <w:tc>
          <w:tcPr>
            <w:tcW w:w="7650" w:type="dxa"/>
            <w:shd w:val="clear" w:color="auto" w:fill="auto"/>
            <w:vAlign w:val="center"/>
          </w:tcPr>
          <w:p w14:paraId="691F5DF9" w14:textId="77777777" w:rsidR="00452F24" w:rsidRDefault="00452F24">
            <w:pPr>
              <w:pStyle w:val="Graphicanchor"/>
            </w:pPr>
            <w:r>
              <w:rPr>
                <w:noProof/>
              </w:rPr>
              <w:drawing>
                <wp:inline distT="0" distB="0" distL="0" distR="0" wp14:anchorId="49F9A4C2" wp14:editId="23E48DDC">
                  <wp:extent cx="4705350" cy="22326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5350" cy="2232660"/>
                          </a:xfrm>
                          <a:prstGeom prst="rect">
                            <a:avLst/>
                          </a:prstGeom>
                        </pic:spPr>
                      </pic:pic>
                    </a:graphicData>
                  </a:graphic>
                </wp:inline>
              </w:drawing>
            </w:r>
          </w:p>
        </w:tc>
      </w:tr>
      <w:tr w:rsidR="00452F24" w14:paraId="305F38D5" w14:textId="77777777" w:rsidTr="00452F24">
        <w:tc>
          <w:tcPr>
            <w:tcW w:w="7650" w:type="dxa"/>
            <w:shd w:val="clear" w:color="auto" w:fill="auto"/>
          </w:tcPr>
          <w:p w14:paraId="03F02F9C" w14:textId="77777777" w:rsidR="00452F24" w:rsidRDefault="00452F24">
            <w:pPr>
              <w:pStyle w:val="Figuretitle"/>
            </w:pPr>
            <w:bookmarkStart w:id="706" w:name="_Ref45123396"/>
            <w:bookmarkStart w:id="707" w:name="_Ref45123422"/>
            <w:bookmarkStart w:id="708" w:name="_Toc46839515"/>
            <w:r>
              <w:t xml:space="preserve">Advancing of the </w:t>
            </w:r>
            <w:r w:rsidRPr="003A1458">
              <w:rPr>
                <w:i/>
                <w:iCs/>
              </w:rPr>
              <w:t>begin</w:t>
            </w:r>
            <w:r>
              <w:t xml:space="preserve"> and </w:t>
            </w:r>
            <w:r w:rsidRPr="003A1458">
              <w:rPr>
                <w:i/>
                <w:iCs/>
              </w:rPr>
              <w:t>end</w:t>
            </w:r>
            <w:r>
              <w:t xml:space="preserve"> pointers for a sine-wave signal</w:t>
            </w:r>
            <w:bookmarkEnd w:id="706"/>
            <w:bookmarkEnd w:id="707"/>
            <w:bookmarkEnd w:id="708"/>
          </w:p>
        </w:tc>
      </w:tr>
    </w:tbl>
    <w:p w14:paraId="50140FF4" w14:textId="77777777" w:rsidR="00452F24" w:rsidRDefault="00452F24">
      <w:pPr>
        <w:pStyle w:val="Body"/>
      </w:pPr>
    </w:p>
    <w:p w14:paraId="2CB4F5E8" w14:textId="77777777" w:rsidR="00452F24" w:rsidRDefault="00452F24">
      <w:pPr>
        <w:pStyle w:val="Body"/>
      </w:pPr>
      <w:r>
        <w:t>Since the latency of the DEM is not constrained by a requirement, the pointer-logic function may have one (or a couple of) clock cycles delay.</w:t>
      </w:r>
    </w:p>
    <w:p w14:paraId="354A9F32" w14:textId="77777777" w:rsidR="00452F24" w:rsidRDefault="00452F24">
      <w:pPr>
        <w:pStyle w:val="Body"/>
      </w:pPr>
    </w:p>
    <w:p w14:paraId="0ACA19CF" w14:textId="58656300" w:rsidR="00452F24" w:rsidRDefault="00452F24">
      <w:pPr>
        <w:pStyle w:val="Heading4"/>
      </w:pPr>
      <w:bookmarkStart w:id="709" w:name="_Toc46839529"/>
      <w:r>
        <w:t>Unit element grouping</w:t>
      </w:r>
      <w:bookmarkEnd w:id="709"/>
    </w:p>
    <w:p w14:paraId="064CC91C" w14:textId="77777777" w:rsidR="00452F24" w:rsidRDefault="00452F24">
      <w:pPr>
        <w:pStyle w:val="Body"/>
      </w:pPr>
      <w:r>
        <w:t>For realizing better performance while maintaining these two properties, a scheme with “grouping” of the unit-elements is added on top of this pointer scheme.</w:t>
      </w:r>
    </w:p>
    <w:p w14:paraId="4ACBDF68" w14:textId="77777777" w:rsidR="00452F24"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4EC44B9C" w14:textId="77777777" w:rsidTr="00452F24">
        <w:tc>
          <w:tcPr>
            <w:tcW w:w="7650" w:type="dxa"/>
            <w:shd w:val="clear" w:color="auto" w:fill="auto"/>
            <w:vAlign w:val="center"/>
          </w:tcPr>
          <w:p w14:paraId="0A468761" w14:textId="77777777" w:rsidR="00452F24" w:rsidRDefault="00452F24">
            <w:pPr>
              <w:pStyle w:val="Graphicanchor"/>
            </w:pPr>
            <w:r>
              <w:rPr>
                <w:noProof/>
              </w:rPr>
              <w:drawing>
                <wp:inline distT="0" distB="0" distL="0" distR="0" wp14:anchorId="73A7BB9E" wp14:editId="1222EE97">
                  <wp:extent cx="3622040" cy="124791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50197" cy="1257618"/>
                          </a:xfrm>
                          <a:prstGeom prst="rect">
                            <a:avLst/>
                          </a:prstGeom>
                        </pic:spPr>
                      </pic:pic>
                    </a:graphicData>
                  </a:graphic>
                </wp:inline>
              </w:drawing>
            </w:r>
          </w:p>
        </w:tc>
      </w:tr>
      <w:tr w:rsidR="00452F24" w14:paraId="11B978E0" w14:textId="77777777" w:rsidTr="00452F24">
        <w:tc>
          <w:tcPr>
            <w:tcW w:w="7650" w:type="dxa"/>
            <w:shd w:val="clear" w:color="auto" w:fill="auto"/>
          </w:tcPr>
          <w:p w14:paraId="5B95826D" w14:textId="77777777" w:rsidR="00452F24" w:rsidRDefault="00452F24">
            <w:pPr>
              <w:pStyle w:val="Figuretitle"/>
            </w:pPr>
            <w:bookmarkStart w:id="710" w:name="_Ref46741664"/>
            <w:bookmarkStart w:id="711" w:name="_Toc46839516"/>
            <w:r>
              <w:t>Grouping with groups-size = 2</w:t>
            </w:r>
            <w:bookmarkEnd w:id="710"/>
            <w:bookmarkEnd w:id="711"/>
            <w:r>
              <w:t xml:space="preserve"> </w:t>
            </w:r>
          </w:p>
        </w:tc>
      </w:tr>
    </w:tbl>
    <w:p w14:paraId="135EE4B9" w14:textId="77777777" w:rsidR="00452F24" w:rsidRDefault="00452F24">
      <w:pPr>
        <w:pStyle w:val="Body"/>
      </w:pPr>
    </w:p>
    <w:p w14:paraId="3A793B4A" w14:textId="77777777" w:rsidR="00452F24" w:rsidRDefault="00452F24">
      <w:pPr>
        <w:pStyle w:val="Body"/>
      </w:pPr>
      <w:r>
        <w:t xml:space="preserve">In </w:t>
      </w:r>
      <w:r>
        <w:fldChar w:fldCharType="begin"/>
      </w:r>
      <w:r>
        <w:instrText xml:space="preserve"> REF _Ref46741664 \r \h </w:instrText>
      </w:r>
      <w:r>
        <w:fldChar w:fldCharType="separate"/>
      </w:r>
      <w:r>
        <w:t>Fig 5</w:t>
      </w:r>
      <w:r>
        <w:fldChar w:fldCharType="end"/>
      </w:r>
      <w:r>
        <w:t xml:space="preserve">, grouping with group-size = 2 is illustrated, where the groups are indicated by the green boxes. The effect of grouping is that when the pointers (begin / end) are advancing, only 1 unit element per group is enabled / disabled. So, with group-size = 2, it means that 2 passes are required to enable (disable) all unit elements. In general, with group-size = </w:t>
      </w:r>
      <w:r w:rsidRPr="00666BB8">
        <w:rPr>
          <w:i/>
          <w:iCs/>
        </w:rPr>
        <w:t>g</w:t>
      </w:r>
      <w:r>
        <w:t xml:space="preserve">, it takes </w:t>
      </w:r>
      <w:r w:rsidRPr="00666BB8">
        <w:rPr>
          <w:i/>
          <w:iCs/>
        </w:rPr>
        <w:t>g</w:t>
      </w:r>
      <w:r>
        <w:t xml:space="preserve"> passes to enable (disable) all unit elements. The enabling (disabling) in each group is done (pseudo) randomly. Hence, the combination of enabled cells is different for each subsequent pass of the pointers. This form of randomization does not come at the cost of additional transitions, so the SNDR and SFDR performance will improve unconditionally. The larger the group-size, the better the performance will be. However the implementation of a larger-group size results in a more complex implementation. For this reason for RX BIST we have chosen for the implementation of group-size = 2.</w:t>
      </w:r>
    </w:p>
    <w:p w14:paraId="57E4548E" w14:textId="77777777" w:rsidR="00452F24" w:rsidRPr="000B6143" w:rsidRDefault="00452F24">
      <w:pPr>
        <w:pStyle w:val="Body"/>
      </w:pPr>
    </w:p>
    <w:p w14:paraId="6D8CC125" w14:textId="78F4766E" w:rsidR="00452F24" w:rsidRDefault="00452F24">
      <w:pPr>
        <w:pStyle w:val="Heading4"/>
      </w:pPr>
      <w:bookmarkStart w:id="712" w:name="_Toc46839530"/>
      <w:r>
        <w:t>Derivative Control</w:t>
      </w:r>
      <w:bookmarkEnd w:id="712"/>
    </w:p>
    <w:p w14:paraId="4BDAA86B" w14:textId="77777777" w:rsidR="00452F24" w:rsidRDefault="00452F24">
      <w:pPr>
        <w:pStyle w:val="Body"/>
      </w:pPr>
      <w:r>
        <w:t xml:space="preserve">The pointer logic enables and disables the unit-elements of the DAC as function of the input level of the DEM. Consequently, for IF tones with low(er) frequency or low(er) amplitude, less unit-elements will be (de-)asserted per unit time which results in less SFDR performance. To overcome this issue, a BOOST concept has be implemented as depicted in the block-diagram (see </w:t>
      </w:r>
      <w:r>
        <w:fldChar w:fldCharType="begin"/>
      </w:r>
      <w:r>
        <w:instrText xml:space="preserve"> REF _Ref42082851 \r \h </w:instrText>
      </w:r>
      <w:r>
        <w:fldChar w:fldCharType="separate"/>
      </w:r>
      <w:r>
        <w:t>Fig 1</w:t>
      </w:r>
      <w:r>
        <w:fldChar w:fldCharType="end"/>
      </w:r>
      <w:r>
        <w:t xml:space="preserve">). Here, the signal BST is a natural number which defines the number of unit-elements that is re-cycled per clock period in addition to the re-cycling due to the signal variation. In terms of the pointers </w:t>
      </w:r>
      <w:r w:rsidRPr="006149AF">
        <w:rPr>
          <w:i/>
          <w:iCs/>
        </w:rPr>
        <w:t>idx_begin</w:t>
      </w:r>
      <w:r>
        <w:rPr>
          <w:i/>
          <w:iCs/>
        </w:rPr>
        <w:t xml:space="preserve"> </w:t>
      </w:r>
      <w:r w:rsidRPr="006149AF">
        <w:rPr>
          <w:i/>
          <w:iCs/>
        </w:rPr>
        <w:t>/</w:t>
      </w:r>
      <w:r>
        <w:rPr>
          <w:i/>
          <w:iCs/>
        </w:rPr>
        <w:t xml:space="preserve"> idx_</w:t>
      </w:r>
      <w:r w:rsidRPr="006149AF">
        <w:rPr>
          <w:i/>
          <w:iCs/>
        </w:rPr>
        <w:t>end</w:t>
      </w:r>
      <w:r>
        <w:t xml:space="preserve"> this means:  </w:t>
      </w:r>
    </w:p>
    <w:p w14:paraId="1E7BF401" w14:textId="77777777" w:rsidR="00452F24" w:rsidRDefault="00452F24">
      <w:pPr>
        <w:pStyle w:val="Body"/>
      </w:pPr>
      <w:r>
        <w:t xml:space="preserve">      </w:t>
      </w:r>
      <w:r w:rsidRPr="00BD6794">
        <w:t>idx_begin</w:t>
      </w:r>
      <w:r>
        <w:t xml:space="preserve"> := </w:t>
      </w:r>
      <w:r w:rsidRPr="00BD6794">
        <w:t>idx_begin</w:t>
      </w:r>
      <w:r>
        <w:t xml:space="preserve"> + BST</w:t>
      </w:r>
    </w:p>
    <w:p w14:paraId="144C89C1" w14:textId="77777777" w:rsidR="00452F24" w:rsidRDefault="00452F24">
      <w:pPr>
        <w:pStyle w:val="Body"/>
      </w:pPr>
      <w:r>
        <w:t xml:space="preserve">      </w:t>
      </w:r>
      <w:r w:rsidRPr="00BD6794">
        <w:t>idx_</w:t>
      </w:r>
      <w:r>
        <w:t xml:space="preserve">end   := </w:t>
      </w:r>
      <w:r w:rsidRPr="00BD6794">
        <w:t>idx_</w:t>
      </w:r>
      <w:r>
        <w:t>end + BST</w:t>
      </w:r>
    </w:p>
    <w:p w14:paraId="574D7E37" w14:textId="77777777" w:rsidR="00452F24" w:rsidRDefault="00452F24">
      <w:pPr>
        <w:pStyle w:val="Body"/>
      </w:pPr>
      <w:r>
        <w:t xml:space="preserve">If </w:t>
      </w:r>
      <w:r w:rsidRPr="001D05CE">
        <w:rPr>
          <w:i/>
          <w:iCs/>
        </w:rPr>
        <w:t>BST</w:t>
      </w:r>
      <w:r>
        <w:t xml:space="preserve"> = 0, this feature does not change the pointers, if </w:t>
      </w:r>
      <w:r w:rsidRPr="001D05CE">
        <w:rPr>
          <w:i/>
          <w:iCs/>
        </w:rPr>
        <w:t>BST</w:t>
      </w:r>
      <w:r>
        <w:t xml:space="preserve"> &gt; 0 the re-cycling of unit-elements is increased by </w:t>
      </w:r>
      <w:r w:rsidRPr="001D05CE">
        <w:rPr>
          <w:i/>
          <w:iCs/>
        </w:rPr>
        <w:t>BST</w:t>
      </w:r>
      <w:r>
        <w:t xml:space="preserve"> unit-elements per clock period.</w:t>
      </w:r>
    </w:p>
    <w:p w14:paraId="52EFDA4C" w14:textId="77777777" w:rsidR="00452F24" w:rsidRDefault="00452F24">
      <w:pPr>
        <w:pStyle w:val="Body"/>
      </w:pPr>
      <w:r>
        <w:t xml:space="preserve">To realize sufficient (a minimal amount of) re-cycling per unit of time, signal </w:t>
      </w:r>
      <w:r w:rsidRPr="001D05CE">
        <w:rPr>
          <w:i/>
          <w:iCs/>
        </w:rPr>
        <w:t>BST</w:t>
      </w:r>
      <w:r>
        <w:t xml:space="preserve"> is derived from the input as follows:</w:t>
      </w:r>
    </w:p>
    <w:p w14:paraId="5696790A" w14:textId="77777777" w:rsidR="00452F24" w:rsidRDefault="00452F24">
      <w:pPr>
        <w:pStyle w:val="Body"/>
      </w:pPr>
      <w:r>
        <w:t xml:space="preserve">      </w:t>
      </w:r>
      <w:r w:rsidRPr="00594A28">
        <w:rPr>
          <w:i/>
          <w:iCs/>
        </w:rPr>
        <w:t>BST</w:t>
      </w:r>
      <w:r w:rsidRPr="00594A28">
        <w:t xml:space="preserve"> = floor(</w:t>
      </w:r>
      <w:r w:rsidRPr="00A45BF9">
        <w:rPr>
          <w:b/>
          <w:bCs/>
        </w:rPr>
        <w:t>D_FAC</w:t>
      </w:r>
      <w:r w:rsidRPr="00594A28">
        <w:t>*max(0,</w:t>
      </w:r>
      <w:r w:rsidRPr="006D78E3">
        <w:rPr>
          <w:b/>
          <w:bCs/>
        </w:rPr>
        <w:t>D_MIN</w:t>
      </w:r>
      <w:r w:rsidRPr="00594A28">
        <w:t>-abs(</w:t>
      </w:r>
      <w:r w:rsidRPr="006D78E3">
        <w:rPr>
          <w:i/>
          <w:iCs/>
        </w:rPr>
        <w:t>d</w:t>
      </w:r>
      <w:r w:rsidRPr="00594A28">
        <w:t>))*rand())</w:t>
      </w:r>
    </w:p>
    <w:p w14:paraId="65AE4FE5" w14:textId="77777777" w:rsidR="00452F24" w:rsidRDefault="00452F24">
      <w:pPr>
        <w:pStyle w:val="Body"/>
      </w:pPr>
      <w:r>
        <w:t xml:space="preserve">where rand() is a Matlab function which generates random numbers in the range [0,1&gt; drawn from an uniform distribution, </w:t>
      </w:r>
      <w:r w:rsidRPr="006D78E3">
        <w:rPr>
          <w:b/>
          <w:bCs/>
        </w:rPr>
        <w:t>D_</w:t>
      </w:r>
      <w:r>
        <w:rPr>
          <w:b/>
          <w:bCs/>
        </w:rPr>
        <w:t>FAC</w:t>
      </w:r>
      <w:r>
        <w:t xml:space="preserve"> and </w:t>
      </w:r>
      <w:r w:rsidRPr="006D78E3">
        <w:rPr>
          <w:b/>
          <w:bCs/>
        </w:rPr>
        <w:t>D_MIN</w:t>
      </w:r>
      <w:r>
        <w:t xml:space="preserve"> are parameters, and </w:t>
      </w:r>
      <w:r w:rsidRPr="006D78E3">
        <w:rPr>
          <w:i/>
          <w:iCs/>
        </w:rPr>
        <w:t xml:space="preserve">d </w:t>
      </w:r>
      <w:r>
        <w:t xml:space="preserve">is the difference between the current and the previous input level. </w:t>
      </w:r>
    </w:p>
    <w:p w14:paraId="6B3BE72B" w14:textId="77777777" w:rsidR="00452F24" w:rsidRDefault="00452F24">
      <w:pPr>
        <w:pStyle w:val="Body"/>
      </w:pPr>
    </w:p>
    <w:p w14:paraId="74205ACC" w14:textId="77777777" w:rsidR="00452F24" w:rsidRDefault="00452F24">
      <w:pPr>
        <w:pStyle w:val="Body"/>
      </w:pPr>
      <w:r>
        <w:t>The number of extra transitions caused by the BOOST technique equals: 2*</w:t>
      </w:r>
      <w:r w:rsidRPr="001D05CE">
        <w:rPr>
          <w:i/>
          <w:iCs/>
        </w:rPr>
        <w:t>BST</w:t>
      </w:r>
      <w:r>
        <w:t>. Hence, the expected (average) number of transitions as function of abs(</w:t>
      </w:r>
      <w:r w:rsidRPr="009D406A">
        <w:rPr>
          <w:i/>
          <w:iCs/>
        </w:rPr>
        <w:t>d</w:t>
      </w:r>
      <w:r>
        <w:t>) is:</w:t>
      </w:r>
    </w:p>
    <w:p w14:paraId="18483FD2" w14:textId="77777777" w:rsidR="00452F24" w:rsidRPr="001A4617" w:rsidRDefault="00452F24" w:rsidP="001F1C32">
      <w:pPr>
        <w:pStyle w:val="Body"/>
      </w:pPr>
      <w:r w:rsidRPr="001A4617">
        <w:t xml:space="preserve">E(transitions) = </w:t>
      </w:r>
      <w:r w:rsidRPr="001A4617">
        <w:rPr>
          <w:b/>
          <w:bCs/>
        </w:rPr>
        <w:t>D_FAC</w:t>
      </w:r>
      <w:r w:rsidRPr="001A4617">
        <w:t>*</w:t>
      </w:r>
      <w:r w:rsidRPr="001A4617">
        <w:rPr>
          <w:b/>
          <w:bCs/>
        </w:rPr>
        <w:t>D_MIN</w:t>
      </w:r>
      <w:r w:rsidRPr="001A4617">
        <w:t xml:space="preserve"> + (1-</w:t>
      </w:r>
      <w:r w:rsidRPr="001A4617">
        <w:rPr>
          <w:b/>
          <w:bCs/>
        </w:rPr>
        <w:t>D_FAC</w:t>
      </w:r>
      <w:r w:rsidRPr="001A4617">
        <w:t>)*abs(</w:t>
      </w:r>
      <w:r w:rsidRPr="001A4617">
        <w:rPr>
          <w:i/>
          <w:iCs/>
        </w:rPr>
        <w:t>d</w:t>
      </w:r>
      <w:r w:rsidRPr="001A4617">
        <w:t>),</w:t>
      </w:r>
      <w:r w:rsidRPr="001A4617">
        <w:tab/>
      </w:r>
      <w:r w:rsidRPr="001A4617">
        <w:tab/>
        <w:t>if abs(</w:t>
      </w:r>
      <w:r w:rsidRPr="001A4617">
        <w:rPr>
          <w:i/>
          <w:iCs/>
        </w:rPr>
        <w:t>d</w:t>
      </w:r>
      <w:r w:rsidRPr="001A4617">
        <w:t xml:space="preserve">) &lt; </w:t>
      </w:r>
      <w:r w:rsidRPr="001A4617">
        <w:rPr>
          <w:b/>
          <w:bCs/>
        </w:rPr>
        <w:t>D_MIN</w:t>
      </w:r>
    </w:p>
    <w:p w14:paraId="26C50A92" w14:textId="77777777" w:rsidR="00452F24" w:rsidRPr="001A4617" w:rsidRDefault="00452F24" w:rsidP="001F1C32">
      <w:pPr>
        <w:pStyle w:val="Body"/>
      </w:pPr>
      <w:r w:rsidRPr="001A4617">
        <w:t>E(transitions) = abs(</w:t>
      </w:r>
      <w:r w:rsidRPr="001A4617">
        <w:rPr>
          <w:i/>
          <w:iCs/>
        </w:rPr>
        <w:t>d</w:t>
      </w:r>
      <w:r w:rsidRPr="001A4617">
        <w:t>),</w:t>
      </w:r>
      <w:r w:rsidRPr="001A4617">
        <w:tab/>
      </w:r>
      <w:r w:rsidRPr="001A4617">
        <w:tab/>
      </w:r>
      <w:r w:rsidRPr="001A4617">
        <w:tab/>
      </w:r>
      <w:r w:rsidRPr="001A4617">
        <w:tab/>
      </w:r>
      <w:r w:rsidRPr="001A4617">
        <w:tab/>
      </w:r>
      <w:r w:rsidRPr="001A4617">
        <w:tab/>
      </w:r>
      <w:r w:rsidRPr="001A4617">
        <w:tab/>
      </w:r>
      <w:r w:rsidRPr="001A4617">
        <w:tab/>
      </w:r>
      <w:r w:rsidRPr="001A4617">
        <w:tab/>
      </w:r>
      <w:r w:rsidRPr="001A4617">
        <w:tab/>
      </w:r>
      <w:r w:rsidRPr="001A4617">
        <w:tab/>
      </w:r>
      <w:r w:rsidRPr="001A4617">
        <w:tab/>
        <w:t>if abs(</w:t>
      </w:r>
      <w:r w:rsidRPr="001A4617">
        <w:rPr>
          <w:i/>
          <w:iCs/>
        </w:rPr>
        <w:t>d</w:t>
      </w:r>
      <w:r w:rsidRPr="001A4617">
        <w:t xml:space="preserve">) ≥ </w:t>
      </w:r>
      <w:r w:rsidRPr="001A4617">
        <w:rPr>
          <w:b/>
          <w:bCs/>
        </w:rPr>
        <w:t>D_MIN</w:t>
      </w:r>
    </w:p>
    <w:p w14:paraId="70334E1D" w14:textId="77777777" w:rsidR="00452F24" w:rsidRPr="001A4617"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2E6A1A26" w14:textId="77777777" w:rsidTr="00452F24">
        <w:tc>
          <w:tcPr>
            <w:tcW w:w="7650" w:type="dxa"/>
            <w:shd w:val="clear" w:color="auto" w:fill="auto"/>
            <w:vAlign w:val="center"/>
          </w:tcPr>
          <w:p w14:paraId="7B48AEE2" w14:textId="77777777" w:rsidR="00452F24" w:rsidRDefault="00452F24">
            <w:pPr>
              <w:pStyle w:val="Graphicanchor"/>
            </w:pPr>
            <w:r>
              <w:rPr>
                <w:noProof/>
              </w:rPr>
              <w:drawing>
                <wp:inline distT="0" distB="0" distL="0" distR="0" wp14:anchorId="10E5BD48" wp14:editId="6127DD23">
                  <wp:extent cx="2392680" cy="1329374"/>
                  <wp:effectExtent l="0" t="0" r="762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1415" cy="1334227"/>
                          </a:xfrm>
                          <a:prstGeom prst="rect">
                            <a:avLst/>
                          </a:prstGeom>
                        </pic:spPr>
                      </pic:pic>
                    </a:graphicData>
                  </a:graphic>
                </wp:inline>
              </w:drawing>
            </w:r>
          </w:p>
        </w:tc>
      </w:tr>
      <w:tr w:rsidR="00452F24" w14:paraId="5DC53775" w14:textId="77777777" w:rsidTr="00452F24">
        <w:tc>
          <w:tcPr>
            <w:tcW w:w="7650" w:type="dxa"/>
            <w:shd w:val="clear" w:color="auto" w:fill="auto"/>
          </w:tcPr>
          <w:p w14:paraId="3779FBFF" w14:textId="77777777" w:rsidR="00452F24" w:rsidRDefault="00452F24">
            <w:pPr>
              <w:pStyle w:val="Figuretitle"/>
            </w:pPr>
            <w:bookmarkStart w:id="713" w:name="_Toc46839517"/>
            <w:r>
              <w:t>Average number of transitions as a function abs(</w:t>
            </w:r>
            <w:r w:rsidRPr="00F43D55">
              <w:rPr>
                <w:i/>
                <w:iCs/>
              </w:rPr>
              <w:t>d</w:t>
            </w:r>
            <w:r>
              <w:t>) due to BOOST control</w:t>
            </w:r>
            <w:bookmarkEnd w:id="713"/>
            <w:r>
              <w:t xml:space="preserve"> </w:t>
            </w:r>
          </w:p>
        </w:tc>
      </w:tr>
    </w:tbl>
    <w:p w14:paraId="71ED6AD4" w14:textId="77777777" w:rsidR="00452F24" w:rsidRDefault="00452F24">
      <w:pPr>
        <w:pStyle w:val="Body"/>
      </w:pPr>
    </w:p>
    <w:p w14:paraId="3C28335D" w14:textId="5107653B" w:rsidR="00452F24" w:rsidRPr="00306BA9" w:rsidRDefault="00452F24">
      <w:pPr>
        <w:pStyle w:val="Heading4"/>
      </w:pPr>
      <w:bookmarkStart w:id="714" w:name="_Toc46839531"/>
      <w:r>
        <w:t>Spread-Spectrum Control</w:t>
      </w:r>
      <w:bookmarkEnd w:id="714"/>
    </w:p>
    <w:p w14:paraId="6D47436F" w14:textId="77777777" w:rsidR="00452F24" w:rsidRDefault="00452F24">
      <w:pPr>
        <w:pStyle w:val="Body"/>
      </w:pPr>
      <w:r>
        <w:t xml:space="preserve">The RX BIST IF tones are pure sine-waves, so periodic of nature. Consequently, the pointers </w:t>
      </w:r>
      <w:r w:rsidRPr="00BD6794">
        <w:rPr>
          <w:i/>
          <w:iCs/>
        </w:rPr>
        <w:t>idx_begin</w:t>
      </w:r>
      <w:r>
        <w:t xml:space="preserve"> and </w:t>
      </w:r>
      <w:r w:rsidRPr="00BD6794">
        <w:rPr>
          <w:i/>
          <w:iCs/>
        </w:rPr>
        <w:t>idx_</w:t>
      </w:r>
      <w:r>
        <w:rPr>
          <w:i/>
          <w:iCs/>
        </w:rPr>
        <w:t>end</w:t>
      </w:r>
      <w:r>
        <w:t xml:space="preserve"> will advance and wrap in correspondence with the amplitude</w:t>
      </w:r>
      <w:r>
        <w:rPr>
          <w:rStyle w:val="FootnoteReference"/>
        </w:rPr>
        <w:footnoteReference w:id="2"/>
      </w:r>
      <w:r>
        <w:t xml:space="preserve"> and frequency of the IF tone. The periodic correlation between the IF tone and the wrapping of the pointers causes spurs which deteriorates the SFDR performance. To prevent/mitigate this problem, a spread-spectrum technique is used which distributes the energy of the systematic spurs over a range of frequencies which makes the worst case spur energy lower.  </w:t>
      </w:r>
    </w:p>
    <w:p w14:paraId="61F2F28E" w14:textId="77777777" w:rsidR="00452F24" w:rsidRDefault="00452F24">
      <w:pPr>
        <w:pStyle w:val="Body"/>
      </w:pPr>
      <w:r>
        <w:t>To that end, the wrap frequency of the pointers is modulated by applying a BOOST level every clock cycle which is randomly updated every couple of pointer wrappings:</w:t>
      </w:r>
    </w:p>
    <w:p w14:paraId="40502DE4" w14:textId="77777777" w:rsidR="00452F24" w:rsidRDefault="00452F24" w:rsidP="001F1C32">
      <w:pPr>
        <w:pStyle w:val="Body"/>
      </w:pPr>
      <w:r w:rsidRPr="008D5135">
        <w:rPr>
          <w:i/>
          <w:iCs/>
        </w:rPr>
        <w:t>ss_bst_r</w:t>
      </w:r>
      <w:r w:rsidRPr="008D5135">
        <w:t xml:space="preserve"> = </w:t>
      </w:r>
      <w:r w:rsidRPr="008D5135">
        <w:rPr>
          <w:b/>
          <w:bCs/>
        </w:rPr>
        <w:t>SS_L</w:t>
      </w:r>
      <w:r>
        <w:t>*</w:t>
      </w:r>
      <w:r w:rsidRPr="008D5135">
        <w:t>rand()</w:t>
      </w:r>
    </w:p>
    <w:p w14:paraId="5EFD6AC7" w14:textId="77777777" w:rsidR="00452F24" w:rsidRPr="00810E1C" w:rsidRDefault="00452F24">
      <w:pPr>
        <w:pStyle w:val="Body"/>
      </w:pPr>
      <w:r>
        <w:t xml:space="preserve">In here </w:t>
      </w:r>
      <w:r w:rsidRPr="008D5135">
        <w:rPr>
          <w:b/>
          <w:bCs/>
        </w:rPr>
        <w:t>SS_L</w:t>
      </w:r>
      <w:r>
        <w:t xml:space="preserve"> is a parameter which specifies the maximum possible boost level. To minimize the number of transitions, the boost levels are chosen relatively small: </w:t>
      </w:r>
      <w:r w:rsidRPr="008D5135">
        <w:rPr>
          <w:b/>
          <w:bCs/>
        </w:rPr>
        <w:t>SS_L</w:t>
      </w:r>
      <w:r>
        <w:t xml:space="preserve"> is in the range from 4 … 7. As </w:t>
      </w:r>
      <w:r w:rsidRPr="008D5135">
        <w:rPr>
          <w:i/>
          <w:iCs/>
        </w:rPr>
        <w:t>ss_bst_r</w:t>
      </w:r>
      <w:r>
        <w:t xml:space="preserve"> is a real (none integer) number, the conversion into integer boost levels is as follows:   </w:t>
      </w:r>
    </w:p>
    <w:p w14:paraId="3AF64429" w14:textId="77777777" w:rsidR="00452F24" w:rsidRDefault="00452F24" w:rsidP="001F1C32">
      <w:pPr>
        <w:pStyle w:val="Body"/>
      </w:pPr>
      <w:r w:rsidRPr="00AC045B">
        <w:t>ss_bst</w:t>
      </w:r>
      <w:r>
        <w:t xml:space="preserve"> = round(</w:t>
      </w:r>
      <w:r w:rsidRPr="00AC045B">
        <w:t>ss_accu</w:t>
      </w:r>
      <w:r>
        <w:t>);</w:t>
      </w:r>
    </w:p>
    <w:p w14:paraId="14A1BA01" w14:textId="77777777" w:rsidR="00452F24" w:rsidRDefault="00452F24" w:rsidP="001F1C32">
      <w:pPr>
        <w:pStyle w:val="Body"/>
      </w:pPr>
      <w:r w:rsidRPr="00AC045B">
        <w:t>ss_accu</w:t>
      </w:r>
      <w:r>
        <w:t xml:space="preserve"> = </w:t>
      </w:r>
      <w:r w:rsidRPr="00AC045B">
        <w:t>ss_accu</w:t>
      </w:r>
      <w:r>
        <w:t xml:space="preserve"> + (</w:t>
      </w:r>
      <w:r w:rsidRPr="00AC045B">
        <w:t>ss_bst_r</w:t>
      </w:r>
      <w:r>
        <w:t xml:space="preserve"> - </w:t>
      </w:r>
      <w:r w:rsidRPr="00AC045B">
        <w:t>ss_bst</w:t>
      </w:r>
      <w:r>
        <w:t>);</w:t>
      </w:r>
    </w:p>
    <w:p w14:paraId="1B697B6D" w14:textId="77777777" w:rsidR="00452F24" w:rsidRDefault="00452F24">
      <w:pPr>
        <w:pStyle w:val="Body"/>
      </w:pPr>
      <w:r>
        <w:t xml:space="preserve">in here, </w:t>
      </w:r>
      <w:r w:rsidRPr="002B68A8">
        <w:rPr>
          <w:i/>
          <w:iCs/>
        </w:rPr>
        <w:t>ss_bst</w:t>
      </w:r>
      <w:r>
        <w:t xml:space="preserve"> and </w:t>
      </w:r>
      <w:r w:rsidRPr="002B68A8">
        <w:rPr>
          <w:i/>
          <w:iCs/>
        </w:rPr>
        <w:t>ss_bst_r</w:t>
      </w:r>
      <w:r>
        <w:t xml:space="preserve"> are on average equal.</w:t>
      </w:r>
    </w:p>
    <w:p w14:paraId="38B0CDE1" w14:textId="77777777" w:rsidR="00452F24" w:rsidRPr="00FD32CE" w:rsidRDefault="00452F24">
      <w:pPr>
        <w:pStyle w:val="Body"/>
      </w:pPr>
      <w:r>
        <w:t xml:space="preserve">The boost level updating is performed after </w:t>
      </w:r>
      <w:r w:rsidRPr="002B68A8">
        <w:rPr>
          <w:b/>
          <w:bCs/>
        </w:rPr>
        <w:t>SS_C</w:t>
      </w:r>
      <w:r>
        <w:t xml:space="preserve"> or </w:t>
      </w:r>
      <w:r w:rsidRPr="002B68A8">
        <w:rPr>
          <w:b/>
          <w:bCs/>
        </w:rPr>
        <w:t>SS_C</w:t>
      </w:r>
      <w:r>
        <w:t xml:space="preserve">-1 wrappings of </w:t>
      </w:r>
      <w:r w:rsidRPr="00BD6794">
        <w:rPr>
          <w:i/>
          <w:iCs/>
        </w:rPr>
        <w:t>idx_begin</w:t>
      </w:r>
      <w:r>
        <w:t xml:space="preserve"> and/or </w:t>
      </w:r>
      <w:r w:rsidRPr="00BD6794">
        <w:rPr>
          <w:i/>
          <w:iCs/>
        </w:rPr>
        <w:t>idx_</w:t>
      </w:r>
      <w:r>
        <w:rPr>
          <w:i/>
          <w:iCs/>
        </w:rPr>
        <w:t>end.</w:t>
      </w:r>
      <w:r>
        <w:t xml:space="preserve"> </w:t>
      </w:r>
    </w:p>
    <w:p w14:paraId="71D6FCF0" w14:textId="77777777" w:rsidR="00452F24" w:rsidRDefault="00452F24">
      <w:pPr>
        <w:pStyle w:val="Body"/>
      </w:pPr>
    </w:p>
    <w:p w14:paraId="5FB278F9" w14:textId="2383D09C" w:rsidR="00452F24" w:rsidRDefault="00452F24">
      <w:pPr>
        <w:pStyle w:val="Heading4"/>
      </w:pPr>
      <w:bookmarkStart w:id="715" w:name="_Toc46839532"/>
      <w:r>
        <w:t>Shuffle Control</w:t>
      </w:r>
      <w:bookmarkEnd w:id="715"/>
    </w:p>
    <w:p w14:paraId="5CD7D6FA" w14:textId="77777777" w:rsidR="00452F24" w:rsidRDefault="00452F24">
      <w:pPr>
        <w:pStyle w:val="Body"/>
      </w:pPr>
      <w:r>
        <w:t>Both Derivative Control and Spread-Spectrum Control rely on the BOOST technique. This technique works fine for small and larger signal levels. Close to 50%, BOOSTING is however not effective. This is because, a BOOST has only effect in case the number of enabled cells in the groups changes e.g. from 0 to 1. If all groups have 1 of the 2 cells enabled (this is for s=50%), a BOOST, small or large, has does not result in asserting of de-asserting of cells. Hence we need an alternative technique to cope with this situation.</w:t>
      </w:r>
    </w:p>
    <w:p w14:paraId="5F5F0B96" w14:textId="77777777" w:rsidR="00452F24" w:rsidRDefault="00452F24">
      <w:pPr>
        <w:pStyle w:val="Body"/>
      </w:pPr>
      <w:r>
        <w:t xml:space="preserve">This technique is called “Shuffle Control”. In here, all of the groups of 2 cells with exactly 1 cell enabled, will be updated in 6 interleaved sets as depicted in </w:t>
      </w:r>
      <w:r>
        <w:fldChar w:fldCharType="begin"/>
      </w:r>
      <w:r>
        <w:instrText xml:space="preserve"> REF _Ref46774208 \r \h </w:instrText>
      </w:r>
      <w:r>
        <w:fldChar w:fldCharType="separate"/>
      </w:r>
      <w:r>
        <w:t>Fig 7</w:t>
      </w:r>
      <w:r>
        <w:fldChar w:fldCharType="end"/>
      </w:r>
      <w:r>
        <w:t>.</w:t>
      </w:r>
    </w:p>
    <w:p w14:paraId="5C4C605E" w14:textId="77777777" w:rsidR="00452F24" w:rsidRDefault="00452F24">
      <w:pPr>
        <w:pStyle w:val="Body"/>
      </w:pPr>
      <w:r>
        <w:t xml:space="preserve"> </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708EB496" w14:textId="77777777" w:rsidTr="00452F24">
        <w:tc>
          <w:tcPr>
            <w:tcW w:w="7650" w:type="dxa"/>
            <w:shd w:val="clear" w:color="auto" w:fill="auto"/>
            <w:vAlign w:val="center"/>
          </w:tcPr>
          <w:p w14:paraId="7919DF0B" w14:textId="77777777" w:rsidR="00452F24" w:rsidRDefault="00452F24">
            <w:pPr>
              <w:pStyle w:val="Graphicanchor"/>
            </w:pPr>
            <w:r>
              <w:rPr>
                <w:noProof/>
              </w:rPr>
              <w:drawing>
                <wp:inline distT="0" distB="0" distL="0" distR="0" wp14:anchorId="52A48C58" wp14:editId="515B7017">
                  <wp:extent cx="4705350" cy="43497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05350" cy="434975"/>
                          </a:xfrm>
                          <a:prstGeom prst="rect">
                            <a:avLst/>
                          </a:prstGeom>
                        </pic:spPr>
                      </pic:pic>
                    </a:graphicData>
                  </a:graphic>
                </wp:inline>
              </w:drawing>
            </w:r>
          </w:p>
        </w:tc>
      </w:tr>
      <w:tr w:rsidR="00452F24" w14:paraId="3EA0CC3E" w14:textId="77777777" w:rsidTr="00452F24">
        <w:tc>
          <w:tcPr>
            <w:tcW w:w="7650" w:type="dxa"/>
            <w:shd w:val="clear" w:color="auto" w:fill="auto"/>
          </w:tcPr>
          <w:p w14:paraId="2DB2C79E" w14:textId="77777777" w:rsidR="00452F24" w:rsidRDefault="00452F24">
            <w:pPr>
              <w:pStyle w:val="Figuretitle"/>
            </w:pPr>
            <w:bookmarkStart w:id="716" w:name="_Ref46774208"/>
            <w:bookmarkStart w:id="717" w:name="_Toc46839518"/>
            <w:r>
              <w:t>Shuffle control updates the groups of 2 in 6 interleaved sets</w:t>
            </w:r>
            <w:bookmarkEnd w:id="716"/>
            <w:bookmarkEnd w:id="717"/>
          </w:p>
        </w:tc>
      </w:tr>
    </w:tbl>
    <w:p w14:paraId="39C84A2E" w14:textId="77777777" w:rsidR="00452F24" w:rsidRDefault="00452F24">
      <w:pPr>
        <w:pStyle w:val="Body"/>
      </w:pPr>
    </w:p>
    <w:p w14:paraId="53D29084" w14:textId="77777777" w:rsidR="00452F24" w:rsidRDefault="00452F24">
      <w:pPr>
        <w:pStyle w:val="Body"/>
      </w:pPr>
      <w:r>
        <w:t xml:space="preserve">The 6 sets are updated, one after the other in a round-robin fashion, in subsequent clock cycles with a probability as depicted in </w:t>
      </w:r>
      <w:r>
        <w:fldChar w:fldCharType="begin"/>
      </w:r>
      <w:r>
        <w:instrText xml:space="preserve"> REF _Ref46825213 \r \h </w:instrText>
      </w:r>
      <w:r>
        <w:fldChar w:fldCharType="separate"/>
      </w:r>
      <w:r>
        <w:t>Fig 8</w:t>
      </w:r>
      <w:r>
        <w:fldChar w:fldCharType="end"/>
      </w:r>
      <w:r>
        <w:t xml:space="preserve">. If a set is updated, the next set is targeted in the next clock cycle. If a set is not updated (due to the probability mechanism), the same set is targeted again in the next clock cycle. </w:t>
      </w:r>
    </w:p>
    <w:p w14:paraId="4FFEEE92" w14:textId="77777777" w:rsidR="00452F24"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35247AF7" w14:textId="77777777" w:rsidTr="00452F24">
        <w:tc>
          <w:tcPr>
            <w:tcW w:w="7650" w:type="dxa"/>
            <w:shd w:val="clear" w:color="auto" w:fill="auto"/>
            <w:vAlign w:val="center"/>
          </w:tcPr>
          <w:p w14:paraId="02132FFC" w14:textId="77777777" w:rsidR="00452F24" w:rsidRDefault="00452F24">
            <w:pPr>
              <w:pStyle w:val="Graphicanchor"/>
            </w:pPr>
            <w:r>
              <w:rPr>
                <w:noProof/>
              </w:rPr>
              <w:drawing>
                <wp:inline distT="0" distB="0" distL="0" distR="0" wp14:anchorId="227F73A4" wp14:editId="3BE7FD2B">
                  <wp:extent cx="3129643" cy="106686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55231" cy="1075589"/>
                          </a:xfrm>
                          <a:prstGeom prst="rect">
                            <a:avLst/>
                          </a:prstGeom>
                        </pic:spPr>
                      </pic:pic>
                    </a:graphicData>
                  </a:graphic>
                </wp:inline>
              </w:drawing>
            </w:r>
          </w:p>
        </w:tc>
      </w:tr>
      <w:tr w:rsidR="00452F24" w14:paraId="0C9C4C91" w14:textId="77777777" w:rsidTr="00452F24">
        <w:tc>
          <w:tcPr>
            <w:tcW w:w="7650" w:type="dxa"/>
            <w:shd w:val="clear" w:color="auto" w:fill="auto"/>
          </w:tcPr>
          <w:p w14:paraId="538E13D9" w14:textId="77777777" w:rsidR="00452F24" w:rsidRDefault="00452F24">
            <w:pPr>
              <w:pStyle w:val="Figuretitle"/>
            </w:pPr>
            <w:bookmarkStart w:id="718" w:name="_Ref46825213"/>
            <w:bookmarkStart w:id="719" w:name="_Toc46839519"/>
            <w:r>
              <w:t>Probability distribution as function of the relative signal level</w:t>
            </w:r>
            <w:bookmarkEnd w:id="718"/>
            <w:bookmarkEnd w:id="719"/>
          </w:p>
        </w:tc>
      </w:tr>
    </w:tbl>
    <w:p w14:paraId="63321D42" w14:textId="77777777" w:rsidR="00452F24" w:rsidRDefault="00452F24">
      <w:pPr>
        <w:pStyle w:val="Body"/>
      </w:pPr>
    </w:p>
    <w:p w14:paraId="14994ADD" w14:textId="77777777" w:rsidR="00452F24" w:rsidRDefault="00452F24">
      <w:pPr>
        <w:pStyle w:val="Body"/>
      </w:pPr>
      <w:r>
        <w:t xml:space="preserve">Updating of a set means that all its “groups of 2 cells” with exactly 1 cell enabled, get randomly a new cell enabled. </w:t>
      </w:r>
    </w:p>
    <w:p w14:paraId="57D9CA9D" w14:textId="77777777" w:rsidR="00452F24" w:rsidRDefault="00452F24">
      <w:pPr>
        <w:pStyle w:val="Body"/>
      </w:pPr>
    </w:p>
    <w:p w14:paraId="593ECA11" w14:textId="77777777" w:rsidR="00452F24" w:rsidRDefault="00452F24">
      <w:pPr>
        <w:pStyle w:val="Body"/>
      </w:pPr>
      <w:r w:rsidRPr="003815F7">
        <w:rPr>
          <w:b/>
          <w:bCs/>
        </w:rPr>
        <w:t>REMARK</w:t>
      </w:r>
      <w:r>
        <w:t xml:space="preserve">: If the Shuffle operation is applied, the BOOST operation from the Derivative control is skipped. In this way the number of transitions per clock-cycle is kept minimal. </w:t>
      </w:r>
    </w:p>
    <w:p w14:paraId="58DAD0A1" w14:textId="77777777" w:rsidR="00452F24" w:rsidRDefault="00452F24">
      <w:pPr>
        <w:pStyle w:val="Body"/>
      </w:pPr>
    </w:p>
    <w:p w14:paraId="5D82A440" w14:textId="298954D1" w:rsidR="00452F24" w:rsidRDefault="00452F24">
      <w:pPr>
        <w:pStyle w:val="Heading4"/>
      </w:pPr>
      <w:bookmarkStart w:id="720" w:name="_Toc46839533"/>
      <w:r>
        <w:t>Parameter overview</w:t>
      </w:r>
      <w:bookmarkEnd w:id="720"/>
    </w:p>
    <w:p w14:paraId="77E41D70" w14:textId="77777777" w:rsidR="00452F24" w:rsidRDefault="00452F24">
      <w:pPr>
        <w:pStyle w:val="Body"/>
      </w:pPr>
    </w:p>
    <w:p w14:paraId="054A4B00" w14:textId="31868942" w:rsidR="00452F24" w:rsidRDefault="00452F24" w:rsidP="001F1C32">
      <w:pPr>
        <w:pStyle w:val="Tabletitle"/>
      </w:pPr>
      <w:bookmarkStart w:id="721" w:name="_Toc46839510"/>
      <w:r>
        <w:t>DEM Settings</w:t>
      </w:r>
      <w:bookmarkEnd w:id="721"/>
    </w:p>
    <w:tbl>
      <w:tblPr>
        <w:tblW w:w="8280" w:type="dxa"/>
        <w:tblInd w:w="-363" w:type="dxa"/>
        <w:tblBorders>
          <w:top w:val="single" w:sz="2" w:space="0" w:color="50227B"/>
          <w:left w:val="single" w:sz="2" w:space="0" w:color="50227B"/>
          <w:bottom w:val="single" w:sz="2" w:space="0" w:color="50227B"/>
          <w:right w:val="single" w:sz="2" w:space="0" w:color="50227B"/>
          <w:insideH w:val="single" w:sz="2" w:space="0" w:color="50227B"/>
          <w:insideV w:val="single" w:sz="2" w:space="0" w:color="50227B"/>
        </w:tblBorders>
        <w:tblLayout w:type="fixed"/>
        <w:tblCellMar>
          <w:top w:w="20" w:type="dxa"/>
          <w:left w:w="40" w:type="dxa"/>
          <w:right w:w="80" w:type="dxa"/>
        </w:tblCellMar>
        <w:tblLook w:val="04A0" w:firstRow="1" w:lastRow="0" w:firstColumn="1" w:lastColumn="0" w:noHBand="0" w:noVBand="1"/>
      </w:tblPr>
      <w:tblGrid>
        <w:gridCol w:w="1080"/>
        <w:gridCol w:w="1620"/>
        <w:gridCol w:w="900"/>
        <w:gridCol w:w="4680"/>
      </w:tblGrid>
      <w:tr w:rsidR="00452F24" w:rsidRPr="00671D15" w14:paraId="6626010F" w14:textId="77777777" w:rsidTr="00452F24">
        <w:trPr>
          <w:tblHeader/>
        </w:trPr>
        <w:tc>
          <w:tcPr>
            <w:tcW w:w="1080" w:type="dxa"/>
            <w:shd w:val="clear" w:color="auto" w:fill="EDE9F2"/>
          </w:tcPr>
          <w:p w14:paraId="0E2BF57A" w14:textId="77777777" w:rsidR="00452F24" w:rsidRDefault="00452F24">
            <w:pPr>
              <w:pStyle w:val="Tablehead"/>
            </w:pPr>
            <w:r>
              <w:t>Parameter</w:t>
            </w:r>
          </w:p>
        </w:tc>
        <w:tc>
          <w:tcPr>
            <w:tcW w:w="1620" w:type="dxa"/>
            <w:shd w:val="clear" w:color="auto" w:fill="EDE9F2"/>
          </w:tcPr>
          <w:p w14:paraId="4774FED2" w14:textId="77777777" w:rsidR="00452F24" w:rsidRDefault="00452F24" w:rsidP="001F1C32">
            <w:pPr>
              <w:pStyle w:val="Tablehead"/>
            </w:pPr>
            <w:r>
              <w:t>Range</w:t>
            </w:r>
          </w:p>
        </w:tc>
        <w:tc>
          <w:tcPr>
            <w:tcW w:w="900" w:type="dxa"/>
            <w:shd w:val="clear" w:color="auto" w:fill="EDE9F2"/>
          </w:tcPr>
          <w:p w14:paraId="6E608C49" w14:textId="77777777" w:rsidR="00452F24" w:rsidRDefault="00452F24" w:rsidP="001F1C32">
            <w:pPr>
              <w:pStyle w:val="Tablehead"/>
            </w:pPr>
            <w:r>
              <w:t>Default</w:t>
            </w:r>
          </w:p>
        </w:tc>
        <w:tc>
          <w:tcPr>
            <w:tcW w:w="4680" w:type="dxa"/>
            <w:shd w:val="clear" w:color="auto" w:fill="EDE9F2"/>
          </w:tcPr>
          <w:p w14:paraId="08F2D019" w14:textId="77777777" w:rsidR="00452F24" w:rsidRDefault="00452F24">
            <w:pPr>
              <w:pStyle w:val="Tablehead"/>
            </w:pPr>
            <w:r>
              <w:t>Description</w:t>
            </w:r>
          </w:p>
        </w:tc>
      </w:tr>
      <w:tr w:rsidR="00452F24" w:rsidRPr="00671D15" w14:paraId="3CA21D43" w14:textId="77777777" w:rsidTr="00452F24">
        <w:tc>
          <w:tcPr>
            <w:tcW w:w="1080" w:type="dxa"/>
            <w:shd w:val="clear" w:color="auto" w:fill="auto"/>
          </w:tcPr>
          <w:p w14:paraId="5B037C35" w14:textId="77777777" w:rsidR="00452F24" w:rsidRPr="00FD32CE" w:rsidRDefault="00452F24">
            <w:pPr>
              <w:pStyle w:val="Tablebody"/>
            </w:pPr>
            <w:r w:rsidRPr="00FD32CE">
              <w:t>D_MIN</w:t>
            </w:r>
          </w:p>
        </w:tc>
        <w:tc>
          <w:tcPr>
            <w:tcW w:w="1620" w:type="dxa"/>
          </w:tcPr>
          <w:p w14:paraId="2FC0DC57" w14:textId="77777777" w:rsidR="00452F24" w:rsidRDefault="00452F24">
            <w:pPr>
              <w:pStyle w:val="Tablebody"/>
            </w:pPr>
            <w:r>
              <w:t>14 … 28, step 2</w:t>
            </w:r>
          </w:p>
        </w:tc>
        <w:tc>
          <w:tcPr>
            <w:tcW w:w="900" w:type="dxa"/>
          </w:tcPr>
          <w:p w14:paraId="14D1BC57" w14:textId="77777777" w:rsidR="00452F24" w:rsidRDefault="00452F24" w:rsidP="001F1C32">
            <w:pPr>
              <w:pStyle w:val="Tablebody"/>
            </w:pPr>
            <w:r>
              <w:t>20</w:t>
            </w:r>
          </w:p>
        </w:tc>
        <w:tc>
          <w:tcPr>
            <w:tcW w:w="4680" w:type="dxa"/>
          </w:tcPr>
          <w:p w14:paraId="4D331B10" w14:textId="77777777" w:rsidR="00452F24" w:rsidRDefault="00452F24">
            <w:pPr>
              <w:pStyle w:val="Tablebody"/>
            </w:pPr>
            <w:r>
              <w:t>Threshold for Derivative Control</w:t>
            </w:r>
          </w:p>
        </w:tc>
      </w:tr>
      <w:tr w:rsidR="00452F24" w14:paraId="048D205F" w14:textId="77777777" w:rsidTr="00452F24">
        <w:tc>
          <w:tcPr>
            <w:tcW w:w="1080" w:type="dxa"/>
            <w:shd w:val="clear" w:color="auto" w:fill="auto"/>
          </w:tcPr>
          <w:p w14:paraId="3249751F" w14:textId="77777777" w:rsidR="00452F24" w:rsidRPr="00FD32CE" w:rsidRDefault="00452F24">
            <w:pPr>
              <w:pStyle w:val="Tablebody"/>
            </w:pPr>
            <w:r w:rsidRPr="00FD32CE">
              <w:t>D_FAC</w:t>
            </w:r>
          </w:p>
        </w:tc>
        <w:tc>
          <w:tcPr>
            <w:tcW w:w="1620" w:type="dxa"/>
          </w:tcPr>
          <w:p w14:paraId="471F01AD" w14:textId="77777777" w:rsidR="00452F24" w:rsidRDefault="00452F24">
            <w:pPr>
              <w:pStyle w:val="Tablebody"/>
            </w:pPr>
            <w:r>
              <w:t>1.0 ... 2.5, step ½</w:t>
            </w:r>
          </w:p>
        </w:tc>
        <w:tc>
          <w:tcPr>
            <w:tcW w:w="900" w:type="dxa"/>
          </w:tcPr>
          <w:p w14:paraId="0B901468" w14:textId="77777777" w:rsidR="00452F24" w:rsidRDefault="00452F24" w:rsidP="001F1C32">
            <w:pPr>
              <w:pStyle w:val="Tablebody"/>
            </w:pPr>
            <w:r>
              <w:t>2.5</w:t>
            </w:r>
          </w:p>
        </w:tc>
        <w:tc>
          <w:tcPr>
            <w:tcW w:w="4680" w:type="dxa"/>
          </w:tcPr>
          <w:p w14:paraId="316B82FE" w14:textId="77777777" w:rsidR="00452F24" w:rsidRDefault="00452F24">
            <w:pPr>
              <w:pStyle w:val="Tablebody"/>
            </w:pPr>
            <w:r>
              <w:t>Factor for Derivative Control</w:t>
            </w:r>
          </w:p>
        </w:tc>
      </w:tr>
      <w:tr w:rsidR="00452F24" w14:paraId="7F489E87" w14:textId="77777777" w:rsidTr="00452F24">
        <w:tc>
          <w:tcPr>
            <w:tcW w:w="1080" w:type="dxa"/>
            <w:shd w:val="clear" w:color="auto" w:fill="auto"/>
          </w:tcPr>
          <w:p w14:paraId="351F84AD" w14:textId="77777777" w:rsidR="00452F24" w:rsidRPr="00FD32CE" w:rsidRDefault="00452F24">
            <w:pPr>
              <w:pStyle w:val="Tablebody"/>
            </w:pPr>
            <w:r w:rsidRPr="00FD32CE">
              <w:t>SS_C</w:t>
            </w:r>
          </w:p>
        </w:tc>
        <w:tc>
          <w:tcPr>
            <w:tcW w:w="1620" w:type="dxa"/>
          </w:tcPr>
          <w:p w14:paraId="1531A21D" w14:textId="77777777" w:rsidR="00452F24" w:rsidRPr="00A52B65" w:rsidRDefault="00452F24">
            <w:pPr>
              <w:pStyle w:val="Tablebody"/>
            </w:pPr>
            <w:r>
              <w:t>4 … 7</w:t>
            </w:r>
          </w:p>
        </w:tc>
        <w:tc>
          <w:tcPr>
            <w:tcW w:w="900" w:type="dxa"/>
          </w:tcPr>
          <w:p w14:paraId="2C24EE08" w14:textId="77777777" w:rsidR="00452F24" w:rsidRDefault="00452F24" w:rsidP="001F1C32">
            <w:pPr>
              <w:pStyle w:val="Tablebody"/>
            </w:pPr>
            <w:r>
              <w:t>5</w:t>
            </w:r>
          </w:p>
        </w:tc>
        <w:tc>
          <w:tcPr>
            <w:tcW w:w="4680" w:type="dxa"/>
          </w:tcPr>
          <w:p w14:paraId="1FCC64ED" w14:textId="77777777" w:rsidR="00452F24" w:rsidRDefault="00452F24">
            <w:pPr>
              <w:pStyle w:val="Tablebody"/>
            </w:pPr>
            <w:r>
              <w:t>Spread-spectrum update interval (in # pointer wrappings)</w:t>
            </w:r>
          </w:p>
        </w:tc>
      </w:tr>
      <w:tr w:rsidR="00452F24" w14:paraId="3B4B8FA1" w14:textId="77777777" w:rsidTr="00452F24">
        <w:tc>
          <w:tcPr>
            <w:tcW w:w="1080" w:type="dxa"/>
            <w:shd w:val="clear" w:color="auto" w:fill="auto"/>
          </w:tcPr>
          <w:p w14:paraId="1FF6975B" w14:textId="77777777" w:rsidR="00452F24" w:rsidRPr="00FD32CE" w:rsidRDefault="00452F24">
            <w:pPr>
              <w:pStyle w:val="Tablebody"/>
            </w:pPr>
            <w:r w:rsidRPr="00FD32CE">
              <w:t>SS_L</w:t>
            </w:r>
          </w:p>
        </w:tc>
        <w:tc>
          <w:tcPr>
            <w:tcW w:w="1620" w:type="dxa"/>
          </w:tcPr>
          <w:p w14:paraId="521950B4" w14:textId="77777777" w:rsidR="00452F24" w:rsidRDefault="00452F24">
            <w:pPr>
              <w:pStyle w:val="Tablebody"/>
            </w:pPr>
            <w:r>
              <w:t>3.5 … 7.0, step ½</w:t>
            </w:r>
          </w:p>
        </w:tc>
        <w:tc>
          <w:tcPr>
            <w:tcW w:w="900" w:type="dxa"/>
          </w:tcPr>
          <w:p w14:paraId="3039F0A5" w14:textId="77777777" w:rsidR="00452F24" w:rsidRDefault="00452F24" w:rsidP="001F1C32">
            <w:pPr>
              <w:pStyle w:val="Tablebody"/>
            </w:pPr>
            <w:r>
              <w:t>5.0</w:t>
            </w:r>
          </w:p>
        </w:tc>
        <w:tc>
          <w:tcPr>
            <w:tcW w:w="4680" w:type="dxa"/>
          </w:tcPr>
          <w:p w14:paraId="39D1A8F5" w14:textId="77777777" w:rsidR="00452F24" w:rsidRDefault="00452F24">
            <w:pPr>
              <w:pStyle w:val="Tablebody"/>
            </w:pPr>
            <w:r>
              <w:t>Spread-spectrum max boost level</w:t>
            </w:r>
          </w:p>
        </w:tc>
      </w:tr>
      <w:tr w:rsidR="00452F24" w14:paraId="3847CF5A" w14:textId="77777777" w:rsidTr="00452F24">
        <w:tc>
          <w:tcPr>
            <w:tcW w:w="1080" w:type="dxa"/>
            <w:shd w:val="clear" w:color="auto" w:fill="auto"/>
          </w:tcPr>
          <w:p w14:paraId="5CD1D80C" w14:textId="77777777" w:rsidR="00452F24" w:rsidRPr="00B35218" w:rsidRDefault="00452F24">
            <w:pPr>
              <w:pStyle w:val="Tablebody"/>
            </w:pPr>
            <w:r w:rsidRPr="00B35218">
              <w:t>SH_P</w:t>
            </w:r>
          </w:p>
        </w:tc>
        <w:tc>
          <w:tcPr>
            <w:tcW w:w="1620" w:type="dxa"/>
          </w:tcPr>
          <w:p w14:paraId="795A25EA" w14:textId="77777777" w:rsidR="00452F24" w:rsidRDefault="00452F24">
            <w:pPr>
              <w:pStyle w:val="Tablebody"/>
            </w:pPr>
            <w:r>
              <w:t xml:space="preserve">0.25 … 0.40, </w:t>
            </w:r>
            <w:r>
              <w:br/>
              <w:t>step 0.05</w:t>
            </w:r>
          </w:p>
        </w:tc>
        <w:tc>
          <w:tcPr>
            <w:tcW w:w="900" w:type="dxa"/>
          </w:tcPr>
          <w:p w14:paraId="126D6EE2" w14:textId="77777777" w:rsidR="00452F24" w:rsidRDefault="00452F24" w:rsidP="001F1C32">
            <w:pPr>
              <w:pStyle w:val="Tablebody"/>
            </w:pPr>
            <w:r>
              <w:t>0.35</w:t>
            </w:r>
          </w:p>
        </w:tc>
        <w:tc>
          <w:tcPr>
            <w:tcW w:w="4680" w:type="dxa"/>
          </w:tcPr>
          <w:p w14:paraId="0B4384BC" w14:textId="77777777" w:rsidR="00452F24" w:rsidRDefault="00452F24">
            <w:pPr>
              <w:pStyle w:val="Tablebody"/>
            </w:pPr>
            <w:r>
              <w:t>Shuffle Control probability parameter</w:t>
            </w:r>
          </w:p>
        </w:tc>
      </w:tr>
    </w:tbl>
    <w:p w14:paraId="35EA8C3C" w14:textId="77777777" w:rsidR="00452F24" w:rsidRDefault="00452F24" w:rsidP="00452F24">
      <w:r>
        <w:br w:type="page"/>
      </w:r>
    </w:p>
    <w:p w14:paraId="021299CA" w14:textId="77777777" w:rsidR="00452F24" w:rsidRDefault="00452F24">
      <w:pPr>
        <w:pStyle w:val="Heading4"/>
      </w:pPr>
      <w:bookmarkStart w:id="722" w:name="_Toc46839534"/>
      <w:r>
        <w:t>Performance Figures</w:t>
      </w:r>
      <w:bookmarkEnd w:id="722"/>
    </w:p>
    <w:p w14:paraId="1EA29282" w14:textId="77777777" w:rsidR="00452F24" w:rsidRDefault="00452F24">
      <w:pPr>
        <w:pStyle w:val="Body"/>
      </w:pPr>
    </w:p>
    <w:p w14:paraId="5DDB3A94" w14:textId="77777777" w:rsidR="00452F24" w:rsidRDefault="00452F24">
      <w:pPr>
        <w:pStyle w:val="Body"/>
      </w:pPr>
      <w:r>
        <w:t>FFT-size = 4096, #Unit-elements = 252</w:t>
      </w:r>
    </w:p>
    <w:p w14:paraId="3E6316D5" w14:textId="77777777" w:rsidR="00452F24" w:rsidRDefault="00452F24">
      <w:pPr>
        <w:pStyle w:val="Body"/>
      </w:pPr>
      <w:r>
        <w:t>Unit element parameters: Std-dev = 0.014, max-skew = 75ps</w:t>
      </w:r>
    </w:p>
    <w:p w14:paraId="7A6FC5C3" w14:textId="77777777" w:rsidR="00452F24" w:rsidRDefault="00452F24">
      <w:pPr>
        <w:pStyle w:val="Body"/>
      </w:pP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5ED73C20" w14:textId="77777777" w:rsidTr="00452F24">
        <w:tc>
          <w:tcPr>
            <w:tcW w:w="7650" w:type="dxa"/>
            <w:shd w:val="clear" w:color="auto" w:fill="auto"/>
            <w:vAlign w:val="center"/>
          </w:tcPr>
          <w:p w14:paraId="2D02C89F" w14:textId="77777777" w:rsidR="00452F24" w:rsidRDefault="00452F24">
            <w:pPr>
              <w:pStyle w:val="Graphicanchor"/>
            </w:pPr>
            <w:r>
              <w:rPr>
                <w:noProof/>
              </w:rPr>
              <w:drawing>
                <wp:inline distT="0" distB="0" distL="0" distR="0" wp14:anchorId="7F7FEE30" wp14:editId="4DE83A27">
                  <wp:extent cx="4705350" cy="2427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05350" cy="2427605"/>
                          </a:xfrm>
                          <a:prstGeom prst="rect">
                            <a:avLst/>
                          </a:prstGeom>
                        </pic:spPr>
                      </pic:pic>
                    </a:graphicData>
                  </a:graphic>
                </wp:inline>
              </w:drawing>
            </w:r>
          </w:p>
        </w:tc>
      </w:tr>
      <w:tr w:rsidR="00452F24" w14:paraId="317AD1F7" w14:textId="77777777" w:rsidTr="00452F24">
        <w:tc>
          <w:tcPr>
            <w:tcW w:w="7650" w:type="dxa"/>
            <w:shd w:val="clear" w:color="auto" w:fill="auto"/>
          </w:tcPr>
          <w:p w14:paraId="022A7298" w14:textId="77777777" w:rsidR="00452F24" w:rsidRDefault="00452F24">
            <w:pPr>
              <w:pStyle w:val="Figuretitle"/>
            </w:pPr>
            <w:bookmarkStart w:id="723" w:name="_Toc46839520"/>
            <w:r>
              <w:t>Performance for “</w:t>
            </w:r>
            <w:r w:rsidRPr="0096255D">
              <w:t>grouping by 2</w:t>
            </w:r>
            <w:r>
              <w:t>”, without Derivative, Shuffle and SS Control</w:t>
            </w:r>
            <w:bookmarkEnd w:id="723"/>
          </w:p>
        </w:tc>
      </w:tr>
    </w:tbl>
    <w:p w14:paraId="4FD5B2AB" w14:textId="77777777" w:rsidR="00452F24" w:rsidRDefault="00452F24">
      <w:pPr>
        <w:pStyle w:val="Body"/>
      </w:pPr>
    </w:p>
    <w:p w14:paraId="543434F8" w14:textId="77777777" w:rsidR="00452F24" w:rsidRPr="0096255D" w:rsidRDefault="00452F24">
      <w:pPr>
        <w:pStyle w:val="Body"/>
      </w:pPr>
      <w:r>
        <w:t>With Derivative Control DF=2.5</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5C4B4C34" w14:textId="77777777" w:rsidTr="00452F24">
        <w:tc>
          <w:tcPr>
            <w:tcW w:w="7650" w:type="dxa"/>
            <w:shd w:val="clear" w:color="auto" w:fill="auto"/>
            <w:vAlign w:val="center"/>
          </w:tcPr>
          <w:p w14:paraId="71E0E8AE" w14:textId="77777777" w:rsidR="00452F24" w:rsidRDefault="00452F24">
            <w:pPr>
              <w:pStyle w:val="Graphicanchor"/>
            </w:pPr>
            <w:r>
              <w:rPr>
                <w:noProof/>
              </w:rPr>
              <w:drawing>
                <wp:inline distT="0" distB="0" distL="0" distR="0" wp14:anchorId="10D4F129" wp14:editId="610BDAB5">
                  <wp:extent cx="4705350" cy="24263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5350" cy="2426335"/>
                          </a:xfrm>
                          <a:prstGeom prst="rect">
                            <a:avLst/>
                          </a:prstGeom>
                        </pic:spPr>
                      </pic:pic>
                    </a:graphicData>
                  </a:graphic>
                </wp:inline>
              </w:drawing>
            </w:r>
          </w:p>
        </w:tc>
      </w:tr>
      <w:tr w:rsidR="00452F24" w14:paraId="43BC9D4C" w14:textId="77777777" w:rsidTr="00452F24">
        <w:tc>
          <w:tcPr>
            <w:tcW w:w="7650" w:type="dxa"/>
            <w:shd w:val="clear" w:color="auto" w:fill="auto"/>
          </w:tcPr>
          <w:p w14:paraId="4FB73D6F" w14:textId="77777777" w:rsidR="00452F24" w:rsidRDefault="00452F24">
            <w:pPr>
              <w:pStyle w:val="Figuretitle"/>
            </w:pPr>
            <w:bookmarkStart w:id="724" w:name="_Toc46839521"/>
            <w:r>
              <w:t>Performance for “</w:t>
            </w:r>
            <w:r w:rsidRPr="0096255D">
              <w:t>grouping by 2</w:t>
            </w:r>
            <w:r>
              <w:t>”, D_F=2.5, SH_P=0, SS_L=0</w:t>
            </w:r>
            <w:bookmarkEnd w:id="724"/>
          </w:p>
        </w:tc>
      </w:tr>
    </w:tbl>
    <w:p w14:paraId="35EB3B83" w14:textId="77777777" w:rsidR="00452F24" w:rsidRDefault="00452F24">
      <w:pPr>
        <w:pStyle w:val="Body"/>
      </w:pPr>
    </w:p>
    <w:p w14:paraId="1C56CE55" w14:textId="77777777" w:rsidR="00452F24" w:rsidRDefault="00452F24" w:rsidP="00452F24">
      <w:r>
        <w:br w:type="page"/>
      </w:r>
    </w:p>
    <w:p w14:paraId="49366021" w14:textId="77777777" w:rsidR="00452F24" w:rsidRPr="0096255D" w:rsidRDefault="00452F24">
      <w:pPr>
        <w:pStyle w:val="Body"/>
      </w:pPr>
      <w:r>
        <w:t>With Derivative Control DF=1</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56E643B6" w14:textId="77777777" w:rsidTr="00452F24">
        <w:tc>
          <w:tcPr>
            <w:tcW w:w="7650" w:type="dxa"/>
            <w:shd w:val="clear" w:color="auto" w:fill="auto"/>
            <w:vAlign w:val="center"/>
          </w:tcPr>
          <w:p w14:paraId="4612B63E" w14:textId="77777777" w:rsidR="00452F24" w:rsidRDefault="00452F24">
            <w:pPr>
              <w:pStyle w:val="Graphicanchor"/>
            </w:pPr>
            <w:r>
              <w:rPr>
                <w:noProof/>
              </w:rPr>
              <w:drawing>
                <wp:inline distT="0" distB="0" distL="0" distR="0" wp14:anchorId="77A37061" wp14:editId="1ED24B37">
                  <wp:extent cx="4705350" cy="24244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05350" cy="2424430"/>
                          </a:xfrm>
                          <a:prstGeom prst="rect">
                            <a:avLst/>
                          </a:prstGeom>
                        </pic:spPr>
                      </pic:pic>
                    </a:graphicData>
                  </a:graphic>
                </wp:inline>
              </w:drawing>
            </w:r>
          </w:p>
        </w:tc>
      </w:tr>
      <w:tr w:rsidR="00452F24" w14:paraId="24F3C2ED" w14:textId="77777777" w:rsidTr="00452F24">
        <w:tc>
          <w:tcPr>
            <w:tcW w:w="7650" w:type="dxa"/>
            <w:shd w:val="clear" w:color="auto" w:fill="auto"/>
          </w:tcPr>
          <w:p w14:paraId="5AC07921" w14:textId="77777777" w:rsidR="00452F24" w:rsidRDefault="00452F24">
            <w:pPr>
              <w:pStyle w:val="Figuretitle"/>
            </w:pPr>
            <w:bookmarkStart w:id="725" w:name="_Toc46839522"/>
            <w:r>
              <w:t>Performance for “</w:t>
            </w:r>
            <w:r w:rsidRPr="0096255D">
              <w:t>grouping by 2</w:t>
            </w:r>
            <w:r>
              <w:t>”, D_F=1.0, SH_P=0, SS_L=0</w:t>
            </w:r>
            <w:bookmarkEnd w:id="725"/>
          </w:p>
        </w:tc>
      </w:tr>
    </w:tbl>
    <w:p w14:paraId="3689D311" w14:textId="77777777" w:rsidR="00452F24" w:rsidRDefault="00452F24">
      <w:pPr>
        <w:pStyle w:val="Body"/>
      </w:pPr>
    </w:p>
    <w:p w14:paraId="60730C44" w14:textId="77777777" w:rsidR="00452F24" w:rsidRPr="0096255D" w:rsidRDefault="00452F24">
      <w:pPr>
        <w:pStyle w:val="Body"/>
      </w:pPr>
      <w:r>
        <w:t>With Shuffle Control</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7C01961B" w14:textId="77777777" w:rsidTr="00452F24">
        <w:tc>
          <w:tcPr>
            <w:tcW w:w="7650" w:type="dxa"/>
            <w:shd w:val="clear" w:color="auto" w:fill="auto"/>
            <w:vAlign w:val="center"/>
          </w:tcPr>
          <w:p w14:paraId="38AA656B" w14:textId="77777777" w:rsidR="00452F24" w:rsidRDefault="00452F24">
            <w:pPr>
              <w:pStyle w:val="Graphicanchor"/>
            </w:pPr>
            <w:r>
              <w:rPr>
                <w:noProof/>
              </w:rPr>
              <w:drawing>
                <wp:inline distT="0" distB="0" distL="0" distR="0" wp14:anchorId="350CC37D" wp14:editId="049C4152">
                  <wp:extent cx="4705350" cy="24542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05350" cy="2454275"/>
                          </a:xfrm>
                          <a:prstGeom prst="rect">
                            <a:avLst/>
                          </a:prstGeom>
                        </pic:spPr>
                      </pic:pic>
                    </a:graphicData>
                  </a:graphic>
                </wp:inline>
              </w:drawing>
            </w:r>
          </w:p>
        </w:tc>
      </w:tr>
      <w:tr w:rsidR="00452F24" w14:paraId="68B6216C" w14:textId="77777777" w:rsidTr="00452F24">
        <w:tc>
          <w:tcPr>
            <w:tcW w:w="7650" w:type="dxa"/>
            <w:shd w:val="clear" w:color="auto" w:fill="auto"/>
          </w:tcPr>
          <w:p w14:paraId="63E87AA6" w14:textId="77777777" w:rsidR="00452F24" w:rsidRDefault="00452F24">
            <w:pPr>
              <w:pStyle w:val="Figuretitle"/>
            </w:pPr>
            <w:bookmarkStart w:id="726" w:name="_Toc46839523"/>
            <w:r>
              <w:t>Performance for “</w:t>
            </w:r>
            <w:r w:rsidRPr="0096255D">
              <w:t>grouping by 2</w:t>
            </w:r>
            <w:r>
              <w:t>”, D_F=0, SH_P=0.35, SS_L=0</w:t>
            </w:r>
            <w:bookmarkEnd w:id="726"/>
          </w:p>
        </w:tc>
      </w:tr>
    </w:tbl>
    <w:p w14:paraId="2E2D1463" w14:textId="77777777" w:rsidR="00452F24" w:rsidRDefault="00452F24">
      <w:pPr>
        <w:pStyle w:val="Body"/>
      </w:pPr>
    </w:p>
    <w:p w14:paraId="1273DFE0" w14:textId="77777777" w:rsidR="00452F24" w:rsidRDefault="00452F24" w:rsidP="00452F24">
      <w:r>
        <w:br w:type="page"/>
      </w:r>
    </w:p>
    <w:p w14:paraId="026059EA" w14:textId="77777777" w:rsidR="00452F24" w:rsidRDefault="00452F24">
      <w:pPr>
        <w:pStyle w:val="Body"/>
      </w:pPr>
      <w:r>
        <w:t>With Spread-Spectrum Control</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766898B0" w14:textId="77777777" w:rsidTr="00452F24">
        <w:tc>
          <w:tcPr>
            <w:tcW w:w="7650" w:type="dxa"/>
            <w:shd w:val="clear" w:color="auto" w:fill="auto"/>
            <w:vAlign w:val="center"/>
          </w:tcPr>
          <w:p w14:paraId="456608B3" w14:textId="77777777" w:rsidR="00452F24" w:rsidRDefault="00452F24">
            <w:pPr>
              <w:pStyle w:val="Graphicanchor"/>
            </w:pPr>
            <w:r>
              <w:rPr>
                <w:noProof/>
              </w:rPr>
              <w:drawing>
                <wp:inline distT="0" distB="0" distL="0" distR="0" wp14:anchorId="34C0CF66" wp14:editId="79828D13">
                  <wp:extent cx="4705350" cy="24174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05350" cy="2417445"/>
                          </a:xfrm>
                          <a:prstGeom prst="rect">
                            <a:avLst/>
                          </a:prstGeom>
                        </pic:spPr>
                      </pic:pic>
                    </a:graphicData>
                  </a:graphic>
                </wp:inline>
              </w:drawing>
            </w:r>
          </w:p>
        </w:tc>
      </w:tr>
      <w:tr w:rsidR="00452F24" w14:paraId="66F4E5E6" w14:textId="77777777" w:rsidTr="00452F24">
        <w:tc>
          <w:tcPr>
            <w:tcW w:w="7650" w:type="dxa"/>
            <w:shd w:val="clear" w:color="auto" w:fill="auto"/>
          </w:tcPr>
          <w:p w14:paraId="25B68ABB" w14:textId="77777777" w:rsidR="00452F24" w:rsidRDefault="00452F24">
            <w:pPr>
              <w:pStyle w:val="Figuretitle"/>
            </w:pPr>
            <w:bookmarkStart w:id="727" w:name="_Toc46839524"/>
            <w:r>
              <w:t>Performance for “</w:t>
            </w:r>
            <w:r w:rsidRPr="0096255D">
              <w:t>grouping by 2</w:t>
            </w:r>
            <w:r>
              <w:t>”, D_F=0, SH_P=0, SS_L=5.0</w:t>
            </w:r>
            <w:bookmarkEnd w:id="727"/>
          </w:p>
        </w:tc>
      </w:tr>
    </w:tbl>
    <w:p w14:paraId="5C248AB6" w14:textId="77777777" w:rsidR="00452F24" w:rsidRDefault="00452F24">
      <w:pPr>
        <w:pStyle w:val="Body"/>
      </w:pPr>
    </w:p>
    <w:p w14:paraId="00EA4003" w14:textId="77777777" w:rsidR="00452F24" w:rsidRDefault="00452F24">
      <w:pPr>
        <w:pStyle w:val="Body"/>
      </w:pPr>
      <w:r>
        <w:t>With Derivative, Shuffle and Spread-Spectrum Control</w:t>
      </w:r>
    </w:p>
    <w:tbl>
      <w:tblPr>
        <w:tblW w:w="7650" w:type="dxa"/>
        <w:tblInd w:w="120" w:type="dxa"/>
        <w:tblBorders>
          <w:top w:val="single" w:sz="2" w:space="0" w:color="50227B"/>
          <w:left w:val="single" w:sz="2" w:space="0" w:color="50227B"/>
          <w:bottom w:val="single" w:sz="2" w:space="0" w:color="50227B"/>
          <w:right w:val="single" w:sz="2" w:space="0" w:color="50227B"/>
        </w:tblBorders>
        <w:tblLayout w:type="fixed"/>
        <w:tblCellMar>
          <w:top w:w="80" w:type="dxa"/>
          <w:left w:w="120" w:type="dxa"/>
          <w:bottom w:w="60" w:type="dxa"/>
          <w:right w:w="120" w:type="dxa"/>
        </w:tblCellMar>
        <w:tblLook w:val="04A0" w:firstRow="1" w:lastRow="0" w:firstColumn="1" w:lastColumn="0" w:noHBand="0" w:noVBand="1"/>
      </w:tblPr>
      <w:tblGrid>
        <w:gridCol w:w="7650"/>
      </w:tblGrid>
      <w:tr w:rsidR="00452F24" w14:paraId="4C187615" w14:textId="77777777" w:rsidTr="00452F24">
        <w:tc>
          <w:tcPr>
            <w:tcW w:w="7650" w:type="dxa"/>
            <w:shd w:val="clear" w:color="auto" w:fill="auto"/>
            <w:vAlign w:val="center"/>
          </w:tcPr>
          <w:p w14:paraId="35A6690A" w14:textId="77777777" w:rsidR="00452F24" w:rsidRDefault="00452F24">
            <w:pPr>
              <w:pStyle w:val="Graphicanchor"/>
            </w:pPr>
            <w:r>
              <w:rPr>
                <w:noProof/>
              </w:rPr>
              <w:drawing>
                <wp:inline distT="0" distB="0" distL="0" distR="0" wp14:anchorId="54DFF86D" wp14:editId="206B0B23">
                  <wp:extent cx="4705350" cy="24314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05350" cy="2431415"/>
                          </a:xfrm>
                          <a:prstGeom prst="rect">
                            <a:avLst/>
                          </a:prstGeom>
                        </pic:spPr>
                      </pic:pic>
                    </a:graphicData>
                  </a:graphic>
                </wp:inline>
              </w:drawing>
            </w:r>
          </w:p>
        </w:tc>
      </w:tr>
      <w:tr w:rsidR="00452F24" w14:paraId="269FA757" w14:textId="77777777" w:rsidTr="00452F24">
        <w:tc>
          <w:tcPr>
            <w:tcW w:w="7650" w:type="dxa"/>
            <w:shd w:val="clear" w:color="auto" w:fill="auto"/>
          </w:tcPr>
          <w:p w14:paraId="6176D393" w14:textId="77777777" w:rsidR="00452F24" w:rsidRDefault="00452F24">
            <w:pPr>
              <w:pStyle w:val="Figuretitle"/>
            </w:pPr>
            <w:bookmarkStart w:id="728" w:name="_Toc46839525"/>
            <w:r>
              <w:t>Performance for “</w:t>
            </w:r>
            <w:r w:rsidRPr="0096255D">
              <w:t>grouping by 2</w:t>
            </w:r>
            <w:r>
              <w:t>”, D_F=2.5, SH_P=0.35, SS_L=5.0</w:t>
            </w:r>
            <w:bookmarkEnd w:id="728"/>
          </w:p>
        </w:tc>
      </w:tr>
    </w:tbl>
    <w:p w14:paraId="55E36E86" w14:textId="77777777" w:rsidR="00452F24" w:rsidRDefault="00452F24">
      <w:pPr>
        <w:pStyle w:val="Body"/>
      </w:pPr>
    </w:p>
    <w:p w14:paraId="1113F42F" w14:textId="77777777" w:rsidR="00452F24" w:rsidRDefault="00452F24">
      <w:pPr>
        <w:pStyle w:val="Body"/>
      </w:pPr>
    </w:p>
    <w:p w14:paraId="458B58F6" w14:textId="77777777" w:rsidR="00452F24" w:rsidRDefault="00452F24">
      <w:pPr>
        <w:pStyle w:val="Body"/>
      </w:pPr>
    </w:p>
    <w:p w14:paraId="0DE09D74" w14:textId="77777777" w:rsidR="00452F24" w:rsidRDefault="00452F24">
      <w:pPr>
        <w:pStyle w:val="Body"/>
      </w:pPr>
    </w:p>
    <w:p w14:paraId="516AE510" w14:textId="77777777" w:rsidR="001753B3" w:rsidRDefault="001753B3" w:rsidP="001753B3"/>
    <w:p w14:paraId="6863900D" w14:textId="335668A0" w:rsidR="00E43F98" w:rsidRDefault="001753B3">
      <w:pPr>
        <w:pStyle w:val="Heading2"/>
      </w:pPr>
      <w:bookmarkStart w:id="729" w:name="_Toc49245200"/>
      <w:r>
        <w:t>Interface</w:t>
      </w:r>
      <w:bookmarkEnd w:id="729"/>
      <w:r>
        <w:t xml:space="preserve"> </w:t>
      </w:r>
    </w:p>
    <w:p w14:paraId="7EA69542" w14:textId="77777777" w:rsidR="00B75F5C" w:rsidRDefault="00E43F98" w:rsidP="00696671">
      <w:pPr>
        <w:pStyle w:val="Caption"/>
        <w:jc w:val="center"/>
      </w:pPr>
      <w:r w:rsidRPr="00E43F98">
        <w:rPr>
          <w:b w:val="0"/>
          <w:bCs w:val="0"/>
          <w:noProof/>
          <w:color w:val="auto"/>
        </w:rPr>
        <w:drawing>
          <wp:inline distT="0" distB="0" distL="0" distR="0" wp14:anchorId="3B8D700A" wp14:editId="459713A8">
            <wp:extent cx="5016500" cy="1769110"/>
            <wp:effectExtent l="19050" t="19050" r="1270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t="10957" b="29954"/>
                    <a:stretch/>
                  </pic:blipFill>
                  <pic:spPr bwMode="auto">
                    <a:xfrm>
                      <a:off x="0" y="0"/>
                      <a:ext cx="5016500" cy="176911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1F3048" w14:textId="664CE844" w:rsidR="001753B3" w:rsidRDefault="00E43F98" w:rsidP="00696671">
      <w:pPr>
        <w:pStyle w:val="Caption"/>
        <w:jc w:val="center"/>
      </w:pPr>
      <w:bookmarkStart w:id="730" w:name="_Toc42511840"/>
      <w:r>
        <w:t xml:space="preserve">Figure </w:t>
      </w:r>
      <w:r w:rsidR="00AA6F07">
        <w:t>33:</w:t>
      </w:r>
      <w:r>
        <w:t xml:space="preserve"> RXBIST digital</w:t>
      </w:r>
      <w:bookmarkEnd w:id="730"/>
    </w:p>
    <w:p w14:paraId="7261B70B" w14:textId="29B8209A" w:rsidR="00F51660" w:rsidRDefault="00F51660" w:rsidP="00F51660"/>
    <w:tbl>
      <w:tblPr>
        <w:tblStyle w:val="TableGrid"/>
        <w:tblW w:w="0" w:type="auto"/>
        <w:tblInd w:w="-1296" w:type="dxa"/>
        <w:tblLook w:val="04A0" w:firstRow="1" w:lastRow="0" w:firstColumn="1" w:lastColumn="0" w:noHBand="0" w:noVBand="1"/>
      </w:tblPr>
      <w:tblGrid>
        <w:gridCol w:w="2307"/>
        <w:gridCol w:w="2228"/>
        <w:gridCol w:w="2290"/>
        <w:gridCol w:w="2361"/>
      </w:tblGrid>
      <w:tr w:rsidR="00C95C10" w14:paraId="5F8A64B0" w14:textId="77777777" w:rsidTr="00B34958">
        <w:tc>
          <w:tcPr>
            <w:tcW w:w="2307" w:type="dxa"/>
          </w:tcPr>
          <w:p w14:paraId="79DB11F4" w14:textId="5D06397D" w:rsidR="00C95C10" w:rsidRDefault="00C95C10" w:rsidP="00C614D7">
            <w:pPr>
              <w:ind w:left="0"/>
            </w:pPr>
            <w:r>
              <w:t>I/O</w:t>
            </w:r>
          </w:p>
        </w:tc>
        <w:tc>
          <w:tcPr>
            <w:tcW w:w="2228" w:type="dxa"/>
          </w:tcPr>
          <w:p w14:paraId="6B847209" w14:textId="67CC3AB7" w:rsidR="00C95C10" w:rsidRDefault="00C95C10" w:rsidP="00C614D7">
            <w:pPr>
              <w:ind w:left="0"/>
            </w:pPr>
            <w:r>
              <w:t>interface</w:t>
            </w:r>
          </w:p>
        </w:tc>
        <w:tc>
          <w:tcPr>
            <w:tcW w:w="2290" w:type="dxa"/>
          </w:tcPr>
          <w:p w14:paraId="644CB5F9" w14:textId="0FEF545F" w:rsidR="00C95C10" w:rsidRDefault="00C95C10" w:rsidP="00C614D7">
            <w:pPr>
              <w:ind w:left="0"/>
            </w:pPr>
            <w:r>
              <w:t>type</w:t>
            </w:r>
          </w:p>
        </w:tc>
        <w:tc>
          <w:tcPr>
            <w:tcW w:w="2361" w:type="dxa"/>
          </w:tcPr>
          <w:p w14:paraId="6DEE06DE" w14:textId="2A7BE5D9" w:rsidR="00C95C10" w:rsidRDefault="00C95C10" w:rsidP="00C614D7">
            <w:pPr>
              <w:ind w:left="0"/>
            </w:pPr>
            <w:r>
              <w:t>definition</w:t>
            </w:r>
          </w:p>
        </w:tc>
      </w:tr>
      <w:tr w:rsidR="00C95C10" w14:paraId="2EAB6857" w14:textId="77777777" w:rsidTr="00B34958">
        <w:tc>
          <w:tcPr>
            <w:tcW w:w="2307" w:type="dxa"/>
          </w:tcPr>
          <w:p w14:paraId="5B459F75" w14:textId="5CBD5ACC" w:rsidR="00C95C10" w:rsidRDefault="00C95C10" w:rsidP="00C95C10">
            <w:pPr>
              <w:ind w:left="0"/>
            </w:pPr>
            <w:r w:rsidRPr="00C95C10">
              <w:t>sclk,</w:t>
            </w:r>
            <w:r w:rsidRPr="00C95C10">
              <w:tab/>
            </w:r>
          </w:p>
        </w:tc>
        <w:tc>
          <w:tcPr>
            <w:tcW w:w="2228" w:type="dxa"/>
          </w:tcPr>
          <w:p w14:paraId="5211A65C" w14:textId="1344FF5F" w:rsidR="00C95C10" w:rsidRDefault="00C95C10" w:rsidP="00C614D7">
            <w:pPr>
              <w:ind w:left="0"/>
            </w:pPr>
            <w:r>
              <w:t>dig/dig</w:t>
            </w:r>
          </w:p>
        </w:tc>
        <w:tc>
          <w:tcPr>
            <w:tcW w:w="2290" w:type="dxa"/>
          </w:tcPr>
          <w:p w14:paraId="19033E72" w14:textId="12322999" w:rsidR="00C95C10" w:rsidRDefault="00C95C10" w:rsidP="00C614D7">
            <w:pPr>
              <w:ind w:left="0"/>
            </w:pPr>
            <w:r>
              <w:t>in</w:t>
            </w:r>
          </w:p>
        </w:tc>
        <w:tc>
          <w:tcPr>
            <w:tcW w:w="2361" w:type="dxa"/>
          </w:tcPr>
          <w:p w14:paraId="2C7F6751" w14:textId="4756FF88" w:rsidR="00C95C10" w:rsidRDefault="00C95C10" w:rsidP="00C614D7">
            <w:pPr>
              <w:ind w:left="0"/>
            </w:pPr>
            <w:r>
              <w:t>spi</w:t>
            </w:r>
          </w:p>
        </w:tc>
      </w:tr>
      <w:tr w:rsidR="00C95C10" w14:paraId="4258AD16" w14:textId="77777777" w:rsidTr="00B34958">
        <w:tc>
          <w:tcPr>
            <w:tcW w:w="2307" w:type="dxa"/>
          </w:tcPr>
          <w:p w14:paraId="00CEAA40" w14:textId="0424CD81" w:rsidR="00C95C10" w:rsidRDefault="00C95C10" w:rsidP="00C95C10">
            <w:pPr>
              <w:ind w:left="0"/>
            </w:pPr>
            <w:r>
              <w:t>Ss_n</w:t>
            </w:r>
          </w:p>
        </w:tc>
        <w:tc>
          <w:tcPr>
            <w:tcW w:w="2228" w:type="dxa"/>
          </w:tcPr>
          <w:p w14:paraId="3BEBEBA8" w14:textId="6DD12F67" w:rsidR="00C95C10" w:rsidRDefault="00C95C10" w:rsidP="00C95C10">
            <w:pPr>
              <w:ind w:left="0"/>
            </w:pPr>
            <w:r>
              <w:t>dig/dig</w:t>
            </w:r>
          </w:p>
        </w:tc>
        <w:tc>
          <w:tcPr>
            <w:tcW w:w="2290" w:type="dxa"/>
          </w:tcPr>
          <w:p w14:paraId="13660828" w14:textId="2C2B80FD" w:rsidR="00C95C10" w:rsidRDefault="00C95C10" w:rsidP="00C95C10">
            <w:pPr>
              <w:ind w:left="0"/>
            </w:pPr>
            <w:r>
              <w:t>in</w:t>
            </w:r>
          </w:p>
        </w:tc>
        <w:tc>
          <w:tcPr>
            <w:tcW w:w="2361" w:type="dxa"/>
          </w:tcPr>
          <w:p w14:paraId="4C53B522" w14:textId="5478152F" w:rsidR="00C95C10" w:rsidRDefault="00C95C10" w:rsidP="00C95C10">
            <w:pPr>
              <w:ind w:left="0"/>
            </w:pPr>
            <w:r>
              <w:t>spi</w:t>
            </w:r>
          </w:p>
        </w:tc>
      </w:tr>
      <w:tr w:rsidR="00C95C10" w14:paraId="339C9807" w14:textId="77777777" w:rsidTr="00B34958">
        <w:tc>
          <w:tcPr>
            <w:tcW w:w="2307" w:type="dxa"/>
          </w:tcPr>
          <w:p w14:paraId="5EF4EAF9" w14:textId="2F7576A9" w:rsidR="00C95C10" w:rsidRDefault="00C95C10" w:rsidP="00C95C10">
            <w:pPr>
              <w:ind w:left="0"/>
            </w:pPr>
            <w:r>
              <w:t>mosi</w:t>
            </w:r>
          </w:p>
        </w:tc>
        <w:tc>
          <w:tcPr>
            <w:tcW w:w="2228" w:type="dxa"/>
          </w:tcPr>
          <w:p w14:paraId="285567F0" w14:textId="38F1E2C1" w:rsidR="00C95C10" w:rsidRDefault="00C95C10" w:rsidP="00C95C10">
            <w:pPr>
              <w:ind w:left="0"/>
            </w:pPr>
            <w:r>
              <w:t>dig/dig</w:t>
            </w:r>
          </w:p>
        </w:tc>
        <w:tc>
          <w:tcPr>
            <w:tcW w:w="2290" w:type="dxa"/>
          </w:tcPr>
          <w:p w14:paraId="74E74552" w14:textId="1C00422E" w:rsidR="00C95C10" w:rsidRDefault="00C95C10" w:rsidP="00C95C10">
            <w:pPr>
              <w:ind w:left="0"/>
            </w:pPr>
            <w:r>
              <w:t>in</w:t>
            </w:r>
          </w:p>
        </w:tc>
        <w:tc>
          <w:tcPr>
            <w:tcW w:w="2361" w:type="dxa"/>
          </w:tcPr>
          <w:p w14:paraId="675B4616" w14:textId="1DD1A037" w:rsidR="00C95C10" w:rsidRDefault="00C95C10" w:rsidP="00C95C10">
            <w:pPr>
              <w:ind w:left="0"/>
            </w:pPr>
            <w:r>
              <w:t>spi</w:t>
            </w:r>
          </w:p>
        </w:tc>
      </w:tr>
      <w:tr w:rsidR="00C95C10" w14:paraId="12F2CF42" w14:textId="77777777" w:rsidTr="00B34958">
        <w:tc>
          <w:tcPr>
            <w:tcW w:w="2307" w:type="dxa"/>
          </w:tcPr>
          <w:p w14:paraId="19811CD0" w14:textId="49EB804A" w:rsidR="00C95C10" w:rsidRDefault="00C95C10" w:rsidP="00C95C10">
            <w:pPr>
              <w:ind w:left="0"/>
            </w:pPr>
            <w:r>
              <w:t>miso</w:t>
            </w:r>
          </w:p>
        </w:tc>
        <w:tc>
          <w:tcPr>
            <w:tcW w:w="2228" w:type="dxa"/>
          </w:tcPr>
          <w:p w14:paraId="4ABAD7CB" w14:textId="3294CCC6" w:rsidR="00C95C10" w:rsidRDefault="00C95C10" w:rsidP="00C95C10">
            <w:pPr>
              <w:ind w:left="0"/>
            </w:pPr>
            <w:r>
              <w:t>dig/dig</w:t>
            </w:r>
          </w:p>
        </w:tc>
        <w:tc>
          <w:tcPr>
            <w:tcW w:w="2290" w:type="dxa"/>
          </w:tcPr>
          <w:p w14:paraId="093B09FE" w14:textId="5BD80775" w:rsidR="00C95C10" w:rsidRDefault="00C95C10" w:rsidP="00C95C10">
            <w:pPr>
              <w:ind w:left="0"/>
            </w:pPr>
            <w:r>
              <w:t>out</w:t>
            </w:r>
          </w:p>
        </w:tc>
        <w:tc>
          <w:tcPr>
            <w:tcW w:w="2361" w:type="dxa"/>
          </w:tcPr>
          <w:p w14:paraId="38FB121E" w14:textId="0DFC264A" w:rsidR="00C95C10" w:rsidRDefault="00C95C10" w:rsidP="00C95C10">
            <w:pPr>
              <w:ind w:left="0"/>
            </w:pPr>
            <w:r>
              <w:t>spi</w:t>
            </w:r>
          </w:p>
        </w:tc>
      </w:tr>
      <w:tr w:rsidR="00C95C10" w14:paraId="049EBA10" w14:textId="77777777" w:rsidTr="00B34958">
        <w:tc>
          <w:tcPr>
            <w:tcW w:w="2307" w:type="dxa"/>
          </w:tcPr>
          <w:p w14:paraId="0805DFF6" w14:textId="2A6901BF" w:rsidR="00C95C10" w:rsidRDefault="00C95C10" w:rsidP="00C95C10">
            <w:pPr>
              <w:ind w:left="0"/>
            </w:pPr>
            <w:r>
              <w:t>Rst_an</w:t>
            </w:r>
          </w:p>
        </w:tc>
        <w:tc>
          <w:tcPr>
            <w:tcW w:w="2228" w:type="dxa"/>
          </w:tcPr>
          <w:p w14:paraId="6E13DA51" w14:textId="2447A077" w:rsidR="00C95C10" w:rsidRDefault="00C95C10" w:rsidP="00C95C10">
            <w:pPr>
              <w:ind w:left="0"/>
            </w:pPr>
            <w:r>
              <w:t>dig/dig</w:t>
            </w:r>
          </w:p>
        </w:tc>
        <w:tc>
          <w:tcPr>
            <w:tcW w:w="2290" w:type="dxa"/>
          </w:tcPr>
          <w:p w14:paraId="646D90B2" w14:textId="0E84C796" w:rsidR="00C95C10" w:rsidRDefault="00C95C10" w:rsidP="00C95C10">
            <w:pPr>
              <w:ind w:left="0"/>
            </w:pPr>
            <w:r>
              <w:t>in</w:t>
            </w:r>
          </w:p>
        </w:tc>
        <w:tc>
          <w:tcPr>
            <w:tcW w:w="2361" w:type="dxa"/>
          </w:tcPr>
          <w:p w14:paraId="5A54DC92" w14:textId="70C52A2E" w:rsidR="00C95C10" w:rsidRDefault="00C95C10" w:rsidP="00C95C10">
            <w:pPr>
              <w:ind w:left="0"/>
            </w:pPr>
            <w:r>
              <w:t>reset</w:t>
            </w:r>
          </w:p>
        </w:tc>
      </w:tr>
      <w:tr w:rsidR="00C95C10" w14:paraId="407671DA" w14:textId="77777777" w:rsidTr="00B34958">
        <w:tc>
          <w:tcPr>
            <w:tcW w:w="2307" w:type="dxa"/>
          </w:tcPr>
          <w:p w14:paraId="5854B64D" w14:textId="08B06BDE" w:rsidR="00C95C10" w:rsidRDefault="00C95C10" w:rsidP="00C95C10">
            <w:pPr>
              <w:ind w:left="0"/>
            </w:pPr>
            <w:r>
              <w:t>Clk_320m</w:t>
            </w:r>
          </w:p>
        </w:tc>
        <w:tc>
          <w:tcPr>
            <w:tcW w:w="2228" w:type="dxa"/>
          </w:tcPr>
          <w:p w14:paraId="65328A96" w14:textId="16696C4A" w:rsidR="00C95C10" w:rsidRDefault="00C95C10" w:rsidP="00C95C10">
            <w:pPr>
              <w:ind w:left="0"/>
            </w:pPr>
            <w:r>
              <w:t>dig/dig</w:t>
            </w:r>
          </w:p>
        </w:tc>
        <w:tc>
          <w:tcPr>
            <w:tcW w:w="2290" w:type="dxa"/>
          </w:tcPr>
          <w:p w14:paraId="44E2948B" w14:textId="14F148A6" w:rsidR="00C95C10" w:rsidRDefault="00C95C10" w:rsidP="00C95C10">
            <w:pPr>
              <w:ind w:left="0"/>
            </w:pPr>
            <w:r>
              <w:t>in</w:t>
            </w:r>
          </w:p>
        </w:tc>
        <w:tc>
          <w:tcPr>
            <w:tcW w:w="2361" w:type="dxa"/>
          </w:tcPr>
          <w:p w14:paraId="436979E7" w14:textId="0B170B26" w:rsidR="00C95C10" w:rsidRDefault="00C95C10" w:rsidP="00C95C10">
            <w:pPr>
              <w:ind w:left="0"/>
            </w:pPr>
            <w:r>
              <w:t>clock</w:t>
            </w:r>
          </w:p>
        </w:tc>
      </w:tr>
      <w:tr w:rsidR="00C95C10" w14:paraId="61AC63D0" w14:textId="77777777" w:rsidTr="00C95C10">
        <w:tc>
          <w:tcPr>
            <w:tcW w:w="2307" w:type="dxa"/>
          </w:tcPr>
          <w:p w14:paraId="0D3240ED" w14:textId="32B1D9DF" w:rsidR="00C95C10" w:rsidRDefault="00C95C10" w:rsidP="00C95C10">
            <w:pPr>
              <w:ind w:left="0"/>
            </w:pPr>
            <w:r>
              <w:t>Trig_start</w:t>
            </w:r>
          </w:p>
        </w:tc>
        <w:tc>
          <w:tcPr>
            <w:tcW w:w="2228" w:type="dxa"/>
          </w:tcPr>
          <w:p w14:paraId="5BF17B65" w14:textId="31E83976" w:rsidR="00C95C10" w:rsidRDefault="00C95C10" w:rsidP="00C95C10">
            <w:pPr>
              <w:ind w:left="0"/>
            </w:pPr>
            <w:r>
              <w:t>Dig/dig</w:t>
            </w:r>
          </w:p>
        </w:tc>
        <w:tc>
          <w:tcPr>
            <w:tcW w:w="2290" w:type="dxa"/>
          </w:tcPr>
          <w:p w14:paraId="5A17AD7A" w14:textId="08F5F4FB" w:rsidR="00C95C10" w:rsidRDefault="00D4701A" w:rsidP="00C95C10">
            <w:pPr>
              <w:ind w:left="0"/>
            </w:pPr>
            <w:r>
              <w:t>in</w:t>
            </w:r>
          </w:p>
        </w:tc>
        <w:tc>
          <w:tcPr>
            <w:tcW w:w="2361" w:type="dxa"/>
          </w:tcPr>
          <w:p w14:paraId="59670EB7" w14:textId="3ADCF2B3" w:rsidR="00C95C10" w:rsidRDefault="00D4701A" w:rsidP="00C95C10">
            <w:pPr>
              <w:ind w:left="0"/>
            </w:pPr>
            <w:r>
              <w:t>Start of trig (from TE)</w:t>
            </w:r>
          </w:p>
        </w:tc>
      </w:tr>
      <w:tr w:rsidR="00F56F38" w14:paraId="2BBC7FEF" w14:textId="77777777" w:rsidTr="00C95C10">
        <w:tc>
          <w:tcPr>
            <w:tcW w:w="2307" w:type="dxa"/>
          </w:tcPr>
          <w:p w14:paraId="0D46E28C" w14:textId="1079E666" w:rsidR="00F56F38" w:rsidRDefault="00F56F38" w:rsidP="00F56F38">
            <w:pPr>
              <w:ind w:left="0"/>
            </w:pPr>
            <w:r>
              <w:t>Enable_rxbist</w:t>
            </w:r>
          </w:p>
        </w:tc>
        <w:tc>
          <w:tcPr>
            <w:tcW w:w="2228" w:type="dxa"/>
          </w:tcPr>
          <w:p w14:paraId="736DC08A" w14:textId="058CB05E" w:rsidR="00F56F38" w:rsidRDefault="00F56F38" w:rsidP="00F56F38">
            <w:pPr>
              <w:ind w:left="0"/>
            </w:pPr>
            <w:r>
              <w:t>Dig/dig</w:t>
            </w:r>
          </w:p>
        </w:tc>
        <w:tc>
          <w:tcPr>
            <w:tcW w:w="2290" w:type="dxa"/>
          </w:tcPr>
          <w:p w14:paraId="54806A5D" w14:textId="3EB01F9A" w:rsidR="00F56F38" w:rsidRDefault="00F56F38" w:rsidP="00F56F38">
            <w:pPr>
              <w:ind w:left="0"/>
            </w:pPr>
            <w:r>
              <w:t>in</w:t>
            </w:r>
          </w:p>
        </w:tc>
        <w:tc>
          <w:tcPr>
            <w:tcW w:w="2361" w:type="dxa"/>
          </w:tcPr>
          <w:p w14:paraId="5D7D51EB" w14:textId="595AFA2A" w:rsidR="00F56F38" w:rsidRDefault="00F56F38" w:rsidP="00F56F38">
            <w:pPr>
              <w:ind w:left="0"/>
            </w:pPr>
            <w:r>
              <w:t>General enable of the bist from TE</w:t>
            </w:r>
          </w:p>
        </w:tc>
      </w:tr>
      <w:tr w:rsidR="00F56F38" w14:paraId="100FA6E3" w14:textId="77777777" w:rsidTr="00C95C10">
        <w:tc>
          <w:tcPr>
            <w:tcW w:w="2307" w:type="dxa"/>
          </w:tcPr>
          <w:p w14:paraId="477357B7" w14:textId="50E1E1D3" w:rsidR="00F56F38" w:rsidRDefault="00F56F38" w:rsidP="00F56F38">
            <w:pPr>
              <w:ind w:left="0"/>
            </w:pPr>
            <w:r>
              <w:t>Fast_en</w:t>
            </w:r>
          </w:p>
        </w:tc>
        <w:tc>
          <w:tcPr>
            <w:tcW w:w="2228" w:type="dxa"/>
          </w:tcPr>
          <w:p w14:paraId="2EF8E8F7" w14:textId="35FDA11D" w:rsidR="00F56F38" w:rsidRDefault="00F56F38" w:rsidP="00F56F38">
            <w:pPr>
              <w:ind w:left="0"/>
            </w:pPr>
            <w:r>
              <w:t>Dig/dig</w:t>
            </w:r>
          </w:p>
        </w:tc>
        <w:tc>
          <w:tcPr>
            <w:tcW w:w="2290" w:type="dxa"/>
          </w:tcPr>
          <w:p w14:paraId="1E0E0B46" w14:textId="05B92F97" w:rsidR="00F56F38" w:rsidRDefault="00F56F38" w:rsidP="00F56F38">
            <w:pPr>
              <w:ind w:left="0"/>
            </w:pPr>
            <w:r>
              <w:t>in</w:t>
            </w:r>
          </w:p>
        </w:tc>
        <w:tc>
          <w:tcPr>
            <w:tcW w:w="2361" w:type="dxa"/>
          </w:tcPr>
          <w:p w14:paraId="1BD3311B" w14:textId="54C26147" w:rsidR="00F56F38" w:rsidRDefault="00F56F38" w:rsidP="00F56F38">
            <w:pPr>
              <w:ind w:left="0"/>
            </w:pPr>
            <w:r>
              <w:t>General fast enable from TE</w:t>
            </w:r>
          </w:p>
        </w:tc>
      </w:tr>
      <w:tr w:rsidR="00F56F38" w14:paraId="3767C790" w14:textId="77777777" w:rsidTr="00C95C10">
        <w:tc>
          <w:tcPr>
            <w:tcW w:w="2307" w:type="dxa"/>
          </w:tcPr>
          <w:p w14:paraId="2D7DFA88" w14:textId="2281F18C" w:rsidR="00F56F38" w:rsidRDefault="00F56F38" w:rsidP="00F56F38">
            <w:pPr>
              <w:ind w:left="0"/>
            </w:pPr>
            <w:r>
              <w:t>Rx_daci</w:t>
            </w:r>
          </w:p>
        </w:tc>
        <w:tc>
          <w:tcPr>
            <w:tcW w:w="2228" w:type="dxa"/>
          </w:tcPr>
          <w:p w14:paraId="5500F052" w14:textId="5FD736D4" w:rsidR="00F56F38" w:rsidRDefault="00F56F38" w:rsidP="00F56F38">
            <w:pPr>
              <w:ind w:left="0"/>
            </w:pPr>
            <w:r>
              <w:t>Dig/ana</w:t>
            </w:r>
          </w:p>
        </w:tc>
        <w:tc>
          <w:tcPr>
            <w:tcW w:w="2290" w:type="dxa"/>
          </w:tcPr>
          <w:p w14:paraId="20106D7B" w14:textId="27457369" w:rsidR="00F56F38" w:rsidRDefault="00F56F38" w:rsidP="00F56F38">
            <w:pPr>
              <w:ind w:left="0"/>
            </w:pPr>
            <w:r>
              <w:t>Out&lt;251:0&gt;</w:t>
            </w:r>
          </w:p>
        </w:tc>
        <w:tc>
          <w:tcPr>
            <w:tcW w:w="2361" w:type="dxa"/>
          </w:tcPr>
          <w:p w14:paraId="3144CC8B" w14:textId="20D30D81" w:rsidR="00F56F38" w:rsidRDefault="00F56F38" w:rsidP="00F56F38">
            <w:pPr>
              <w:ind w:left="0"/>
            </w:pPr>
            <w:r>
              <w:t>Control of DAC</w:t>
            </w:r>
          </w:p>
        </w:tc>
      </w:tr>
      <w:tr w:rsidR="00F56F38" w14:paraId="46B5C315" w14:textId="77777777" w:rsidTr="00C95C10">
        <w:tc>
          <w:tcPr>
            <w:tcW w:w="2307" w:type="dxa"/>
          </w:tcPr>
          <w:p w14:paraId="235FBBB3" w14:textId="056404FB" w:rsidR="00F56F38" w:rsidRDefault="00F56F38" w:rsidP="00F56F38">
            <w:pPr>
              <w:ind w:left="0"/>
            </w:pPr>
            <w:r>
              <w:t>Rx_dacq</w:t>
            </w:r>
          </w:p>
        </w:tc>
        <w:tc>
          <w:tcPr>
            <w:tcW w:w="2228" w:type="dxa"/>
          </w:tcPr>
          <w:p w14:paraId="2AB09A72" w14:textId="681A3AB8" w:rsidR="00F56F38" w:rsidRDefault="00F56F38" w:rsidP="00F56F38">
            <w:pPr>
              <w:ind w:left="0"/>
            </w:pPr>
            <w:r>
              <w:t>Dig/ana</w:t>
            </w:r>
          </w:p>
        </w:tc>
        <w:tc>
          <w:tcPr>
            <w:tcW w:w="2290" w:type="dxa"/>
          </w:tcPr>
          <w:p w14:paraId="5421C7C7" w14:textId="1A97076E" w:rsidR="00F56F38" w:rsidRDefault="00F56F38" w:rsidP="00F56F38">
            <w:pPr>
              <w:ind w:left="0"/>
            </w:pPr>
            <w:r>
              <w:t>Out&lt;251:0&gt;</w:t>
            </w:r>
          </w:p>
        </w:tc>
        <w:tc>
          <w:tcPr>
            <w:tcW w:w="2361" w:type="dxa"/>
          </w:tcPr>
          <w:p w14:paraId="2EF9F842" w14:textId="5743C02D" w:rsidR="00F56F38" w:rsidRDefault="00F56F38" w:rsidP="00F56F38">
            <w:pPr>
              <w:ind w:left="0"/>
            </w:pPr>
            <w:r>
              <w:t>Control of DAC</w:t>
            </w:r>
          </w:p>
        </w:tc>
      </w:tr>
      <w:tr w:rsidR="00F56F38" w14:paraId="0DE90CE3" w14:textId="77777777" w:rsidTr="00C95C10">
        <w:tc>
          <w:tcPr>
            <w:tcW w:w="2307" w:type="dxa"/>
          </w:tcPr>
          <w:p w14:paraId="4609E4EE" w14:textId="61CD6E8E" w:rsidR="00F56F38" w:rsidRDefault="00F56F38" w:rsidP="00F56F38">
            <w:pPr>
              <w:ind w:left="0"/>
            </w:pPr>
            <w:r>
              <w:t>Pon_ls_rxbist</w:t>
            </w:r>
          </w:p>
        </w:tc>
        <w:tc>
          <w:tcPr>
            <w:tcW w:w="2228" w:type="dxa"/>
          </w:tcPr>
          <w:p w14:paraId="04A0524F" w14:textId="76516D41" w:rsidR="00F56F38" w:rsidRDefault="00F56F38" w:rsidP="00F56F38">
            <w:pPr>
              <w:ind w:left="0"/>
            </w:pPr>
            <w:r>
              <w:t>Dig/ana</w:t>
            </w:r>
          </w:p>
        </w:tc>
        <w:tc>
          <w:tcPr>
            <w:tcW w:w="2290" w:type="dxa"/>
          </w:tcPr>
          <w:p w14:paraId="15825DFE" w14:textId="2FAA808B" w:rsidR="00F56F38" w:rsidRDefault="00F56F38" w:rsidP="00F56F38">
            <w:pPr>
              <w:ind w:left="0"/>
            </w:pPr>
            <w:r>
              <w:t>out</w:t>
            </w:r>
          </w:p>
        </w:tc>
        <w:tc>
          <w:tcPr>
            <w:tcW w:w="2361" w:type="dxa"/>
          </w:tcPr>
          <w:p w14:paraId="455CA314" w14:textId="607F52E3" w:rsidR="00F56F38" w:rsidRDefault="00F56F38" w:rsidP="00F56F38">
            <w:pPr>
              <w:ind w:left="0"/>
            </w:pPr>
            <w:r>
              <w:t>Control LS analog</w:t>
            </w:r>
          </w:p>
        </w:tc>
      </w:tr>
      <w:tr w:rsidR="00F56F38" w14:paraId="0A207507" w14:textId="77777777" w:rsidTr="00C95C10">
        <w:tc>
          <w:tcPr>
            <w:tcW w:w="2307" w:type="dxa"/>
          </w:tcPr>
          <w:p w14:paraId="40A0130B" w14:textId="6D05CD20" w:rsidR="00F56F38" w:rsidRDefault="00F56F38" w:rsidP="00F56F38">
            <w:pPr>
              <w:ind w:left="0"/>
            </w:pPr>
            <w:r>
              <w:t>Pon_ldo_rxbist</w:t>
            </w:r>
          </w:p>
        </w:tc>
        <w:tc>
          <w:tcPr>
            <w:tcW w:w="2228" w:type="dxa"/>
          </w:tcPr>
          <w:p w14:paraId="580757C6" w14:textId="6162A030" w:rsidR="00F56F38" w:rsidRDefault="00F56F38" w:rsidP="00F56F38">
            <w:pPr>
              <w:ind w:left="0"/>
            </w:pPr>
            <w:r>
              <w:t>Dig/ana</w:t>
            </w:r>
          </w:p>
        </w:tc>
        <w:tc>
          <w:tcPr>
            <w:tcW w:w="2290" w:type="dxa"/>
          </w:tcPr>
          <w:p w14:paraId="2CBF2B69" w14:textId="4791A477" w:rsidR="00F56F38" w:rsidRDefault="00F56F38" w:rsidP="00F56F38">
            <w:pPr>
              <w:ind w:left="0"/>
            </w:pPr>
            <w:r>
              <w:t>Out&lt;3:0&gt;</w:t>
            </w:r>
          </w:p>
        </w:tc>
        <w:tc>
          <w:tcPr>
            <w:tcW w:w="2361" w:type="dxa"/>
          </w:tcPr>
          <w:p w14:paraId="3CF124E0" w14:textId="5A72F63D" w:rsidR="00F56F38" w:rsidRDefault="00F56F38" w:rsidP="00F56F38">
            <w:pPr>
              <w:ind w:left="0"/>
            </w:pPr>
            <w:r>
              <w:t>Control LDO</w:t>
            </w:r>
          </w:p>
        </w:tc>
      </w:tr>
      <w:tr w:rsidR="00F56F38" w14:paraId="12EC93A6" w14:textId="77777777" w:rsidTr="00C95C10">
        <w:tc>
          <w:tcPr>
            <w:tcW w:w="2307" w:type="dxa"/>
          </w:tcPr>
          <w:p w14:paraId="1A36443E" w14:textId="59FA0CFA" w:rsidR="00F56F38" w:rsidRDefault="00F56F38" w:rsidP="00F56F38">
            <w:pPr>
              <w:ind w:left="0"/>
            </w:pPr>
            <w:r>
              <w:t>Enable_rxbist</w:t>
            </w:r>
          </w:p>
        </w:tc>
        <w:tc>
          <w:tcPr>
            <w:tcW w:w="2228" w:type="dxa"/>
          </w:tcPr>
          <w:p w14:paraId="2EE4C8EE" w14:textId="1FA833D2" w:rsidR="00F56F38" w:rsidRDefault="00F56F38" w:rsidP="00F56F38">
            <w:pPr>
              <w:ind w:left="0"/>
            </w:pPr>
            <w:r>
              <w:t>Dig/ana</w:t>
            </w:r>
          </w:p>
        </w:tc>
        <w:tc>
          <w:tcPr>
            <w:tcW w:w="2290" w:type="dxa"/>
          </w:tcPr>
          <w:p w14:paraId="19FD141A" w14:textId="5C8AA86E" w:rsidR="00F56F38" w:rsidRDefault="00F56F38" w:rsidP="00F56F38">
            <w:pPr>
              <w:ind w:left="0"/>
            </w:pPr>
            <w:r>
              <w:t>Out&lt;7:0&gt;</w:t>
            </w:r>
          </w:p>
        </w:tc>
        <w:tc>
          <w:tcPr>
            <w:tcW w:w="2361" w:type="dxa"/>
          </w:tcPr>
          <w:p w14:paraId="1CF8E16B" w14:textId="31F3DC78" w:rsidR="00F56F38" w:rsidRDefault="00F56F38" w:rsidP="00F56F38">
            <w:pPr>
              <w:ind w:left="0"/>
            </w:pPr>
            <w:r>
              <w:t>Control enables</w:t>
            </w:r>
          </w:p>
        </w:tc>
      </w:tr>
      <w:tr w:rsidR="00F56F38" w14:paraId="222CD9FD" w14:textId="77777777" w:rsidTr="00C95C10">
        <w:tc>
          <w:tcPr>
            <w:tcW w:w="2307" w:type="dxa"/>
          </w:tcPr>
          <w:p w14:paraId="6E2592F2" w14:textId="4B24790E" w:rsidR="00F56F38" w:rsidRDefault="00F56F38" w:rsidP="00F56F38">
            <w:pPr>
              <w:ind w:left="0"/>
            </w:pPr>
            <w:r>
              <w:t>Fast_enable</w:t>
            </w:r>
          </w:p>
        </w:tc>
        <w:tc>
          <w:tcPr>
            <w:tcW w:w="2228" w:type="dxa"/>
          </w:tcPr>
          <w:p w14:paraId="32833F35" w14:textId="48EC56DB" w:rsidR="00F56F38" w:rsidRDefault="00F56F38" w:rsidP="00F56F38">
            <w:pPr>
              <w:ind w:left="0"/>
            </w:pPr>
            <w:r>
              <w:t>Dig/ana</w:t>
            </w:r>
          </w:p>
        </w:tc>
        <w:tc>
          <w:tcPr>
            <w:tcW w:w="2290" w:type="dxa"/>
          </w:tcPr>
          <w:p w14:paraId="701CA04E" w14:textId="0BDB2672" w:rsidR="00F56F38" w:rsidRDefault="00F56F38" w:rsidP="00F56F38">
            <w:pPr>
              <w:ind w:left="0"/>
            </w:pPr>
            <w:r>
              <w:t>out</w:t>
            </w:r>
          </w:p>
        </w:tc>
        <w:tc>
          <w:tcPr>
            <w:tcW w:w="2361" w:type="dxa"/>
          </w:tcPr>
          <w:p w14:paraId="153EB831" w14:textId="456EFE2E" w:rsidR="00F56F38" w:rsidRDefault="00F56F38" w:rsidP="00F56F38">
            <w:pPr>
              <w:ind w:left="0"/>
            </w:pPr>
            <w:r>
              <w:t>Fast enable</w:t>
            </w:r>
          </w:p>
        </w:tc>
      </w:tr>
      <w:tr w:rsidR="00F56F38" w14:paraId="4811A4C9" w14:textId="77777777" w:rsidTr="00C95C10">
        <w:tc>
          <w:tcPr>
            <w:tcW w:w="2307" w:type="dxa"/>
          </w:tcPr>
          <w:p w14:paraId="54EB2C6B" w14:textId="66BC43FC" w:rsidR="00F56F38" w:rsidRDefault="00F56F38" w:rsidP="00F56F38">
            <w:pPr>
              <w:ind w:left="0"/>
            </w:pPr>
          </w:p>
        </w:tc>
        <w:tc>
          <w:tcPr>
            <w:tcW w:w="2228" w:type="dxa"/>
          </w:tcPr>
          <w:p w14:paraId="5D13EA66" w14:textId="5F88FFC6" w:rsidR="00F56F38" w:rsidRDefault="00F56F38" w:rsidP="00F56F38">
            <w:pPr>
              <w:ind w:left="0"/>
            </w:pPr>
          </w:p>
        </w:tc>
        <w:tc>
          <w:tcPr>
            <w:tcW w:w="2290" w:type="dxa"/>
          </w:tcPr>
          <w:p w14:paraId="6014299D" w14:textId="25C94372" w:rsidR="00F56F38" w:rsidRDefault="00F56F38" w:rsidP="00F56F38">
            <w:pPr>
              <w:ind w:left="0"/>
            </w:pPr>
          </w:p>
        </w:tc>
        <w:tc>
          <w:tcPr>
            <w:tcW w:w="2361" w:type="dxa"/>
          </w:tcPr>
          <w:p w14:paraId="008D4EB8" w14:textId="352D3133" w:rsidR="00F56F38" w:rsidRDefault="00F56F38" w:rsidP="00F56F38">
            <w:pPr>
              <w:ind w:left="0"/>
            </w:pPr>
          </w:p>
        </w:tc>
      </w:tr>
      <w:tr w:rsidR="00F56F38" w14:paraId="03F15C60" w14:textId="77777777" w:rsidTr="00C95C10">
        <w:tc>
          <w:tcPr>
            <w:tcW w:w="2307" w:type="dxa"/>
          </w:tcPr>
          <w:p w14:paraId="67EB98D9" w14:textId="7B029664" w:rsidR="00F56F38" w:rsidRDefault="00F56F38" w:rsidP="00F56F38">
            <w:pPr>
              <w:ind w:left="0"/>
            </w:pPr>
            <w:r>
              <w:t>Gain_BB_buffer &lt;2:0..&gt;</w:t>
            </w:r>
          </w:p>
        </w:tc>
        <w:tc>
          <w:tcPr>
            <w:tcW w:w="2228" w:type="dxa"/>
          </w:tcPr>
          <w:p w14:paraId="54539C5D" w14:textId="723FE5B3" w:rsidR="00F56F38" w:rsidRDefault="00F56F38" w:rsidP="00F56F38">
            <w:pPr>
              <w:ind w:left="0"/>
            </w:pPr>
            <w:r>
              <w:t>Dig/ana</w:t>
            </w:r>
          </w:p>
        </w:tc>
        <w:tc>
          <w:tcPr>
            <w:tcW w:w="2290" w:type="dxa"/>
          </w:tcPr>
          <w:p w14:paraId="26A28C54" w14:textId="13D7AEB0" w:rsidR="00F56F38" w:rsidRDefault="00F56F38" w:rsidP="00F56F38">
            <w:pPr>
              <w:ind w:left="0"/>
            </w:pPr>
            <w:r>
              <w:t>out</w:t>
            </w:r>
          </w:p>
        </w:tc>
        <w:tc>
          <w:tcPr>
            <w:tcW w:w="2361" w:type="dxa"/>
          </w:tcPr>
          <w:p w14:paraId="44EE459C" w14:textId="77777777" w:rsidR="00F56F38" w:rsidRDefault="00F56F38" w:rsidP="00F56F38">
            <w:pPr>
              <w:ind w:left="0"/>
            </w:pPr>
          </w:p>
        </w:tc>
      </w:tr>
      <w:tr w:rsidR="00F56F38" w14:paraId="6F1DDF3B" w14:textId="77777777" w:rsidTr="00C95C10">
        <w:tc>
          <w:tcPr>
            <w:tcW w:w="2307" w:type="dxa"/>
          </w:tcPr>
          <w:p w14:paraId="5D717529" w14:textId="7C965329" w:rsidR="00F56F38" w:rsidRDefault="00F56F38" w:rsidP="00F56F38">
            <w:pPr>
              <w:ind w:left="0"/>
            </w:pPr>
            <w:r>
              <w:t>BB_atten &lt;..&gt;</w:t>
            </w:r>
          </w:p>
        </w:tc>
        <w:tc>
          <w:tcPr>
            <w:tcW w:w="2228" w:type="dxa"/>
          </w:tcPr>
          <w:p w14:paraId="64A89F20" w14:textId="7C8E3C50" w:rsidR="00F56F38" w:rsidRDefault="00F56F38" w:rsidP="00F56F38">
            <w:pPr>
              <w:ind w:left="0"/>
            </w:pPr>
            <w:r>
              <w:t>Dig/ana</w:t>
            </w:r>
          </w:p>
        </w:tc>
        <w:tc>
          <w:tcPr>
            <w:tcW w:w="2290" w:type="dxa"/>
          </w:tcPr>
          <w:p w14:paraId="33ED8AC8" w14:textId="54555A7F" w:rsidR="00F56F38" w:rsidRDefault="00F56F38" w:rsidP="00F56F38">
            <w:pPr>
              <w:ind w:left="0"/>
            </w:pPr>
            <w:r>
              <w:t>out</w:t>
            </w:r>
          </w:p>
        </w:tc>
        <w:tc>
          <w:tcPr>
            <w:tcW w:w="2361" w:type="dxa"/>
          </w:tcPr>
          <w:p w14:paraId="3AF1F3AC" w14:textId="77777777" w:rsidR="00F56F38" w:rsidRDefault="00F56F38" w:rsidP="00F56F38">
            <w:pPr>
              <w:ind w:left="0"/>
            </w:pPr>
          </w:p>
        </w:tc>
      </w:tr>
      <w:tr w:rsidR="00F56F38" w14:paraId="7ACA775A" w14:textId="77777777" w:rsidTr="00C95C10">
        <w:tc>
          <w:tcPr>
            <w:tcW w:w="2307" w:type="dxa"/>
          </w:tcPr>
          <w:p w14:paraId="6809BACA" w14:textId="2E0147C1" w:rsidR="00F56F38" w:rsidRDefault="00F56F38" w:rsidP="00F56F38">
            <w:pPr>
              <w:ind w:left="0"/>
            </w:pPr>
            <w:r>
              <w:t>DAC_current&lt;4:0&gt;</w:t>
            </w:r>
          </w:p>
        </w:tc>
        <w:tc>
          <w:tcPr>
            <w:tcW w:w="2228" w:type="dxa"/>
          </w:tcPr>
          <w:p w14:paraId="584FC800" w14:textId="50C19DBB" w:rsidR="00F56F38" w:rsidRDefault="00F56F38" w:rsidP="00F56F38">
            <w:pPr>
              <w:ind w:left="0"/>
            </w:pPr>
            <w:r>
              <w:t>Dig/ana</w:t>
            </w:r>
          </w:p>
        </w:tc>
        <w:tc>
          <w:tcPr>
            <w:tcW w:w="2290" w:type="dxa"/>
          </w:tcPr>
          <w:p w14:paraId="07B88211" w14:textId="697D9BB1" w:rsidR="00F56F38" w:rsidRDefault="00F56F38" w:rsidP="00F56F38">
            <w:pPr>
              <w:ind w:left="0"/>
            </w:pPr>
            <w:r>
              <w:t>out</w:t>
            </w:r>
          </w:p>
        </w:tc>
        <w:tc>
          <w:tcPr>
            <w:tcW w:w="2361" w:type="dxa"/>
          </w:tcPr>
          <w:p w14:paraId="4C628664" w14:textId="77777777" w:rsidR="00F56F38" w:rsidRDefault="00F56F38" w:rsidP="00F56F38">
            <w:pPr>
              <w:ind w:left="0"/>
            </w:pPr>
          </w:p>
        </w:tc>
      </w:tr>
      <w:tr w:rsidR="00F56F38" w14:paraId="2B1F8404" w14:textId="77777777" w:rsidTr="00C95C10">
        <w:tc>
          <w:tcPr>
            <w:tcW w:w="2307" w:type="dxa"/>
          </w:tcPr>
          <w:p w14:paraId="4451AD68" w14:textId="022A7455" w:rsidR="00F56F38" w:rsidRDefault="00F56F38" w:rsidP="00F56F38">
            <w:pPr>
              <w:ind w:left="0"/>
            </w:pPr>
            <w:r>
              <w:t>Gain_buffer1&lt;5:0&gt;</w:t>
            </w:r>
          </w:p>
        </w:tc>
        <w:tc>
          <w:tcPr>
            <w:tcW w:w="2228" w:type="dxa"/>
          </w:tcPr>
          <w:p w14:paraId="0C765669" w14:textId="3967369D" w:rsidR="00F56F38" w:rsidRDefault="00F56F38" w:rsidP="00F56F38">
            <w:pPr>
              <w:ind w:left="0"/>
            </w:pPr>
            <w:r>
              <w:t>Dig/ana</w:t>
            </w:r>
          </w:p>
        </w:tc>
        <w:tc>
          <w:tcPr>
            <w:tcW w:w="2290" w:type="dxa"/>
          </w:tcPr>
          <w:p w14:paraId="32DDB5A4" w14:textId="12CAC22D" w:rsidR="00F56F38" w:rsidRDefault="00F56F38" w:rsidP="00F56F38">
            <w:pPr>
              <w:ind w:left="0"/>
            </w:pPr>
            <w:r>
              <w:t>out</w:t>
            </w:r>
          </w:p>
        </w:tc>
        <w:tc>
          <w:tcPr>
            <w:tcW w:w="2361" w:type="dxa"/>
          </w:tcPr>
          <w:p w14:paraId="7E8E1098" w14:textId="77777777" w:rsidR="00F56F38" w:rsidRDefault="00F56F38" w:rsidP="00F56F38">
            <w:pPr>
              <w:ind w:left="0"/>
            </w:pPr>
          </w:p>
        </w:tc>
      </w:tr>
      <w:tr w:rsidR="00F56F38" w14:paraId="714D9700" w14:textId="77777777" w:rsidTr="00C95C10">
        <w:tc>
          <w:tcPr>
            <w:tcW w:w="2307" w:type="dxa"/>
          </w:tcPr>
          <w:p w14:paraId="73185D66" w14:textId="31BDA3B7" w:rsidR="00F56F38" w:rsidRDefault="00F56F38" w:rsidP="00F56F38">
            <w:pPr>
              <w:ind w:left="0"/>
            </w:pPr>
            <w:r>
              <w:t>Gain_buffer2&lt;5:0&gt;</w:t>
            </w:r>
          </w:p>
        </w:tc>
        <w:tc>
          <w:tcPr>
            <w:tcW w:w="2228" w:type="dxa"/>
          </w:tcPr>
          <w:p w14:paraId="08C40AFE" w14:textId="1D6AB081" w:rsidR="00F56F38" w:rsidRDefault="00F56F38" w:rsidP="00F56F38">
            <w:pPr>
              <w:ind w:left="0"/>
            </w:pPr>
            <w:r>
              <w:t>Dig/ana</w:t>
            </w:r>
          </w:p>
        </w:tc>
        <w:tc>
          <w:tcPr>
            <w:tcW w:w="2290" w:type="dxa"/>
          </w:tcPr>
          <w:p w14:paraId="63E66C57" w14:textId="0787E8E8" w:rsidR="00F56F38" w:rsidRDefault="00F56F38" w:rsidP="00F56F38">
            <w:pPr>
              <w:ind w:left="0"/>
            </w:pPr>
            <w:r>
              <w:t>out</w:t>
            </w:r>
          </w:p>
        </w:tc>
        <w:tc>
          <w:tcPr>
            <w:tcW w:w="2361" w:type="dxa"/>
          </w:tcPr>
          <w:p w14:paraId="19D73D0B" w14:textId="77777777" w:rsidR="00F56F38" w:rsidRDefault="00F56F38" w:rsidP="00F56F38">
            <w:pPr>
              <w:ind w:left="0"/>
            </w:pPr>
          </w:p>
        </w:tc>
      </w:tr>
      <w:tr w:rsidR="00F56F38" w14:paraId="12A03764" w14:textId="77777777" w:rsidTr="00C95C10">
        <w:tc>
          <w:tcPr>
            <w:tcW w:w="2307" w:type="dxa"/>
          </w:tcPr>
          <w:p w14:paraId="48A6CA32" w14:textId="533E7E38" w:rsidR="00F56F38" w:rsidRDefault="00F56F38" w:rsidP="00F56F38">
            <w:pPr>
              <w:ind w:left="0"/>
            </w:pPr>
            <w:r>
              <w:t>Gain_buffer3&lt;5:0&gt;</w:t>
            </w:r>
          </w:p>
        </w:tc>
        <w:tc>
          <w:tcPr>
            <w:tcW w:w="2228" w:type="dxa"/>
          </w:tcPr>
          <w:p w14:paraId="41A7A8EB" w14:textId="275263C8" w:rsidR="00F56F38" w:rsidRDefault="00F56F38" w:rsidP="00F56F38">
            <w:pPr>
              <w:ind w:left="0"/>
            </w:pPr>
            <w:r>
              <w:t>Dig/ana</w:t>
            </w:r>
          </w:p>
        </w:tc>
        <w:tc>
          <w:tcPr>
            <w:tcW w:w="2290" w:type="dxa"/>
          </w:tcPr>
          <w:p w14:paraId="58082785" w14:textId="03FEB45F" w:rsidR="00F56F38" w:rsidRDefault="00F56F38" w:rsidP="00F56F38">
            <w:pPr>
              <w:ind w:left="0"/>
            </w:pPr>
            <w:r>
              <w:t>out</w:t>
            </w:r>
          </w:p>
        </w:tc>
        <w:tc>
          <w:tcPr>
            <w:tcW w:w="2361" w:type="dxa"/>
          </w:tcPr>
          <w:p w14:paraId="4BE10596" w14:textId="77777777" w:rsidR="00F56F38" w:rsidRDefault="00F56F38" w:rsidP="00F56F38">
            <w:pPr>
              <w:ind w:left="0"/>
            </w:pPr>
          </w:p>
        </w:tc>
      </w:tr>
      <w:tr w:rsidR="00F56F38" w14:paraId="5413ED26" w14:textId="77777777" w:rsidTr="00C95C10">
        <w:tc>
          <w:tcPr>
            <w:tcW w:w="2307" w:type="dxa"/>
          </w:tcPr>
          <w:p w14:paraId="2779C063" w14:textId="78313116" w:rsidR="00F56F38" w:rsidRDefault="00F56F38" w:rsidP="00F56F38">
            <w:pPr>
              <w:ind w:left="0"/>
            </w:pPr>
            <w:r>
              <w:t>Atb_bus</w:t>
            </w:r>
            <w:r w:rsidR="008820A1">
              <w:t>1</w:t>
            </w:r>
            <w:r>
              <w:t>&lt;.&gt;</w:t>
            </w:r>
          </w:p>
        </w:tc>
        <w:tc>
          <w:tcPr>
            <w:tcW w:w="2228" w:type="dxa"/>
          </w:tcPr>
          <w:p w14:paraId="04D64D44" w14:textId="0EFE956E" w:rsidR="00F56F38" w:rsidRDefault="008820A1" w:rsidP="00F56F38">
            <w:pPr>
              <w:ind w:left="0"/>
            </w:pPr>
            <w:r>
              <w:t>Dig/ana</w:t>
            </w:r>
          </w:p>
        </w:tc>
        <w:tc>
          <w:tcPr>
            <w:tcW w:w="2290" w:type="dxa"/>
          </w:tcPr>
          <w:p w14:paraId="2C5EDF21" w14:textId="5D5A5ACE" w:rsidR="00F56F38" w:rsidRDefault="00F56F38" w:rsidP="00F56F38">
            <w:pPr>
              <w:ind w:left="0"/>
            </w:pPr>
            <w:r>
              <w:t>out</w:t>
            </w:r>
          </w:p>
        </w:tc>
        <w:tc>
          <w:tcPr>
            <w:tcW w:w="2361" w:type="dxa"/>
          </w:tcPr>
          <w:p w14:paraId="4EA2BC05" w14:textId="77777777" w:rsidR="00F56F38" w:rsidRDefault="00F56F38" w:rsidP="00F56F38">
            <w:pPr>
              <w:ind w:left="0"/>
            </w:pPr>
          </w:p>
        </w:tc>
      </w:tr>
      <w:tr w:rsidR="008820A1" w14:paraId="26FF6342" w14:textId="77777777" w:rsidTr="00C95C10">
        <w:tc>
          <w:tcPr>
            <w:tcW w:w="2307" w:type="dxa"/>
          </w:tcPr>
          <w:p w14:paraId="03A055E4" w14:textId="172D0E7E" w:rsidR="008820A1" w:rsidRDefault="008820A1" w:rsidP="00F56F38">
            <w:pPr>
              <w:ind w:left="0"/>
            </w:pPr>
            <w:r>
              <w:t>Atb_bus2</w:t>
            </w:r>
          </w:p>
        </w:tc>
        <w:tc>
          <w:tcPr>
            <w:tcW w:w="2228" w:type="dxa"/>
          </w:tcPr>
          <w:p w14:paraId="390BBD82" w14:textId="57B7687D" w:rsidR="008820A1" w:rsidRDefault="008820A1" w:rsidP="00F56F38">
            <w:pPr>
              <w:ind w:left="0"/>
            </w:pPr>
            <w:r>
              <w:t>Dig/ana</w:t>
            </w:r>
          </w:p>
        </w:tc>
        <w:tc>
          <w:tcPr>
            <w:tcW w:w="2290" w:type="dxa"/>
          </w:tcPr>
          <w:p w14:paraId="1271E81D" w14:textId="77777777" w:rsidR="008820A1" w:rsidRDefault="008820A1" w:rsidP="00F56F38">
            <w:pPr>
              <w:ind w:left="0"/>
            </w:pPr>
          </w:p>
        </w:tc>
        <w:tc>
          <w:tcPr>
            <w:tcW w:w="2361" w:type="dxa"/>
          </w:tcPr>
          <w:p w14:paraId="36E269BE" w14:textId="77777777" w:rsidR="008820A1" w:rsidRDefault="008820A1" w:rsidP="00F56F38">
            <w:pPr>
              <w:ind w:left="0"/>
            </w:pPr>
          </w:p>
        </w:tc>
      </w:tr>
      <w:tr w:rsidR="00F56F38" w14:paraId="58911441" w14:textId="77777777" w:rsidTr="00C95C10">
        <w:tc>
          <w:tcPr>
            <w:tcW w:w="2307" w:type="dxa"/>
          </w:tcPr>
          <w:p w14:paraId="1B7DA2C6" w14:textId="1D57EB3E" w:rsidR="00F56F38" w:rsidRDefault="00F56F38" w:rsidP="00F56F38">
            <w:pPr>
              <w:ind w:left="0"/>
            </w:pPr>
            <w:r>
              <w:t>LO_bias&lt;3:0&gt;</w:t>
            </w:r>
          </w:p>
        </w:tc>
        <w:tc>
          <w:tcPr>
            <w:tcW w:w="2228" w:type="dxa"/>
          </w:tcPr>
          <w:p w14:paraId="3DDA42D9" w14:textId="1760BF82" w:rsidR="00F56F38" w:rsidRDefault="00F56F38" w:rsidP="00F56F38">
            <w:pPr>
              <w:ind w:left="0"/>
            </w:pPr>
            <w:r>
              <w:t>Dig/ana</w:t>
            </w:r>
          </w:p>
        </w:tc>
        <w:tc>
          <w:tcPr>
            <w:tcW w:w="2290" w:type="dxa"/>
          </w:tcPr>
          <w:p w14:paraId="79434C28" w14:textId="6E5A76D0" w:rsidR="00F56F38" w:rsidRDefault="00F56F38" w:rsidP="00F56F38">
            <w:pPr>
              <w:ind w:left="0"/>
            </w:pPr>
            <w:r>
              <w:t>out</w:t>
            </w:r>
          </w:p>
        </w:tc>
        <w:tc>
          <w:tcPr>
            <w:tcW w:w="2361" w:type="dxa"/>
          </w:tcPr>
          <w:p w14:paraId="25CD85C1" w14:textId="77777777" w:rsidR="00F56F38" w:rsidRDefault="00F56F38" w:rsidP="00F56F38">
            <w:pPr>
              <w:ind w:left="0"/>
            </w:pPr>
          </w:p>
        </w:tc>
      </w:tr>
      <w:tr w:rsidR="00F56F38" w14:paraId="47FFFC43" w14:textId="77777777" w:rsidTr="00C95C10">
        <w:tc>
          <w:tcPr>
            <w:tcW w:w="2307" w:type="dxa"/>
          </w:tcPr>
          <w:p w14:paraId="50C2E4F8" w14:textId="50E87D11" w:rsidR="00F56F38" w:rsidRDefault="00F56F38" w:rsidP="00F56F38">
            <w:pPr>
              <w:ind w:left="0"/>
            </w:pPr>
            <w:r>
              <w:t>Bistrx_mode</w:t>
            </w:r>
          </w:p>
        </w:tc>
        <w:tc>
          <w:tcPr>
            <w:tcW w:w="2228" w:type="dxa"/>
          </w:tcPr>
          <w:p w14:paraId="5FD6D263" w14:textId="6C86041A" w:rsidR="00F56F38" w:rsidRDefault="00F56F38" w:rsidP="00F56F38">
            <w:pPr>
              <w:ind w:left="0"/>
            </w:pPr>
            <w:r>
              <w:t>Dig/ana</w:t>
            </w:r>
          </w:p>
        </w:tc>
        <w:tc>
          <w:tcPr>
            <w:tcW w:w="2290" w:type="dxa"/>
          </w:tcPr>
          <w:p w14:paraId="4F520711" w14:textId="1F8CEB92" w:rsidR="00F56F38" w:rsidRDefault="00F56F38" w:rsidP="00F56F38">
            <w:pPr>
              <w:ind w:left="0"/>
            </w:pPr>
            <w:r>
              <w:t>out</w:t>
            </w:r>
          </w:p>
        </w:tc>
        <w:tc>
          <w:tcPr>
            <w:tcW w:w="2361" w:type="dxa"/>
          </w:tcPr>
          <w:p w14:paraId="18E5EE9F" w14:textId="77777777" w:rsidR="00F56F38" w:rsidRDefault="00F56F38" w:rsidP="00F56F38">
            <w:pPr>
              <w:ind w:left="0"/>
            </w:pPr>
          </w:p>
        </w:tc>
      </w:tr>
      <w:tr w:rsidR="00F56F38" w14:paraId="7296CCB1" w14:textId="77777777" w:rsidTr="00C95C10">
        <w:tc>
          <w:tcPr>
            <w:tcW w:w="2307" w:type="dxa"/>
          </w:tcPr>
          <w:p w14:paraId="427D8083" w14:textId="77777777" w:rsidR="00F56F38" w:rsidRDefault="00F56F38" w:rsidP="00F56F38">
            <w:pPr>
              <w:ind w:left="0"/>
            </w:pPr>
          </w:p>
        </w:tc>
        <w:tc>
          <w:tcPr>
            <w:tcW w:w="2228" w:type="dxa"/>
          </w:tcPr>
          <w:p w14:paraId="63B80A30" w14:textId="77777777" w:rsidR="00F56F38" w:rsidRDefault="00F56F38" w:rsidP="00F56F38">
            <w:pPr>
              <w:ind w:left="0"/>
            </w:pPr>
          </w:p>
        </w:tc>
        <w:tc>
          <w:tcPr>
            <w:tcW w:w="2290" w:type="dxa"/>
          </w:tcPr>
          <w:p w14:paraId="266BC328" w14:textId="77777777" w:rsidR="00F56F38" w:rsidRDefault="00F56F38" w:rsidP="00F56F38">
            <w:pPr>
              <w:ind w:left="0"/>
            </w:pPr>
          </w:p>
        </w:tc>
        <w:tc>
          <w:tcPr>
            <w:tcW w:w="2361" w:type="dxa"/>
          </w:tcPr>
          <w:p w14:paraId="0F2AA8B4" w14:textId="77777777" w:rsidR="00F56F38" w:rsidRDefault="00F56F38" w:rsidP="00F56F38">
            <w:pPr>
              <w:ind w:left="0"/>
            </w:pPr>
          </w:p>
        </w:tc>
      </w:tr>
    </w:tbl>
    <w:p w14:paraId="17C77450" w14:textId="5D21BB06" w:rsidR="00F51660" w:rsidRPr="00C614D7" w:rsidRDefault="00F51660" w:rsidP="00C614D7">
      <w:r>
        <w:t xml:space="preserve">Controls (on/off) of the analog are described in </w:t>
      </w:r>
      <w:r>
        <w:fldChar w:fldCharType="begin"/>
      </w:r>
      <w:r>
        <w:instrText xml:space="preserve"> REF _Ref43970513 \n \h </w:instrText>
      </w:r>
      <w:r>
        <w:fldChar w:fldCharType="separate"/>
      </w:r>
      <w:r>
        <w:t>4.2</w:t>
      </w:r>
      <w:r>
        <w:fldChar w:fldCharType="end"/>
      </w:r>
    </w:p>
    <w:p w14:paraId="0F8C3AA9" w14:textId="77777777" w:rsidR="001753B3" w:rsidRDefault="001753B3">
      <w:pPr>
        <w:pStyle w:val="Heading2"/>
      </w:pPr>
      <w:bookmarkStart w:id="731" w:name="_Toc34049963"/>
      <w:bookmarkStart w:id="732" w:name="_Toc34049964"/>
      <w:bookmarkStart w:id="733" w:name="_Toc49245201"/>
      <w:bookmarkEnd w:id="731"/>
      <w:r>
        <w:t>Electrical specifications</w:t>
      </w:r>
      <w:bookmarkEnd w:id="732"/>
      <w:bookmarkEnd w:id="733"/>
    </w:p>
    <w:p w14:paraId="11B32C94" w14:textId="77777777" w:rsidR="001753B3" w:rsidRPr="007E68D6" w:rsidRDefault="001753B3">
      <w:pPr>
        <w:pStyle w:val="Body"/>
      </w:pPr>
    </w:p>
    <w:tbl>
      <w:tblPr>
        <w:tblStyle w:val="TableGrid"/>
        <w:tblW w:w="6258" w:type="pct"/>
        <w:tblInd w:w="-1985" w:type="dxa"/>
        <w:tblLook w:val="04A0" w:firstRow="1" w:lastRow="0" w:firstColumn="1" w:lastColumn="0" w:noHBand="0" w:noVBand="1"/>
      </w:tblPr>
      <w:tblGrid>
        <w:gridCol w:w="2946"/>
        <w:gridCol w:w="919"/>
        <w:gridCol w:w="717"/>
        <w:gridCol w:w="661"/>
        <w:gridCol w:w="717"/>
        <w:gridCol w:w="806"/>
        <w:gridCol w:w="1361"/>
        <w:gridCol w:w="1748"/>
      </w:tblGrid>
      <w:tr w:rsidR="001753B3" w14:paraId="6D3E8134" w14:textId="77777777" w:rsidTr="00C608C4">
        <w:tc>
          <w:tcPr>
            <w:tcW w:w="1551" w:type="pct"/>
          </w:tcPr>
          <w:p w14:paraId="21C1F2AC" w14:textId="77777777" w:rsidR="001753B3" w:rsidRDefault="001753B3">
            <w:pPr>
              <w:pStyle w:val="Body"/>
            </w:pPr>
            <w:r>
              <w:t>spec</w:t>
            </w:r>
          </w:p>
        </w:tc>
        <w:tc>
          <w:tcPr>
            <w:tcW w:w="524" w:type="pct"/>
          </w:tcPr>
          <w:p w14:paraId="28878036" w14:textId="77777777" w:rsidR="001753B3" w:rsidRDefault="001753B3">
            <w:pPr>
              <w:pStyle w:val="Body"/>
            </w:pPr>
            <w:r>
              <w:t>min</w:t>
            </w:r>
          </w:p>
        </w:tc>
        <w:tc>
          <w:tcPr>
            <w:tcW w:w="245" w:type="pct"/>
          </w:tcPr>
          <w:p w14:paraId="714E5548" w14:textId="77777777" w:rsidR="001753B3" w:rsidRDefault="001753B3">
            <w:pPr>
              <w:pStyle w:val="Body"/>
            </w:pPr>
            <w:r>
              <w:t>typ</w:t>
            </w:r>
          </w:p>
        </w:tc>
        <w:tc>
          <w:tcPr>
            <w:tcW w:w="301" w:type="pct"/>
          </w:tcPr>
          <w:p w14:paraId="652A97CD" w14:textId="77777777" w:rsidR="001753B3" w:rsidRDefault="001753B3">
            <w:pPr>
              <w:pStyle w:val="Body"/>
            </w:pPr>
            <w:r>
              <w:t>max</w:t>
            </w:r>
          </w:p>
        </w:tc>
        <w:tc>
          <w:tcPr>
            <w:tcW w:w="278" w:type="pct"/>
          </w:tcPr>
          <w:p w14:paraId="2E0E7C00" w14:textId="77777777" w:rsidR="001753B3" w:rsidRDefault="001753B3">
            <w:pPr>
              <w:pStyle w:val="Body"/>
            </w:pPr>
          </w:p>
        </w:tc>
        <w:tc>
          <w:tcPr>
            <w:tcW w:w="408" w:type="pct"/>
          </w:tcPr>
          <w:p w14:paraId="7CB7CE62" w14:textId="77777777" w:rsidR="001753B3" w:rsidRDefault="001753B3">
            <w:pPr>
              <w:pStyle w:val="Body"/>
            </w:pPr>
            <w:r>
              <w:t>Linked Doors RS</w:t>
            </w:r>
          </w:p>
        </w:tc>
        <w:tc>
          <w:tcPr>
            <w:tcW w:w="748" w:type="pct"/>
          </w:tcPr>
          <w:p w14:paraId="32758342" w14:textId="77777777" w:rsidR="001753B3" w:rsidRDefault="001753B3">
            <w:pPr>
              <w:pStyle w:val="Body"/>
            </w:pPr>
            <w:r>
              <w:t>comment</w:t>
            </w:r>
          </w:p>
        </w:tc>
        <w:tc>
          <w:tcPr>
            <w:tcW w:w="944" w:type="pct"/>
          </w:tcPr>
          <w:p w14:paraId="613945FA" w14:textId="77777777" w:rsidR="001753B3" w:rsidRDefault="001753B3">
            <w:pPr>
              <w:pStyle w:val="Body"/>
            </w:pPr>
          </w:p>
        </w:tc>
      </w:tr>
      <w:tr w:rsidR="001753B3" w14:paraId="651A4D44" w14:textId="77777777" w:rsidTr="00C608C4">
        <w:tc>
          <w:tcPr>
            <w:tcW w:w="1551" w:type="pct"/>
          </w:tcPr>
          <w:p w14:paraId="11EF8BA0" w14:textId="77777777" w:rsidR="001753B3" w:rsidRDefault="001753B3">
            <w:pPr>
              <w:pStyle w:val="Body"/>
            </w:pPr>
            <w:r>
              <w:t>Max time for safety</w:t>
            </w:r>
          </w:p>
        </w:tc>
        <w:tc>
          <w:tcPr>
            <w:tcW w:w="524" w:type="pct"/>
          </w:tcPr>
          <w:p w14:paraId="2DCC239C" w14:textId="77777777" w:rsidR="001753B3" w:rsidRDefault="001753B3">
            <w:pPr>
              <w:pStyle w:val="Body"/>
            </w:pPr>
          </w:p>
        </w:tc>
        <w:tc>
          <w:tcPr>
            <w:tcW w:w="245" w:type="pct"/>
          </w:tcPr>
          <w:p w14:paraId="0B7EF124" w14:textId="77777777" w:rsidR="001753B3" w:rsidRDefault="001753B3">
            <w:pPr>
              <w:pStyle w:val="Body"/>
            </w:pPr>
          </w:p>
        </w:tc>
        <w:tc>
          <w:tcPr>
            <w:tcW w:w="301" w:type="pct"/>
          </w:tcPr>
          <w:p w14:paraId="1FF5A0E9" w14:textId="77777777" w:rsidR="001753B3" w:rsidRDefault="001753B3">
            <w:pPr>
              <w:pStyle w:val="Body"/>
            </w:pPr>
            <w:r>
              <w:t>4ms-Tcal</w:t>
            </w:r>
          </w:p>
        </w:tc>
        <w:tc>
          <w:tcPr>
            <w:tcW w:w="278" w:type="pct"/>
          </w:tcPr>
          <w:p w14:paraId="2D2AD247" w14:textId="77777777" w:rsidR="001753B3" w:rsidRDefault="001753B3">
            <w:pPr>
              <w:pStyle w:val="Body"/>
            </w:pPr>
            <w:r>
              <w:t>ms</w:t>
            </w:r>
          </w:p>
        </w:tc>
        <w:tc>
          <w:tcPr>
            <w:tcW w:w="408" w:type="pct"/>
          </w:tcPr>
          <w:p w14:paraId="5ED1BA25" w14:textId="77777777" w:rsidR="001753B3" w:rsidRDefault="001753B3">
            <w:pPr>
              <w:pStyle w:val="Body"/>
            </w:pPr>
            <w:r>
              <w:t>yes</w:t>
            </w:r>
          </w:p>
        </w:tc>
        <w:tc>
          <w:tcPr>
            <w:tcW w:w="748" w:type="pct"/>
          </w:tcPr>
          <w:p w14:paraId="2EDEFACE" w14:textId="77777777" w:rsidR="001753B3" w:rsidRDefault="001753B3">
            <w:pPr>
              <w:pStyle w:val="Body"/>
            </w:pPr>
            <w:r>
              <w:t>Should be in the total safety budget</w:t>
            </w:r>
          </w:p>
        </w:tc>
        <w:tc>
          <w:tcPr>
            <w:tcW w:w="944" w:type="pct"/>
          </w:tcPr>
          <w:p w14:paraId="3B4870C0" w14:textId="77777777" w:rsidR="001753B3" w:rsidRDefault="00665719">
            <w:pPr>
              <w:pStyle w:val="Body"/>
            </w:pPr>
            <w:hyperlink r:id="rId95" w:history="1">
              <w:r w:rsidR="001753B3" w:rsidRPr="004D146B">
                <w:rPr>
                  <w:rStyle w:val="Hyperlink"/>
                </w:rPr>
                <w:t>artf1098986</w:t>
              </w:r>
            </w:hyperlink>
          </w:p>
        </w:tc>
      </w:tr>
      <w:tr w:rsidR="001753B3" w14:paraId="6BE4EA73" w14:textId="77777777" w:rsidTr="00C608C4">
        <w:tc>
          <w:tcPr>
            <w:tcW w:w="1551" w:type="pct"/>
          </w:tcPr>
          <w:p w14:paraId="3D130989" w14:textId="77777777" w:rsidR="001753B3" w:rsidRDefault="001753B3">
            <w:pPr>
              <w:pStyle w:val="Body"/>
            </w:pPr>
            <w:r>
              <w:t>Clock frequency</w:t>
            </w:r>
          </w:p>
        </w:tc>
        <w:tc>
          <w:tcPr>
            <w:tcW w:w="524" w:type="pct"/>
          </w:tcPr>
          <w:p w14:paraId="1E61B2D3" w14:textId="77777777" w:rsidR="001753B3" w:rsidRDefault="001753B3">
            <w:pPr>
              <w:pStyle w:val="Body"/>
            </w:pPr>
          </w:p>
        </w:tc>
        <w:tc>
          <w:tcPr>
            <w:tcW w:w="245" w:type="pct"/>
          </w:tcPr>
          <w:p w14:paraId="25160B44" w14:textId="77777777" w:rsidR="001753B3" w:rsidRDefault="001753B3">
            <w:pPr>
              <w:pStyle w:val="Body"/>
            </w:pPr>
            <w:r>
              <w:t>320</w:t>
            </w:r>
          </w:p>
        </w:tc>
        <w:tc>
          <w:tcPr>
            <w:tcW w:w="301" w:type="pct"/>
          </w:tcPr>
          <w:p w14:paraId="59BAF589" w14:textId="77777777" w:rsidR="001753B3" w:rsidRDefault="001753B3">
            <w:pPr>
              <w:pStyle w:val="Body"/>
            </w:pPr>
          </w:p>
        </w:tc>
        <w:tc>
          <w:tcPr>
            <w:tcW w:w="278" w:type="pct"/>
          </w:tcPr>
          <w:p w14:paraId="746A6DB2" w14:textId="77777777" w:rsidR="001753B3" w:rsidRDefault="001753B3">
            <w:pPr>
              <w:pStyle w:val="Body"/>
            </w:pPr>
            <w:r>
              <w:t>MHz</w:t>
            </w:r>
          </w:p>
        </w:tc>
        <w:tc>
          <w:tcPr>
            <w:tcW w:w="408" w:type="pct"/>
          </w:tcPr>
          <w:p w14:paraId="31FF3934" w14:textId="77777777" w:rsidR="001753B3" w:rsidRDefault="001753B3">
            <w:pPr>
              <w:pStyle w:val="Body"/>
            </w:pPr>
          </w:p>
        </w:tc>
        <w:tc>
          <w:tcPr>
            <w:tcW w:w="748" w:type="pct"/>
          </w:tcPr>
          <w:p w14:paraId="27425D54" w14:textId="77777777" w:rsidR="001753B3" w:rsidRDefault="001753B3">
            <w:pPr>
              <w:pStyle w:val="Body"/>
            </w:pPr>
          </w:p>
        </w:tc>
        <w:tc>
          <w:tcPr>
            <w:tcW w:w="944" w:type="pct"/>
          </w:tcPr>
          <w:p w14:paraId="38032666" w14:textId="77777777" w:rsidR="001753B3" w:rsidRDefault="001753B3">
            <w:pPr>
              <w:pStyle w:val="Body"/>
            </w:pPr>
          </w:p>
        </w:tc>
      </w:tr>
      <w:tr w:rsidR="001753B3" w14:paraId="495129FB" w14:textId="77777777" w:rsidTr="00C608C4">
        <w:tc>
          <w:tcPr>
            <w:tcW w:w="1551" w:type="pct"/>
          </w:tcPr>
          <w:p w14:paraId="48031DFC" w14:textId="6C6179E9" w:rsidR="001753B3" w:rsidRDefault="001753B3">
            <w:pPr>
              <w:pStyle w:val="Body"/>
            </w:pPr>
          </w:p>
        </w:tc>
        <w:tc>
          <w:tcPr>
            <w:tcW w:w="524" w:type="pct"/>
          </w:tcPr>
          <w:p w14:paraId="3AA22F14" w14:textId="728EC2EC" w:rsidR="001753B3" w:rsidRDefault="001753B3">
            <w:pPr>
              <w:pStyle w:val="Body"/>
            </w:pPr>
          </w:p>
        </w:tc>
        <w:tc>
          <w:tcPr>
            <w:tcW w:w="245" w:type="pct"/>
          </w:tcPr>
          <w:p w14:paraId="7AF4E6A2" w14:textId="77777777" w:rsidR="001753B3" w:rsidRDefault="001753B3">
            <w:pPr>
              <w:pStyle w:val="Body"/>
            </w:pPr>
          </w:p>
        </w:tc>
        <w:tc>
          <w:tcPr>
            <w:tcW w:w="301" w:type="pct"/>
          </w:tcPr>
          <w:p w14:paraId="2040C2EC" w14:textId="1E3C9B04" w:rsidR="001753B3" w:rsidRDefault="001753B3">
            <w:pPr>
              <w:pStyle w:val="Body"/>
            </w:pPr>
          </w:p>
        </w:tc>
        <w:tc>
          <w:tcPr>
            <w:tcW w:w="278" w:type="pct"/>
          </w:tcPr>
          <w:p w14:paraId="6F82AB21" w14:textId="77777777" w:rsidR="001753B3" w:rsidRDefault="001753B3">
            <w:pPr>
              <w:pStyle w:val="Body"/>
            </w:pPr>
          </w:p>
        </w:tc>
        <w:tc>
          <w:tcPr>
            <w:tcW w:w="408" w:type="pct"/>
          </w:tcPr>
          <w:p w14:paraId="02EBF133" w14:textId="77777777" w:rsidR="001753B3" w:rsidRDefault="001753B3">
            <w:pPr>
              <w:pStyle w:val="Body"/>
            </w:pPr>
          </w:p>
        </w:tc>
        <w:tc>
          <w:tcPr>
            <w:tcW w:w="748" w:type="pct"/>
          </w:tcPr>
          <w:p w14:paraId="3090EDB2" w14:textId="77777777" w:rsidR="001753B3" w:rsidRDefault="001753B3">
            <w:pPr>
              <w:pStyle w:val="Body"/>
            </w:pPr>
          </w:p>
        </w:tc>
        <w:tc>
          <w:tcPr>
            <w:tcW w:w="944" w:type="pct"/>
          </w:tcPr>
          <w:p w14:paraId="42FB9A09" w14:textId="77777777" w:rsidR="001753B3" w:rsidRDefault="001753B3">
            <w:pPr>
              <w:pStyle w:val="Body"/>
            </w:pPr>
          </w:p>
        </w:tc>
      </w:tr>
      <w:tr w:rsidR="001753B3" w14:paraId="6CC8FE40" w14:textId="77777777" w:rsidTr="00C608C4">
        <w:tc>
          <w:tcPr>
            <w:tcW w:w="1551" w:type="pct"/>
          </w:tcPr>
          <w:p w14:paraId="49C44C70" w14:textId="77777777" w:rsidR="001753B3" w:rsidRDefault="001753B3">
            <w:pPr>
              <w:pStyle w:val="Body"/>
            </w:pPr>
            <w:r>
              <w:t>Gain resolution</w:t>
            </w:r>
          </w:p>
        </w:tc>
        <w:tc>
          <w:tcPr>
            <w:tcW w:w="524" w:type="pct"/>
          </w:tcPr>
          <w:p w14:paraId="0AB53EC1" w14:textId="69D8CB7F" w:rsidR="001753B3" w:rsidRDefault="001753B3">
            <w:pPr>
              <w:pStyle w:val="Body"/>
            </w:pPr>
          </w:p>
        </w:tc>
        <w:tc>
          <w:tcPr>
            <w:tcW w:w="245" w:type="pct"/>
          </w:tcPr>
          <w:p w14:paraId="66353253" w14:textId="77777777" w:rsidR="001753B3" w:rsidRDefault="001753B3">
            <w:pPr>
              <w:pStyle w:val="Body"/>
            </w:pPr>
            <w:r>
              <w:t>0.1</w:t>
            </w:r>
          </w:p>
        </w:tc>
        <w:tc>
          <w:tcPr>
            <w:tcW w:w="301" w:type="pct"/>
          </w:tcPr>
          <w:p w14:paraId="21D88D8B" w14:textId="3C558ECE" w:rsidR="001753B3" w:rsidRDefault="004D1307">
            <w:pPr>
              <w:pStyle w:val="Body"/>
            </w:pPr>
            <w:r>
              <w:t>0.5</w:t>
            </w:r>
          </w:p>
        </w:tc>
        <w:tc>
          <w:tcPr>
            <w:tcW w:w="278" w:type="pct"/>
          </w:tcPr>
          <w:p w14:paraId="0BBADCD9" w14:textId="77777777" w:rsidR="001753B3" w:rsidRDefault="001753B3">
            <w:pPr>
              <w:pStyle w:val="Body"/>
            </w:pPr>
            <w:r>
              <w:t>dB</w:t>
            </w:r>
          </w:p>
        </w:tc>
        <w:tc>
          <w:tcPr>
            <w:tcW w:w="408" w:type="pct"/>
          </w:tcPr>
          <w:p w14:paraId="1AB73206" w14:textId="77777777" w:rsidR="001753B3" w:rsidRDefault="001753B3">
            <w:pPr>
              <w:pStyle w:val="Body"/>
            </w:pPr>
          </w:p>
        </w:tc>
        <w:tc>
          <w:tcPr>
            <w:tcW w:w="748" w:type="pct"/>
          </w:tcPr>
          <w:p w14:paraId="0106C4B5" w14:textId="77777777" w:rsidR="001753B3" w:rsidRDefault="001753B3">
            <w:pPr>
              <w:pStyle w:val="Body"/>
            </w:pPr>
            <w:r>
              <w:t>For DFT</w:t>
            </w:r>
          </w:p>
        </w:tc>
        <w:tc>
          <w:tcPr>
            <w:tcW w:w="944" w:type="pct"/>
          </w:tcPr>
          <w:p w14:paraId="7BB513E4" w14:textId="77777777" w:rsidR="001753B3" w:rsidRDefault="00665719">
            <w:pPr>
              <w:pStyle w:val="Body"/>
            </w:pPr>
            <w:hyperlink r:id="rId96" w:history="1">
              <w:r w:rsidR="001753B3" w:rsidRPr="00D83553">
                <w:rPr>
                  <w:rStyle w:val="Hyperlink"/>
                </w:rPr>
                <w:t>artf1099953</w:t>
              </w:r>
            </w:hyperlink>
          </w:p>
        </w:tc>
      </w:tr>
      <w:tr w:rsidR="001753B3" w14:paraId="525DE504" w14:textId="77777777" w:rsidTr="00C608C4">
        <w:tc>
          <w:tcPr>
            <w:tcW w:w="1551" w:type="pct"/>
          </w:tcPr>
          <w:p w14:paraId="75CEBC55" w14:textId="77777777" w:rsidR="001753B3" w:rsidRDefault="001753B3">
            <w:pPr>
              <w:pStyle w:val="Body"/>
            </w:pPr>
            <w:r>
              <w:t>Phase resolution</w:t>
            </w:r>
          </w:p>
        </w:tc>
        <w:tc>
          <w:tcPr>
            <w:tcW w:w="524" w:type="pct"/>
          </w:tcPr>
          <w:p w14:paraId="171BF60D" w14:textId="3D03B967" w:rsidR="001753B3" w:rsidRDefault="001753B3">
            <w:pPr>
              <w:pStyle w:val="Body"/>
            </w:pPr>
          </w:p>
        </w:tc>
        <w:tc>
          <w:tcPr>
            <w:tcW w:w="245" w:type="pct"/>
          </w:tcPr>
          <w:p w14:paraId="26BB1D3A" w14:textId="0397074C" w:rsidR="001753B3" w:rsidRDefault="00484513">
            <w:pPr>
              <w:pStyle w:val="Body"/>
            </w:pPr>
            <w:r>
              <w:t>0.005</w:t>
            </w:r>
          </w:p>
        </w:tc>
        <w:tc>
          <w:tcPr>
            <w:tcW w:w="301" w:type="pct"/>
          </w:tcPr>
          <w:p w14:paraId="735CFF00" w14:textId="7E1A4E0F" w:rsidR="001753B3" w:rsidRDefault="004D1307">
            <w:pPr>
              <w:pStyle w:val="Body"/>
            </w:pPr>
            <w:r>
              <w:t>0.1</w:t>
            </w:r>
          </w:p>
        </w:tc>
        <w:tc>
          <w:tcPr>
            <w:tcW w:w="278" w:type="pct"/>
          </w:tcPr>
          <w:p w14:paraId="51AFA766" w14:textId="77777777" w:rsidR="001753B3" w:rsidRDefault="001753B3">
            <w:pPr>
              <w:pStyle w:val="Body"/>
            </w:pPr>
            <w:r>
              <w:t>deg</w:t>
            </w:r>
          </w:p>
        </w:tc>
        <w:tc>
          <w:tcPr>
            <w:tcW w:w="408" w:type="pct"/>
          </w:tcPr>
          <w:p w14:paraId="5AB5CC65" w14:textId="77777777" w:rsidR="001753B3" w:rsidRDefault="001753B3">
            <w:pPr>
              <w:pStyle w:val="Body"/>
            </w:pPr>
          </w:p>
        </w:tc>
        <w:tc>
          <w:tcPr>
            <w:tcW w:w="748" w:type="pct"/>
          </w:tcPr>
          <w:p w14:paraId="0B6F1E74" w14:textId="77777777" w:rsidR="001753B3" w:rsidRDefault="001753B3">
            <w:pPr>
              <w:pStyle w:val="Body"/>
            </w:pPr>
            <w:r>
              <w:t>For DFT</w:t>
            </w:r>
          </w:p>
        </w:tc>
        <w:tc>
          <w:tcPr>
            <w:tcW w:w="944" w:type="pct"/>
          </w:tcPr>
          <w:p w14:paraId="40F000DD" w14:textId="666EE61A" w:rsidR="001753B3" w:rsidRDefault="00665719">
            <w:pPr>
              <w:pStyle w:val="Body"/>
            </w:pPr>
            <w:hyperlink r:id="rId97" w:history="1">
              <w:r w:rsidR="001753B3" w:rsidRPr="00D83553">
                <w:rPr>
                  <w:rStyle w:val="Hyperlink"/>
                </w:rPr>
                <w:t>artf1098987</w:t>
              </w:r>
            </w:hyperlink>
            <w:r w:rsidR="00484513">
              <w:rPr>
                <w:rStyle w:val="Hyperlink"/>
              </w:rPr>
              <w:t xml:space="preserve"> </w:t>
            </w:r>
            <w:r w:rsidR="00484513" w:rsidRPr="00F327F5">
              <w:t>360/2^16</w:t>
            </w:r>
          </w:p>
        </w:tc>
      </w:tr>
      <w:tr w:rsidR="001753B3" w14:paraId="50EC4F61" w14:textId="77777777" w:rsidTr="00C608C4">
        <w:tc>
          <w:tcPr>
            <w:tcW w:w="1551" w:type="pct"/>
          </w:tcPr>
          <w:p w14:paraId="7727B646" w14:textId="77777777" w:rsidR="001753B3" w:rsidRDefault="001753B3">
            <w:pPr>
              <w:pStyle w:val="Body"/>
            </w:pPr>
            <w:r>
              <w:t>IF resolution</w:t>
            </w:r>
          </w:p>
        </w:tc>
        <w:tc>
          <w:tcPr>
            <w:tcW w:w="524" w:type="pct"/>
          </w:tcPr>
          <w:p w14:paraId="498883E1" w14:textId="77777777" w:rsidR="001753B3" w:rsidRDefault="001753B3">
            <w:pPr>
              <w:pStyle w:val="Body"/>
            </w:pPr>
            <w:r>
              <w:t>1</w:t>
            </w:r>
          </w:p>
        </w:tc>
        <w:tc>
          <w:tcPr>
            <w:tcW w:w="245" w:type="pct"/>
          </w:tcPr>
          <w:p w14:paraId="153830AC" w14:textId="77777777" w:rsidR="001753B3" w:rsidRDefault="001753B3">
            <w:pPr>
              <w:pStyle w:val="Body"/>
            </w:pPr>
          </w:p>
        </w:tc>
        <w:tc>
          <w:tcPr>
            <w:tcW w:w="301" w:type="pct"/>
          </w:tcPr>
          <w:p w14:paraId="27AFF979" w14:textId="77777777" w:rsidR="001753B3" w:rsidRDefault="001753B3">
            <w:pPr>
              <w:pStyle w:val="Body"/>
            </w:pPr>
          </w:p>
        </w:tc>
        <w:tc>
          <w:tcPr>
            <w:tcW w:w="278" w:type="pct"/>
          </w:tcPr>
          <w:p w14:paraId="25025945" w14:textId="77777777" w:rsidR="001753B3" w:rsidRDefault="001753B3">
            <w:pPr>
              <w:pStyle w:val="Body"/>
            </w:pPr>
            <w:r>
              <w:t>KHz</w:t>
            </w:r>
          </w:p>
        </w:tc>
        <w:tc>
          <w:tcPr>
            <w:tcW w:w="408" w:type="pct"/>
          </w:tcPr>
          <w:p w14:paraId="66277C63" w14:textId="77777777" w:rsidR="001753B3" w:rsidRDefault="001753B3">
            <w:pPr>
              <w:pStyle w:val="Body"/>
            </w:pPr>
          </w:p>
        </w:tc>
        <w:tc>
          <w:tcPr>
            <w:tcW w:w="748" w:type="pct"/>
          </w:tcPr>
          <w:p w14:paraId="13DBD761" w14:textId="77777777" w:rsidR="001753B3" w:rsidRDefault="001753B3">
            <w:pPr>
              <w:pStyle w:val="Body"/>
            </w:pPr>
            <w:r>
              <w:t>For DFT</w:t>
            </w:r>
          </w:p>
        </w:tc>
        <w:tc>
          <w:tcPr>
            <w:tcW w:w="944" w:type="pct"/>
          </w:tcPr>
          <w:p w14:paraId="6EEFCB93" w14:textId="77777777" w:rsidR="001753B3" w:rsidRDefault="00665719">
            <w:pPr>
              <w:pStyle w:val="Body"/>
              <w:rPr>
                <w:rStyle w:val="Hyperlink"/>
              </w:rPr>
            </w:pPr>
            <w:hyperlink r:id="rId98" w:history="1">
              <w:r w:rsidR="001753B3" w:rsidRPr="00750B78">
                <w:rPr>
                  <w:rStyle w:val="Hyperlink"/>
                </w:rPr>
                <w:t>artf1098984</w:t>
              </w:r>
            </w:hyperlink>
          </w:p>
          <w:p w14:paraId="73E26FEA" w14:textId="0061B0A8" w:rsidR="00DD5B86" w:rsidRDefault="00665719">
            <w:pPr>
              <w:pStyle w:val="Body"/>
            </w:pPr>
            <w:hyperlink r:id="rId99" w:history="1">
              <w:r w:rsidR="00DD5B86" w:rsidRPr="00841B27">
                <w:rPr>
                  <w:rStyle w:val="Hyperlink"/>
                </w:rPr>
                <w:t>artf1098988</w:t>
              </w:r>
            </w:hyperlink>
          </w:p>
        </w:tc>
      </w:tr>
      <w:tr w:rsidR="001753B3" w14:paraId="79F06F94" w14:textId="77777777" w:rsidTr="00C608C4">
        <w:tc>
          <w:tcPr>
            <w:tcW w:w="1551" w:type="pct"/>
          </w:tcPr>
          <w:p w14:paraId="14AE2152" w14:textId="77777777" w:rsidR="001753B3" w:rsidRDefault="001753B3">
            <w:pPr>
              <w:pStyle w:val="Body"/>
            </w:pPr>
            <w:r>
              <w:t>SFDR after DEM at Full scale</w:t>
            </w:r>
          </w:p>
        </w:tc>
        <w:tc>
          <w:tcPr>
            <w:tcW w:w="524" w:type="pct"/>
          </w:tcPr>
          <w:p w14:paraId="7740FB89" w14:textId="77777777" w:rsidR="001753B3" w:rsidRDefault="001753B3">
            <w:pPr>
              <w:pStyle w:val="Body"/>
            </w:pPr>
            <w:r>
              <w:t>70</w:t>
            </w:r>
          </w:p>
        </w:tc>
        <w:tc>
          <w:tcPr>
            <w:tcW w:w="245" w:type="pct"/>
          </w:tcPr>
          <w:p w14:paraId="12FEB22E" w14:textId="50F11450" w:rsidR="001753B3" w:rsidRDefault="004D1307">
            <w:pPr>
              <w:pStyle w:val="Body"/>
            </w:pPr>
            <w:r>
              <w:t>80</w:t>
            </w:r>
          </w:p>
        </w:tc>
        <w:tc>
          <w:tcPr>
            <w:tcW w:w="301" w:type="pct"/>
          </w:tcPr>
          <w:p w14:paraId="5006487B" w14:textId="77777777" w:rsidR="001753B3" w:rsidRDefault="001753B3">
            <w:pPr>
              <w:pStyle w:val="Body"/>
            </w:pPr>
          </w:p>
        </w:tc>
        <w:tc>
          <w:tcPr>
            <w:tcW w:w="278" w:type="pct"/>
          </w:tcPr>
          <w:p w14:paraId="1C177240" w14:textId="77777777" w:rsidR="001753B3" w:rsidRDefault="001753B3">
            <w:pPr>
              <w:pStyle w:val="Body"/>
            </w:pPr>
            <w:r>
              <w:t>dBc</w:t>
            </w:r>
          </w:p>
        </w:tc>
        <w:tc>
          <w:tcPr>
            <w:tcW w:w="408" w:type="pct"/>
          </w:tcPr>
          <w:p w14:paraId="4A86B360" w14:textId="77777777" w:rsidR="001753B3" w:rsidRDefault="001753B3">
            <w:pPr>
              <w:pStyle w:val="Body"/>
            </w:pPr>
          </w:p>
        </w:tc>
        <w:tc>
          <w:tcPr>
            <w:tcW w:w="748" w:type="pct"/>
          </w:tcPr>
          <w:p w14:paraId="2C9C5792" w14:textId="77777777" w:rsidR="001753B3" w:rsidRDefault="001753B3">
            <w:pPr>
              <w:pStyle w:val="Body"/>
            </w:pPr>
          </w:p>
        </w:tc>
        <w:tc>
          <w:tcPr>
            <w:tcW w:w="944" w:type="pct"/>
          </w:tcPr>
          <w:p w14:paraId="04D852E3" w14:textId="77777777" w:rsidR="001753B3" w:rsidRDefault="001753B3">
            <w:pPr>
              <w:pStyle w:val="Body"/>
            </w:pPr>
          </w:p>
        </w:tc>
      </w:tr>
      <w:tr w:rsidR="001753B3" w14:paraId="3284DBCD" w14:textId="77777777" w:rsidTr="00C608C4">
        <w:tc>
          <w:tcPr>
            <w:tcW w:w="1551" w:type="pct"/>
          </w:tcPr>
          <w:p w14:paraId="17F58BE9" w14:textId="77777777" w:rsidR="001753B3" w:rsidRDefault="001753B3">
            <w:pPr>
              <w:pStyle w:val="Body"/>
            </w:pPr>
            <w:r>
              <w:t>SNR at full scale</w:t>
            </w:r>
          </w:p>
        </w:tc>
        <w:tc>
          <w:tcPr>
            <w:tcW w:w="524" w:type="pct"/>
          </w:tcPr>
          <w:p w14:paraId="420528F6" w14:textId="77777777" w:rsidR="001753B3" w:rsidRDefault="001753B3">
            <w:pPr>
              <w:pStyle w:val="Body"/>
            </w:pPr>
            <w:r>
              <w:t>tbf</w:t>
            </w:r>
          </w:p>
        </w:tc>
        <w:tc>
          <w:tcPr>
            <w:tcW w:w="245" w:type="pct"/>
          </w:tcPr>
          <w:p w14:paraId="5B012B80" w14:textId="1AF9DF94" w:rsidR="001753B3" w:rsidRDefault="004D1307">
            <w:pPr>
              <w:pStyle w:val="Body"/>
            </w:pPr>
            <w:r>
              <w:t>60</w:t>
            </w:r>
          </w:p>
        </w:tc>
        <w:tc>
          <w:tcPr>
            <w:tcW w:w="301" w:type="pct"/>
          </w:tcPr>
          <w:p w14:paraId="56EEA7F0" w14:textId="77777777" w:rsidR="001753B3" w:rsidRDefault="001753B3">
            <w:pPr>
              <w:pStyle w:val="Body"/>
            </w:pPr>
          </w:p>
        </w:tc>
        <w:tc>
          <w:tcPr>
            <w:tcW w:w="278" w:type="pct"/>
          </w:tcPr>
          <w:p w14:paraId="1CAD853F" w14:textId="77777777" w:rsidR="001753B3" w:rsidRDefault="001753B3">
            <w:pPr>
              <w:pStyle w:val="Body"/>
            </w:pPr>
          </w:p>
        </w:tc>
        <w:tc>
          <w:tcPr>
            <w:tcW w:w="408" w:type="pct"/>
          </w:tcPr>
          <w:p w14:paraId="47DD7A4F" w14:textId="77777777" w:rsidR="001753B3" w:rsidRDefault="001753B3">
            <w:pPr>
              <w:pStyle w:val="Body"/>
            </w:pPr>
          </w:p>
        </w:tc>
        <w:tc>
          <w:tcPr>
            <w:tcW w:w="748" w:type="pct"/>
          </w:tcPr>
          <w:p w14:paraId="16A9F9ED" w14:textId="77777777" w:rsidR="001753B3" w:rsidRDefault="001753B3">
            <w:pPr>
              <w:pStyle w:val="Body"/>
            </w:pPr>
          </w:p>
        </w:tc>
        <w:tc>
          <w:tcPr>
            <w:tcW w:w="944" w:type="pct"/>
          </w:tcPr>
          <w:p w14:paraId="11E5A8AE" w14:textId="77777777" w:rsidR="001753B3" w:rsidRDefault="001753B3">
            <w:pPr>
              <w:pStyle w:val="Body"/>
            </w:pPr>
          </w:p>
        </w:tc>
      </w:tr>
      <w:tr w:rsidR="004D1307" w14:paraId="1B25DB33" w14:textId="77777777" w:rsidTr="00C608C4">
        <w:tc>
          <w:tcPr>
            <w:tcW w:w="1551" w:type="pct"/>
          </w:tcPr>
          <w:p w14:paraId="7A2E198D" w14:textId="25191B6C" w:rsidR="004D1307" w:rsidRDefault="004D1307">
            <w:pPr>
              <w:pStyle w:val="Body"/>
            </w:pPr>
            <w:r>
              <w:t>Amplitude range</w:t>
            </w:r>
          </w:p>
        </w:tc>
        <w:tc>
          <w:tcPr>
            <w:tcW w:w="524" w:type="pct"/>
          </w:tcPr>
          <w:p w14:paraId="55973A9F" w14:textId="1E7DF194" w:rsidR="004D1307" w:rsidRDefault="004D1307">
            <w:pPr>
              <w:pStyle w:val="Body"/>
            </w:pPr>
            <w:r>
              <w:t>-30</w:t>
            </w:r>
          </w:p>
        </w:tc>
        <w:tc>
          <w:tcPr>
            <w:tcW w:w="245" w:type="pct"/>
          </w:tcPr>
          <w:p w14:paraId="25B0BE1B" w14:textId="77777777" w:rsidR="004D1307" w:rsidRDefault="004D1307">
            <w:pPr>
              <w:pStyle w:val="Body"/>
            </w:pPr>
          </w:p>
        </w:tc>
        <w:tc>
          <w:tcPr>
            <w:tcW w:w="301" w:type="pct"/>
          </w:tcPr>
          <w:p w14:paraId="0879CB35" w14:textId="60A97056" w:rsidR="004D1307" w:rsidRDefault="004D1307">
            <w:pPr>
              <w:pStyle w:val="Body"/>
            </w:pPr>
            <w:r>
              <w:t>0</w:t>
            </w:r>
          </w:p>
        </w:tc>
        <w:tc>
          <w:tcPr>
            <w:tcW w:w="278" w:type="pct"/>
          </w:tcPr>
          <w:p w14:paraId="437568FA" w14:textId="2659CFA6" w:rsidR="004D1307" w:rsidRDefault="004D1307">
            <w:pPr>
              <w:pStyle w:val="Body"/>
            </w:pPr>
            <w:r>
              <w:t>dBFS</w:t>
            </w:r>
          </w:p>
        </w:tc>
        <w:tc>
          <w:tcPr>
            <w:tcW w:w="408" w:type="pct"/>
          </w:tcPr>
          <w:p w14:paraId="0A49058E" w14:textId="77777777" w:rsidR="004D1307" w:rsidRDefault="004D1307">
            <w:pPr>
              <w:pStyle w:val="Body"/>
            </w:pPr>
          </w:p>
        </w:tc>
        <w:tc>
          <w:tcPr>
            <w:tcW w:w="748" w:type="pct"/>
          </w:tcPr>
          <w:p w14:paraId="2E66DE0C" w14:textId="77777777" w:rsidR="004D1307" w:rsidRDefault="004D1307">
            <w:pPr>
              <w:pStyle w:val="Body"/>
            </w:pPr>
          </w:p>
        </w:tc>
        <w:tc>
          <w:tcPr>
            <w:tcW w:w="944" w:type="pct"/>
          </w:tcPr>
          <w:p w14:paraId="3B613472" w14:textId="77777777" w:rsidR="004D1307" w:rsidRDefault="004D1307">
            <w:pPr>
              <w:pStyle w:val="Body"/>
            </w:pPr>
          </w:p>
        </w:tc>
      </w:tr>
      <w:tr w:rsidR="001753B3" w14:paraId="59C2368C" w14:textId="77777777" w:rsidTr="00C608C4">
        <w:tc>
          <w:tcPr>
            <w:tcW w:w="1551" w:type="pct"/>
          </w:tcPr>
          <w:p w14:paraId="2DF110FB" w14:textId="52EC7E55" w:rsidR="001753B3" w:rsidRDefault="001753B3">
            <w:pPr>
              <w:pStyle w:val="Body"/>
            </w:pPr>
          </w:p>
        </w:tc>
        <w:tc>
          <w:tcPr>
            <w:tcW w:w="524" w:type="pct"/>
          </w:tcPr>
          <w:p w14:paraId="142527EE" w14:textId="55B75B85" w:rsidR="001753B3" w:rsidRDefault="001753B3">
            <w:pPr>
              <w:pStyle w:val="Body"/>
            </w:pPr>
          </w:p>
        </w:tc>
        <w:tc>
          <w:tcPr>
            <w:tcW w:w="245" w:type="pct"/>
          </w:tcPr>
          <w:p w14:paraId="70799885" w14:textId="77777777" w:rsidR="001753B3" w:rsidRDefault="001753B3">
            <w:pPr>
              <w:pStyle w:val="Body"/>
            </w:pPr>
          </w:p>
        </w:tc>
        <w:tc>
          <w:tcPr>
            <w:tcW w:w="301" w:type="pct"/>
          </w:tcPr>
          <w:p w14:paraId="03DD15F7" w14:textId="77777777" w:rsidR="001753B3" w:rsidRDefault="001753B3">
            <w:pPr>
              <w:pStyle w:val="Body"/>
            </w:pPr>
          </w:p>
        </w:tc>
        <w:tc>
          <w:tcPr>
            <w:tcW w:w="278" w:type="pct"/>
          </w:tcPr>
          <w:p w14:paraId="53A04AB8" w14:textId="763ED295" w:rsidR="001753B3" w:rsidRDefault="001753B3">
            <w:pPr>
              <w:pStyle w:val="Body"/>
            </w:pPr>
          </w:p>
        </w:tc>
        <w:tc>
          <w:tcPr>
            <w:tcW w:w="408" w:type="pct"/>
          </w:tcPr>
          <w:p w14:paraId="475F5234" w14:textId="77777777" w:rsidR="001753B3" w:rsidRDefault="001753B3">
            <w:pPr>
              <w:pStyle w:val="Body"/>
            </w:pPr>
          </w:p>
        </w:tc>
        <w:tc>
          <w:tcPr>
            <w:tcW w:w="748" w:type="pct"/>
          </w:tcPr>
          <w:p w14:paraId="2EE17B2B" w14:textId="77777777" w:rsidR="001753B3" w:rsidRDefault="001753B3">
            <w:pPr>
              <w:pStyle w:val="Body"/>
            </w:pPr>
          </w:p>
        </w:tc>
        <w:tc>
          <w:tcPr>
            <w:tcW w:w="944" w:type="pct"/>
          </w:tcPr>
          <w:p w14:paraId="1B3EF824" w14:textId="77777777" w:rsidR="001753B3" w:rsidRDefault="001753B3">
            <w:pPr>
              <w:pStyle w:val="Body"/>
            </w:pPr>
          </w:p>
        </w:tc>
      </w:tr>
      <w:tr w:rsidR="001753B3" w14:paraId="16926E4C" w14:textId="77777777" w:rsidTr="00C608C4">
        <w:trPr>
          <w:trHeight w:val="754"/>
        </w:trPr>
        <w:tc>
          <w:tcPr>
            <w:tcW w:w="1551" w:type="pct"/>
          </w:tcPr>
          <w:p w14:paraId="0AB37EEA" w14:textId="48103E08" w:rsidR="001753B3" w:rsidRDefault="001753B3">
            <w:pPr>
              <w:pStyle w:val="Body"/>
            </w:pPr>
            <w:r>
              <w:t>Gain compensation between I,Q</w:t>
            </w:r>
            <w:r w:rsidR="00DC4CCC">
              <w:t xml:space="preserve"> range</w:t>
            </w:r>
          </w:p>
        </w:tc>
        <w:tc>
          <w:tcPr>
            <w:tcW w:w="524" w:type="pct"/>
          </w:tcPr>
          <w:p w14:paraId="2318999F" w14:textId="1E76FEA7" w:rsidR="001753B3" w:rsidRDefault="00DC4CCC">
            <w:pPr>
              <w:pStyle w:val="Body"/>
            </w:pPr>
            <w:r>
              <w:t>0</w:t>
            </w:r>
          </w:p>
        </w:tc>
        <w:tc>
          <w:tcPr>
            <w:tcW w:w="245" w:type="pct"/>
          </w:tcPr>
          <w:p w14:paraId="01CA2E99" w14:textId="77777777" w:rsidR="001753B3" w:rsidRDefault="001753B3">
            <w:pPr>
              <w:pStyle w:val="Body"/>
            </w:pPr>
          </w:p>
        </w:tc>
        <w:tc>
          <w:tcPr>
            <w:tcW w:w="301" w:type="pct"/>
          </w:tcPr>
          <w:p w14:paraId="446A6226" w14:textId="63219317" w:rsidR="001753B3" w:rsidRDefault="004D1307">
            <w:pPr>
              <w:pStyle w:val="Body"/>
            </w:pPr>
            <w:r>
              <w:t>5</w:t>
            </w:r>
          </w:p>
        </w:tc>
        <w:tc>
          <w:tcPr>
            <w:tcW w:w="278" w:type="pct"/>
          </w:tcPr>
          <w:p w14:paraId="404418FC" w14:textId="77777777" w:rsidR="001753B3" w:rsidRDefault="001753B3">
            <w:pPr>
              <w:pStyle w:val="Body"/>
            </w:pPr>
            <w:r>
              <w:t>dB</w:t>
            </w:r>
          </w:p>
        </w:tc>
        <w:tc>
          <w:tcPr>
            <w:tcW w:w="408" w:type="pct"/>
          </w:tcPr>
          <w:p w14:paraId="0F7F497A" w14:textId="77777777" w:rsidR="001753B3" w:rsidRDefault="001753B3">
            <w:pPr>
              <w:pStyle w:val="Body"/>
            </w:pPr>
          </w:p>
        </w:tc>
        <w:tc>
          <w:tcPr>
            <w:tcW w:w="748" w:type="pct"/>
          </w:tcPr>
          <w:p w14:paraId="21327D34" w14:textId="77777777" w:rsidR="001753B3" w:rsidRDefault="001753B3">
            <w:pPr>
              <w:pStyle w:val="Body"/>
            </w:pPr>
          </w:p>
        </w:tc>
        <w:tc>
          <w:tcPr>
            <w:tcW w:w="944" w:type="pct"/>
          </w:tcPr>
          <w:p w14:paraId="28F9E9FE" w14:textId="77777777" w:rsidR="001753B3" w:rsidRDefault="001753B3">
            <w:pPr>
              <w:pStyle w:val="Body"/>
            </w:pPr>
          </w:p>
        </w:tc>
      </w:tr>
      <w:tr w:rsidR="00DC4CCC" w14:paraId="73669FA1" w14:textId="77777777" w:rsidTr="00C608C4">
        <w:trPr>
          <w:trHeight w:val="754"/>
        </w:trPr>
        <w:tc>
          <w:tcPr>
            <w:tcW w:w="1551" w:type="pct"/>
          </w:tcPr>
          <w:p w14:paraId="223B46F3" w14:textId="11C1D7CF" w:rsidR="00DC4CCC" w:rsidRDefault="00DC4CCC">
            <w:pPr>
              <w:pStyle w:val="Body"/>
            </w:pPr>
            <w:r>
              <w:t>Gain compensation between I,Q resolution</w:t>
            </w:r>
          </w:p>
        </w:tc>
        <w:tc>
          <w:tcPr>
            <w:tcW w:w="524" w:type="pct"/>
          </w:tcPr>
          <w:p w14:paraId="571DAE85" w14:textId="77777777" w:rsidR="00DC4CCC" w:rsidRDefault="00DC4CCC">
            <w:pPr>
              <w:pStyle w:val="Body"/>
            </w:pPr>
          </w:p>
        </w:tc>
        <w:tc>
          <w:tcPr>
            <w:tcW w:w="245" w:type="pct"/>
          </w:tcPr>
          <w:p w14:paraId="28BD00C8" w14:textId="0675C453" w:rsidR="00DC4CCC" w:rsidRDefault="00DC4CCC">
            <w:pPr>
              <w:pStyle w:val="Body"/>
            </w:pPr>
            <w:r>
              <w:t>0.2</w:t>
            </w:r>
          </w:p>
        </w:tc>
        <w:tc>
          <w:tcPr>
            <w:tcW w:w="301" w:type="pct"/>
          </w:tcPr>
          <w:p w14:paraId="75D3B1AC" w14:textId="77777777" w:rsidR="00DC4CCC" w:rsidRDefault="00DC4CCC">
            <w:pPr>
              <w:pStyle w:val="Body"/>
            </w:pPr>
          </w:p>
        </w:tc>
        <w:tc>
          <w:tcPr>
            <w:tcW w:w="278" w:type="pct"/>
          </w:tcPr>
          <w:p w14:paraId="55541C74" w14:textId="77777777" w:rsidR="00DC4CCC" w:rsidRDefault="00DC4CCC">
            <w:pPr>
              <w:pStyle w:val="Body"/>
            </w:pPr>
          </w:p>
        </w:tc>
        <w:tc>
          <w:tcPr>
            <w:tcW w:w="408" w:type="pct"/>
          </w:tcPr>
          <w:p w14:paraId="16D4697B" w14:textId="77777777" w:rsidR="00DC4CCC" w:rsidRDefault="00DC4CCC">
            <w:pPr>
              <w:pStyle w:val="Body"/>
            </w:pPr>
          </w:p>
        </w:tc>
        <w:tc>
          <w:tcPr>
            <w:tcW w:w="748" w:type="pct"/>
          </w:tcPr>
          <w:p w14:paraId="6DDF5744" w14:textId="77777777" w:rsidR="00DC4CCC" w:rsidRDefault="00DC4CCC">
            <w:pPr>
              <w:pStyle w:val="Body"/>
            </w:pPr>
          </w:p>
        </w:tc>
        <w:tc>
          <w:tcPr>
            <w:tcW w:w="944" w:type="pct"/>
          </w:tcPr>
          <w:p w14:paraId="2C23C5C3" w14:textId="77777777" w:rsidR="00DC4CCC" w:rsidRDefault="00DC4CCC">
            <w:pPr>
              <w:pStyle w:val="Body"/>
            </w:pPr>
          </w:p>
        </w:tc>
      </w:tr>
      <w:tr w:rsidR="001753B3" w14:paraId="6703F2C9" w14:textId="77777777" w:rsidTr="00C608C4">
        <w:trPr>
          <w:trHeight w:val="619"/>
        </w:trPr>
        <w:tc>
          <w:tcPr>
            <w:tcW w:w="1551" w:type="pct"/>
          </w:tcPr>
          <w:p w14:paraId="0A9E15DB" w14:textId="77777777" w:rsidR="001753B3" w:rsidRDefault="001753B3">
            <w:pPr>
              <w:pStyle w:val="Body"/>
            </w:pPr>
            <w:r>
              <w:t>Phase compensation between I,Q</w:t>
            </w:r>
          </w:p>
        </w:tc>
        <w:tc>
          <w:tcPr>
            <w:tcW w:w="524" w:type="pct"/>
          </w:tcPr>
          <w:p w14:paraId="6DB92788" w14:textId="5614180B" w:rsidR="001753B3" w:rsidRDefault="00DC4CCC">
            <w:pPr>
              <w:pStyle w:val="Body"/>
            </w:pPr>
            <w:r>
              <w:t>0</w:t>
            </w:r>
          </w:p>
        </w:tc>
        <w:tc>
          <w:tcPr>
            <w:tcW w:w="245" w:type="pct"/>
          </w:tcPr>
          <w:p w14:paraId="732E765A" w14:textId="77777777" w:rsidR="001753B3" w:rsidRDefault="001753B3">
            <w:pPr>
              <w:pStyle w:val="Body"/>
            </w:pPr>
          </w:p>
        </w:tc>
        <w:tc>
          <w:tcPr>
            <w:tcW w:w="301" w:type="pct"/>
          </w:tcPr>
          <w:p w14:paraId="587F54E7" w14:textId="1A14C807" w:rsidR="001753B3" w:rsidRDefault="004D1307">
            <w:pPr>
              <w:pStyle w:val="Body"/>
            </w:pPr>
            <w:r>
              <w:t>4</w:t>
            </w:r>
          </w:p>
        </w:tc>
        <w:tc>
          <w:tcPr>
            <w:tcW w:w="278" w:type="pct"/>
          </w:tcPr>
          <w:p w14:paraId="27E905A6" w14:textId="77777777" w:rsidR="001753B3" w:rsidRDefault="001753B3">
            <w:pPr>
              <w:pStyle w:val="Body"/>
            </w:pPr>
            <w:r>
              <w:t>deg</w:t>
            </w:r>
          </w:p>
        </w:tc>
        <w:tc>
          <w:tcPr>
            <w:tcW w:w="408" w:type="pct"/>
          </w:tcPr>
          <w:p w14:paraId="318A8214" w14:textId="77777777" w:rsidR="001753B3" w:rsidRDefault="001753B3">
            <w:pPr>
              <w:pStyle w:val="Body"/>
            </w:pPr>
          </w:p>
        </w:tc>
        <w:tc>
          <w:tcPr>
            <w:tcW w:w="748" w:type="pct"/>
          </w:tcPr>
          <w:p w14:paraId="29AD0BC3" w14:textId="77777777" w:rsidR="001753B3" w:rsidRDefault="001753B3">
            <w:pPr>
              <w:pStyle w:val="Body"/>
            </w:pPr>
          </w:p>
        </w:tc>
        <w:tc>
          <w:tcPr>
            <w:tcW w:w="944" w:type="pct"/>
          </w:tcPr>
          <w:p w14:paraId="6EA91127" w14:textId="77777777" w:rsidR="001753B3" w:rsidRDefault="001753B3">
            <w:pPr>
              <w:pStyle w:val="Body"/>
            </w:pPr>
          </w:p>
        </w:tc>
      </w:tr>
      <w:tr w:rsidR="00DC4CCC" w14:paraId="542BDBD2" w14:textId="77777777" w:rsidTr="00C608C4">
        <w:trPr>
          <w:trHeight w:val="619"/>
        </w:trPr>
        <w:tc>
          <w:tcPr>
            <w:tcW w:w="1551" w:type="pct"/>
          </w:tcPr>
          <w:p w14:paraId="10505802" w14:textId="0808466A" w:rsidR="00DC4CCC" w:rsidRDefault="00DC4CCC">
            <w:pPr>
              <w:pStyle w:val="Body"/>
            </w:pPr>
            <w:r>
              <w:t>Phase compensation between I,Q resolution</w:t>
            </w:r>
          </w:p>
        </w:tc>
        <w:tc>
          <w:tcPr>
            <w:tcW w:w="524" w:type="pct"/>
          </w:tcPr>
          <w:p w14:paraId="754CEC5C" w14:textId="77777777" w:rsidR="00DC4CCC" w:rsidRDefault="00DC4CCC">
            <w:pPr>
              <w:pStyle w:val="Body"/>
            </w:pPr>
          </w:p>
        </w:tc>
        <w:tc>
          <w:tcPr>
            <w:tcW w:w="245" w:type="pct"/>
          </w:tcPr>
          <w:p w14:paraId="231488FF" w14:textId="7140F9B1" w:rsidR="00DC4CCC" w:rsidRDefault="00DC4CCC">
            <w:pPr>
              <w:pStyle w:val="Body"/>
            </w:pPr>
            <w:r>
              <w:t>0.5</w:t>
            </w:r>
          </w:p>
        </w:tc>
        <w:tc>
          <w:tcPr>
            <w:tcW w:w="301" w:type="pct"/>
          </w:tcPr>
          <w:p w14:paraId="65D876FA" w14:textId="77777777" w:rsidR="00DC4CCC" w:rsidRDefault="00DC4CCC">
            <w:pPr>
              <w:pStyle w:val="Body"/>
            </w:pPr>
          </w:p>
        </w:tc>
        <w:tc>
          <w:tcPr>
            <w:tcW w:w="278" w:type="pct"/>
          </w:tcPr>
          <w:p w14:paraId="3C593494" w14:textId="77777777" w:rsidR="00DC4CCC" w:rsidRDefault="00DC4CCC">
            <w:pPr>
              <w:pStyle w:val="Body"/>
            </w:pPr>
          </w:p>
        </w:tc>
        <w:tc>
          <w:tcPr>
            <w:tcW w:w="408" w:type="pct"/>
          </w:tcPr>
          <w:p w14:paraId="4542F0DA" w14:textId="77777777" w:rsidR="00DC4CCC" w:rsidRDefault="00DC4CCC">
            <w:pPr>
              <w:pStyle w:val="Body"/>
            </w:pPr>
          </w:p>
        </w:tc>
        <w:tc>
          <w:tcPr>
            <w:tcW w:w="748" w:type="pct"/>
          </w:tcPr>
          <w:p w14:paraId="341EA1EE" w14:textId="77777777" w:rsidR="00DC4CCC" w:rsidRDefault="00DC4CCC">
            <w:pPr>
              <w:pStyle w:val="Body"/>
            </w:pPr>
          </w:p>
        </w:tc>
        <w:tc>
          <w:tcPr>
            <w:tcW w:w="944" w:type="pct"/>
          </w:tcPr>
          <w:p w14:paraId="1636ECEC" w14:textId="77777777" w:rsidR="00DC4CCC" w:rsidRDefault="00DC4CCC">
            <w:pPr>
              <w:pStyle w:val="Body"/>
            </w:pPr>
          </w:p>
        </w:tc>
      </w:tr>
      <w:tr w:rsidR="001753B3" w14:paraId="23092BF6" w14:textId="77777777" w:rsidTr="00C608C4">
        <w:trPr>
          <w:trHeight w:val="619"/>
        </w:trPr>
        <w:tc>
          <w:tcPr>
            <w:tcW w:w="1551" w:type="pct"/>
          </w:tcPr>
          <w:p w14:paraId="1D85FF55" w14:textId="77777777" w:rsidR="001753B3" w:rsidRDefault="001753B3">
            <w:pPr>
              <w:pStyle w:val="Body"/>
            </w:pPr>
            <w:r>
              <w:t>IF frequency</w:t>
            </w:r>
          </w:p>
        </w:tc>
        <w:tc>
          <w:tcPr>
            <w:tcW w:w="524" w:type="pct"/>
          </w:tcPr>
          <w:p w14:paraId="38A13273" w14:textId="77777777" w:rsidR="001753B3" w:rsidRDefault="001753B3">
            <w:pPr>
              <w:pStyle w:val="Body"/>
            </w:pPr>
            <w:r>
              <w:t>0.01</w:t>
            </w:r>
          </w:p>
        </w:tc>
        <w:tc>
          <w:tcPr>
            <w:tcW w:w="245" w:type="pct"/>
          </w:tcPr>
          <w:p w14:paraId="1B194610" w14:textId="77777777" w:rsidR="001753B3" w:rsidRDefault="001753B3">
            <w:pPr>
              <w:pStyle w:val="Body"/>
            </w:pPr>
          </w:p>
        </w:tc>
        <w:tc>
          <w:tcPr>
            <w:tcW w:w="301" w:type="pct"/>
          </w:tcPr>
          <w:p w14:paraId="33A196F3" w14:textId="77777777" w:rsidR="001753B3" w:rsidRDefault="001753B3">
            <w:pPr>
              <w:pStyle w:val="Body"/>
            </w:pPr>
            <w:r>
              <w:t>60</w:t>
            </w:r>
          </w:p>
        </w:tc>
        <w:tc>
          <w:tcPr>
            <w:tcW w:w="278" w:type="pct"/>
          </w:tcPr>
          <w:p w14:paraId="5928B886" w14:textId="77777777" w:rsidR="001753B3" w:rsidRDefault="001753B3">
            <w:pPr>
              <w:pStyle w:val="Body"/>
            </w:pPr>
            <w:r>
              <w:t>MHz</w:t>
            </w:r>
          </w:p>
        </w:tc>
        <w:tc>
          <w:tcPr>
            <w:tcW w:w="408" w:type="pct"/>
          </w:tcPr>
          <w:p w14:paraId="0A3BDB21" w14:textId="77777777" w:rsidR="001753B3" w:rsidRDefault="001753B3">
            <w:pPr>
              <w:pStyle w:val="Body"/>
            </w:pPr>
          </w:p>
        </w:tc>
        <w:tc>
          <w:tcPr>
            <w:tcW w:w="748" w:type="pct"/>
          </w:tcPr>
          <w:p w14:paraId="35522A6D" w14:textId="77777777" w:rsidR="001753B3" w:rsidRDefault="001753B3">
            <w:pPr>
              <w:pStyle w:val="Body"/>
            </w:pPr>
          </w:p>
        </w:tc>
        <w:tc>
          <w:tcPr>
            <w:tcW w:w="944" w:type="pct"/>
          </w:tcPr>
          <w:p w14:paraId="2C325C3C" w14:textId="77777777" w:rsidR="001753B3" w:rsidRDefault="001753B3">
            <w:pPr>
              <w:pStyle w:val="Body"/>
            </w:pPr>
          </w:p>
        </w:tc>
      </w:tr>
      <w:tr w:rsidR="001753B3" w14:paraId="73BDBD08" w14:textId="77777777" w:rsidTr="00C608C4">
        <w:trPr>
          <w:trHeight w:val="619"/>
        </w:trPr>
        <w:tc>
          <w:tcPr>
            <w:tcW w:w="1551" w:type="pct"/>
          </w:tcPr>
          <w:p w14:paraId="31E83EC1" w14:textId="77777777" w:rsidR="001753B3" w:rsidRDefault="001753B3">
            <w:pPr>
              <w:pStyle w:val="Body"/>
            </w:pPr>
            <w:r>
              <w:t>Dynamic out</w:t>
            </w:r>
          </w:p>
        </w:tc>
        <w:tc>
          <w:tcPr>
            <w:tcW w:w="524" w:type="pct"/>
          </w:tcPr>
          <w:p w14:paraId="35BC4968" w14:textId="77777777" w:rsidR="001753B3" w:rsidRDefault="001753B3">
            <w:pPr>
              <w:pStyle w:val="Body"/>
            </w:pPr>
          </w:p>
        </w:tc>
        <w:tc>
          <w:tcPr>
            <w:tcW w:w="245" w:type="pct"/>
          </w:tcPr>
          <w:p w14:paraId="1358E5B6" w14:textId="2A4A72E3" w:rsidR="001753B3" w:rsidRDefault="001753B3">
            <w:pPr>
              <w:pStyle w:val="Body"/>
            </w:pPr>
            <w:r>
              <w:t>25</w:t>
            </w:r>
            <w:r w:rsidR="004D1307">
              <w:t>2</w:t>
            </w:r>
          </w:p>
        </w:tc>
        <w:tc>
          <w:tcPr>
            <w:tcW w:w="301" w:type="pct"/>
          </w:tcPr>
          <w:p w14:paraId="5471432B" w14:textId="77777777" w:rsidR="001753B3" w:rsidRDefault="001753B3">
            <w:pPr>
              <w:pStyle w:val="Body"/>
            </w:pPr>
          </w:p>
        </w:tc>
        <w:tc>
          <w:tcPr>
            <w:tcW w:w="278" w:type="pct"/>
          </w:tcPr>
          <w:p w14:paraId="182AB079" w14:textId="77777777" w:rsidR="001753B3" w:rsidRDefault="001753B3">
            <w:pPr>
              <w:pStyle w:val="Body"/>
            </w:pPr>
            <w:r>
              <w:t>bits</w:t>
            </w:r>
          </w:p>
        </w:tc>
        <w:tc>
          <w:tcPr>
            <w:tcW w:w="408" w:type="pct"/>
          </w:tcPr>
          <w:p w14:paraId="38C0E25B" w14:textId="77777777" w:rsidR="001753B3" w:rsidRDefault="001753B3">
            <w:pPr>
              <w:pStyle w:val="Body"/>
            </w:pPr>
          </w:p>
        </w:tc>
        <w:tc>
          <w:tcPr>
            <w:tcW w:w="748" w:type="pct"/>
          </w:tcPr>
          <w:p w14:paraId="5AB89313" w14:textId="77777777" w:rsidR="001753B3" w:rsidRDefault="001753B3">
            <w:pPr>
              <w:pStyle w:val="Body"/>
            </w:pPr>
          </w:p>
        </w:tc>
        <w:tc>
          <w:tcPr>
            <w:tcW w:w="944" w:type="pct"/>
          </w:tcPr>
          <w:p w14:paraId="75EF2DD2" w14:textId="77777777" w:rsidR="001753B3" w:rsidRDefault="001753B3">
            <w:pPr>
              <w:pStyle w:val="Body"/>
            </w:pPr>
          </w:p>
        </w:tc>
      </w:tr>
      <w:tr w:rsidR="001753B3" w14:paraId="517ED9EE" w14:textId="77777777" w:rsidTr="00C608C4">
        <w:trPr>
          <w:trHeight w:val="619"/>
        </w:trPr>
        <w:tc>
          <w:tcPr>
            <w:tcW w:w="1551" w:type="pct"/>
          </w:tcPr>
          <w:p w14:paraId="5109E3E6" w14:textId="77777777" w:rsidR="001753B3" w:rsidRDefault="001753B3">
            <w:pPr>
              <w:pStyle w:val="Body"/>
            </w:pPr>
            <w:r>
              <w:t>delay mismatch</w:t>
            </w:r>
          </w:p>
        </w:tc>
        <w:tc>
          <w:tcPr>
            <w:tcW w:w="524" w:type="pct"/>
          </w:tcPr>
          <w:p w14:paraId="0378E279" w14:textId="77777777" w:rsidR="001753B3" w:rsidRDefault="001753B3">
            <w:pPr>
              <w:pStyle w:val="Body"/>
            </w:pPr>
          </w:p>
        </w:tc>
        <w:tc>
          <w:tcPr>
            <w:tcW w:w="245" w:type="pct"/>
          </w:tcPr>
          <w:p w14:paraId="4F94EF5B" w14:textId="77777777" w:rsidR="001753B3" w:rsidRDefault="001753B3">
            <w:pPr>
              <w:pStyle w:val="Body"/>
            </w:pPr>
          </w:p>
        </w:tc>
        <w:tc>
          <w:tcPr>
            <w:tcW w:w="301" w:type="pct"/>
          </w:tcPr>
          <w:p w14:paraId="1FAF6721" w14:textId="0740B248" w:rsidR="001753B3" w:rsidRDefault="00C608C4">
            <w:pPr>
              <w:pStyle w:val="Body"/>
            </w:pPr>
            <w:r>
              <w:t xml:space="preserve">75 </w:t>
            </w:r>
          </w:p>
        </w:tc>
        <w:tc>
          <w:tcPr>
            <w:tcW w:w="278" w:type="pct"/>
          </w:tcPr>
          <w:p w14:paraId="27141423" w14:textId="77777777" w:rsidR="001753B3" w:rsidRDefault="001753B3">
            <w:pPr>
              <w:pStyle w:val="Body"/>
            </w:pPr>
            <w:r>
              <w:t>ps</w:t>
            </w:r>
          </w:p>
        </w:tc>
        <w:tc>
          <w:tcPr>
            <w:tcW w:w="408" w:type="pct"/>
          </w:tcPr>
          <w:p w14:paraId="48555091" w14:textId="77777777" w:rsidR="001753B3" w:rsidRDefault="001753B3">
            <w:pPr>
              <w:pStyle w:val="Body"/>
            </w:pPr>
          </w:p>
        </w:tc>
        <w:tc>
          <w:tcPr>
            <w:tcW w:w="748" w:type="pct"/>
          </w:tcPr>
          <w:p w14:paraId="0C0099F4" w14:textId="77777777" w:rsidR="001753B3" w:rsidRDefault="001753B3">
            <w:pPr>
              <w:pStyle w:val="Body"/>
            </w:pPr>
          </w:p>
        </w:tc>
        <w:tc>
          <w:tcPr>
            <w:tcW w:w="944" w:type="pct"/>
          </w:tcPr>
          <w:p w14:paraId="0E1EDFDD" w14:textId="77777777" w:rsidR="001753B3" w:rsidRDefault="001753B3">
            <w:pPr>
              <w:pStyle w:val="Body"/>
            </w:pPr>
          </w:p>
        </w:tc>
      </w:tr>
      <w:tr w:rsidR="001753B3" w14:paraId="133F1CB2" w14:textId="77777777" w:rsidTr="00C608C4">
        <w:trPr>
          <w:trHeight w:val="619"/>
        </w:trPr>
        <w:tc>
          <w:tcPr>
            <w:tcW w:w="1551" w:type="pct"/>
          </w:tcPr>
          <w:p w14:paraId="0A7B6597" w14:textId="77777777" w:rsidR="001753B3" w:rsidRDefault="001753B3">
            <w:pPr>
              <w:pStyle w:val="Body"/>
            </w:pPr>
            <w:r>
              <w:t>area</w:t>
            </w:r>
          </w:p>
        </w:tc>
        <w:tc>
          <w:tcPr>
            <w:tcW w:w="524" w:type="pct"/>
          </w:tcPr>
          <w:p w14:paraId="3AF51B70" w14:textId="77777777" w:rsidR="001753B3" w:rsidRDefault="001753B3">
            <w:pPr>
              <w:pStyle w:val="Body"/>
            </w:pPr>
          </w:p>
        </w:tc>
        <w:tc>
          <w:tcPr>
            <w:tcW w:w="245" w:type="pct"/>
          </w:tcPr>
          <w:p w14:paraId="682A5966" w14:textId="77777777" w:rsidR="001753B3" w:rsidRDefault="001753B3">
            <w:pPr>
              <w:pStyle w:val="Body"/>
            </w:pPr>
          </w:p>
        </w:tc>
        <w:tc>
          <w:tcPr>
            <w:tcW w:w="301" w:type="pct"/>
          </w:tcPr>
          <w:p w14:paraId="3BB4835C" w14:textId="77777777" w:rsidR="001753B3" w:rsidRDefault="001753B3">
            <w:pPr>
              <w:pStyle w:val="Body"/>
            </w:pPr>
            <w:r>
              <w:t>tbf</w:t>
            </w:r>
          </w:p>
        </w:tc>
        <w:tc>
          <w:tcPr>
            <w:tcW w:w="278" w:type="pct"/>
          </w:tcPr>
          <w:p w14:paraId="17202A14" w14:textId="77777777" w:rsidR="001753B3" w:rsidRDefault="001753B3">
            <w:pPr>
              <w:pStyle w:val="Body"/>
            </w:pPr>
          </w:p>
        </w:tc>
        <w:tc>
          <w:tcPr>
            <w:tcW w:w="408" w:type="pct"/>
          </w:tcPr>
          <w:p w14:paraId="47FB09F2" w14:textId="77777777" w:rsidR="001753B3" w:rsidRDefault="001753B3">
            <w:pPr>
              <w:pStyle w:val="Body"/>
            </w:pPr>
          </w:p>
        </w:tc>
        <w:tc>
          <w:tcPr>
            <w:tcW w:w="748" w:type="pct"/>
          </w:tcPr>
          <w:p w14:paraId="04B96A1A" w14:textId="77777777" w:rsidR="001753B3" w:rsidRDefault="001753B3">
            <w:pPr>
              <w:pStyle w:val="Body"/>
            </w:pPr>
          </w:p>
        </w:tc>
        <w:tc>
          <w:tcPr>
            <w:tcW w:w="944" w:type="pct"/>
          </w:tcPr>
          <w:p w14:paraId="58280B1C" w14:textId="77777777" w:rsidR="001753B3" w:rsidRDefault="001753B3">
            <w:pPr>
              <w:pStyle w:val="Body"/>
            </w:pPr>
          </w:p>
        </w:tc>
      </w:tr>
    </w:tbl>
    <w:p w14:paraId="773CA53D" w14:textId="66D1A2B9" w:rsidR="001753B3" w:rsidRDefault="001753B3" w:rsidP="00B75F5C">
      <w:pPr>
        <w:pStyle w:val="Caption"/>
        <w:jc w:val="center"/>
      </w:pPr>
      <w:bookmarkStart w:id="734" w:name="_Toc42511872"/>
      <w:r>
        <w:t xml:space="preserve">Table </w:t>
      </w:r>
      <w:r>
        <w:fldChar w:fldCharType="begin"/>
      </w:r>
      <w:r>
        <w:instrText xml:space="preserve"> SEQ Table \* ARABIC </w:instrText>
      </w:r>
      <w:r>
        <w:fldChar w:fldCharType="separate"/>
      </w:r>
      <w:r w:rsidR="00AA6F07">
        <w:rPr>
          <w:noProof/>
        </w:rPr>
        <w:t>12</w:t>
      </w:r>
      <w:r>
        <w:rPr>
          <w:noProof/>
        </w:rPr>
        <w:fldChar w:fldCharType="end"/>
      </w:r>
      <w:r w:rsidR="00AA6F07">
        <w:rPr>
          <w:noProof/>
        </w:rPr>
        <w:t>:</w:t>
      </w:r>
      <w:r>
        <w:t xml:space="preserve"> electrical spec RXbist digital</w:t>
      </w:r>
      <w:bookmarkEnd w:id="734"/>
    </w:p>
    <w:p w14:paraId="6C9C076C" w14:textId="77777777" w:rsidR="001753B3" w:rsidRDefault="001753B3">
      <w:pPr>
        <w:pStyle w:val="Heading2"/>
      </w:pPr>
      <w:bookmarkStart w:id="735" w:name="_Toc49245202"/>
      <w:r>
        <w:t>Calibration of the RFbist</w:t>
      </w:r>
      <w:bookmarkEnd w:id="735"/>
      <w:r>
        <w:t xml:space="preserve"> </w:t>
      </w:r>
    </w:p>
    <w:p w14:paraId="38D5BA96" w14:textId="77777777" w:rsidR="001753B3" w:rsidRDefault="001753B3">
      <w:pPr>
        <w:pStyle w:val="Body"/>
      </w:pPr>
      <w:r w:rsidRPr="00E407E2">
        <w:rPr>
          <w:noProof/>
        </w:rPr>
        <w:drawing>
          <wp:anchor distT="0" distB="0" distL="114300" distR="114300" simplePos="0" relativeHeight="251608576" behindDoc="0" locked="0" layoutInCell="1" allowOverlap="1" wp14:anchorId="0C4A9B99" wp14:editId="4FD9FAFB">
            <wp:simplePos x="0" y="0"/>
            <wp:positionH relativeFrom="column">
              <wp:posOffset>0</wp:posOffset>
            </wp:positionH>
            <wp:positionV relativeFrom="paragraph">
              <wp:posOffset>273685</wp:posOffset>
            </wp:positionV>
            <wp:extent cx="5016500" cy="282194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16500" cy="2821940"/>
                    </a:xfrm>
                    <a:prstGeom prst="rect">
                      <a:avLst/>
                    </a:prstGeom>
                  </pic:spPr>
                </pic:pic>
              </a:graphicData>
            </a:graphic>
          </wp:anchor>
        </w:drawing>
      </w:r>
    </w:p>
    <w:p w14:paraId="7A63EC2C" w14:textId="733BF3BA" w:rsidR="001753B3" w:rsidRDefault="001753B3" w:rsidP="001753B3">
      <w:pPr>
        <w:pStyle w:val="Caption"/>
        <w:jc w:val="center"/>
      </w:pPr>
      <w:bookmarkStart w:id="736" w:name="_Toc42511841"/>
      <w:r>
        <w:t xml:space="preserve">Figure </w:t>
      </w:r>
      <w:r w:rsidR="00AA6F07">
        <w:t>34</w:t>
      </w:r>
      <w:r>
        <w:t xml:space="preserve"> Bist calibration/saftey implementation</w:t>
      </w:r>
      <w:bookmarkEnd w:id="736"/>
    </w:p>
    <w:p w14:paraId="66685276" w14:textId="77777777" w:rsidR="001753B3" w:rsidRDefault="001753B3">
      <w:pPr>
        <w:pStyle w:val="Body"/>
      </w:pPr>
    </w:p>
    <w:p w14:paraId="4B306A15" w14:textId="77777777" w:rsidR="001753B3" w:rsidRDefault="001753B3">
      <w:pPr>
        <w:pStyle w:val="Body"/>
      </w:pPr>
    </w:p>
    <w:p w14:paraId="1B629314" w14:textId="77777777" w:rsidR="001753B3" w:rsidRDefault="001753B3">
      <w:pPr>
        <w:pStyle w:val="Body"/>
      </w:pPr>
      <w:r>
        <w:t xml:space="preserve">The calibration mechanism is based on a software approach. </w:t>
      </w:r>
    </w:p>
    <w:p w14:paraId="2FB12BE0" w14:textId="77777777" w:rsidR="001753B3" w:rsidRDefault="001753B3">
      <w:pPr>
        <w:pStyle w:val="Body"/>
      </w:pPr>
      <w:r>
        <w:t xml:space="preserve">The power detector analog output can be sent to ATB. They are converted in digital and processed by software). It is used for </w:t>
      </w:r>
    </w:p>
    <w:p w14:paraId="3AED0066" w14:textId="77777777" w:rsidR="001753B3" w:rsidRDefault="001753B3">
      <w:pPr>
        <w:pStyle w:val="Body"/>
        <w:numPr>
          <w:ilvl w:val="0"/>
          <w:numId w:val="30"/>
        </w:numPr>
      </w:pPr>
      <w:r>
        <w:t>Calibrating the doubler output power to get the 2.5dBm</w:t>
      </w:r>
    </w:p>
    <w:p w14:paraId="31352298" w14:textId="77777777" w:rsidR="001753B3" w:rsidRDefault="001753B3">
      <w:pPr>
        <w:pStyle w:val="Body"/>
        <w:numPr>
          <w:ilvl w:val="0"/>
          <w:numId w:val="30"/>
        </w:numPr>
      </w:pPr>
      <w:r>
        <w:t>Calibrating the SSB modulator to get the correct output power 4dBm</w:t>
      </w:r>
    </w:p>
    <w:p w14:paraId="5E7CFD61" w14:textId="77777777" w:rsidR="001753B3" w:rsidRDefault="001753B3">
      <w:pPr>
        <w:pStyle w:val="Body"/>
      </w:pPr>
      <w:r>
        <w:t xml:space="preserve">See </w:t>
      </w:r>
      <w:r>
        <w:fldChar w:fldCharType="begin"/>
      </w:r>
      <w:r>
        <w:instrText xml:space="preserve"> REF _Ref37084175 \h </w:instrText>
      </w:r>
      <w:r>
        <w:fldChar w:fldCharType="separate"/>
      </w:r>
      <w:r>
        <w:t>Post processing with ARM and software (calibration and safety)</w:t>
      </w:r>
      <w:r>
        <w:fldChar w:fldCharType="end"/>
      </w:r>
    </w:p>
    <w:p w14:paraId="57037FFD" w14:textId="77777777" w:rsidR="001753B3" w:rsidRPr="00490664" w:rsidRDefault="001753B3">
      <w:pPr>
        <w:pStyle w:val="Body"/>
      </w:pPr>
    </w:p>
    <w:p w14:paraId="4739BCFE" w14:textId="3A1B1179" w:rsidR="00722565" w:rsidRDefault="00722565">
      <w:pPr>
        <w:pStyle w:val="Heading2"/>
      </w:pPr>
      <w:bookmarkStart w:id="737" w:name="_Toc49245203"/>
      <w:r>
        <w:t>Design Decisions (to be logged in DOORS AS)</w:t>
      </w:r>
      <w:bookmarkEnd w:id="7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0"/>
      </w:tblGrid>
      <w:tr w:rsidR="004D0626" w:rsidRPr="004D0626" w14:paraId="31F86762" w14:textId="77777777" w:rsidTr="00E2327E">
        <w:trPr>
          <w:trHeight w:val="264"/>
        </w:trPr>
        <w:tc>
          <w:tcPr>
            <w:tcW w:w="5000" w:type="pct"/>
            <w:shd w:val="clear" w:color="auto" w:fill="auto"/>
            <w:noWrap/>
            <w:vAlign w:val="bottom"/>
            <w:hideMark/>
          </w:tcPr>
          <w:p w14:paraId="66930A20" w14:textId="77777777" w:rsidR="004D0626" w:rsidRPr="004D0626" w:rsidRDefault="004D0626" w:rsidP="00764345">
            <w:pPr>
              <w:ind w:left="0"/>
              <w:rPr>
                <w:color w:val="000000"/>
              </w:rPr>
            </w:pPr>
            <w:r w:rsidRPr="004D0626">
              <w:rPr>
                <w:color w:val="000000"/>
              </w:rPr>
              <w:t>RXBIST</w:t>
            </w:r>
          </w:p>
        </w:tc>
      </w:tr>
      <w:tr w:rsidR="004D0626" w:rsidRPr="004D0626" w14:paraId="047CB9BC" w14:textId="77777777" w:rsidTr="00E2327E">
        <w:trPr>
          <w:trHeight w:val="264"/>
        </w:trPr>
        <w:tc>
          <w:tcPr>
            <w:tcW w:w="5000" w:type="pct"/>
            <w:shd w:val="clear" w:color="auto" w:fill="auto"/>
            <w:noWrap/>
            <w:vAlign w:val="bottom"/>
            <w:hideMark/>
          </w:tcPr>
          <w:p w14:paraId="21A2FAD0" w14:textId="77777777" w:rsidR="004D0626" w:rsidRPr="004D0626" w:rsidRDefault="004D0626" w:rsidP="00764345">
            <w:pPr>
              <w:ind w:left="0"/>
              <w:rPr>
                <w:color w:val="000000"/>
              </w:rPr>
            </w:pPr>
            <w:r w:rsidRPr="004D0626">
              <w:rPr>
                <w:color w:val="000000"/>
              </w:rPr>
              <w:t>RX bist is splitted between RF and baseband BIST (RXRFBIST and BBBIST). They are both controlled by a digital controller (RXDIG)</w:t>
            </w:r>
          </w:p>
        </w:tc>
      </w:tr>
      <w:tr w:rsidR="004D0626" w:rsidRPr="004D0626" w14:paraId="2ACDEB0B" w14:textId="77777777" w:rsidTr="00E2327E">
        <w:trPr>
          <w:trHeight w:val="264"/>
        </w:trPr>
        <w:tc>
          <w:tcPr>
            <w:tcW w:w="5000" w:type="pct"/>
            <w:shd w:val="clear" w:color="auto" w:fill="auto"/>
            <w:noWrap/>
            <w:vAlign w:val="bottom"/>
            <w:hideMark/>
          </w:tcPr>
          <w:p w14:paraId="3FEE0F4E" w14:textId="77777777" w:rsidR="004D0626" w:rsidRPr="004D0626" w:rsidRDefault="004D0626" w:rsidP="00764345">
            <w:pPr>
              <w:ind w:left="0"/>
              <w:rPr>
                <w:color w:val="000000"/>
              </w:rPr>
            </w:pPr>
            <w:r w:rsidRPr="004D0626">
              <w:rPr>
                <w:color w:val="000000"/>
              </w:rPr>
              <w:t>Bist digital generation can provide square wave, sine wave, 2 tones.</w:t>
            </w:r>
          </w:p>
        </w:tc>
      </w:tr>
      <w:tr w:rsidR="004D0626" w:rsidRPr="004D0626" w14:paraId="0C7D74AB" w14:textId="77777777" w:rsidTr="00E2327E">
        <w:trPr>
          <w:trHeight w:val="264"/>
        </w:trPr>
        <w:tc>
          <w:tcPr>
            <w:tcW w:w="5000" w:type="pct"/>
            <w:shd w:val="clear" w:color="auto" w:fill="auto"/>
            <w:noWrap/>
            <w:vAlign w:val="bottom"/>
            <w:hideMark/>
          </w:tcPr>
          <w:p w14:paraId="38BED851" w14:textId="77777777" w:rsidR="004D0626" w:rsidRPr="004D0626" w:rsidRDefault="004D0626" w:rsidP="00764345">
            <w:pPr>
              <w:ind w:left="0"/>
              <w:rPr>
                <w:color w:val="000000"/>
              </w:rPr>
            </w:pPr>
            <w:r w:rsidRPr="004D0626">
              <w:rPr>
                <w:color w:val="000000"/>
              </w:rPr>
              <w:t>The RXDIG is generating pure sine wave based on sigma delta</w:t>
            </w:r>
          </w:p>
        </w:tc>
      </w:tr>
      <w:tr w:rsidR="004D0626" w:rsidRPr="004D0626" w14:paraId="23718424" w14:textId="77777777" w:rsidTr="00E2327E">
        <w:trPr>
          <w:trHeight w:val="264"/>
        </w:trPr>
        <w:tc>
          <w:tcPr>
            <w:tcW w:w="5000" w:type="pct"/>
            <w:shd w:val="clear" w:color="auto" w:fill="auto"/>
            <w:noWrap/>
            <w:vAlign w:val="bottom"/>
            <w:hideMark/>
          </w:tcPr>
          <w:p w14:paraId="43F18469" w14:textId="77777777" w:rsidR="004D0626" w:rsidRPr="004D0626" w:rsidRDefault="004D0626" w:rsidP="00764345">
            <w:pPr>
              <w:ind w:left="0"/>
              <w:rPr>
                <w:color w:val="000000"/>
              </w:rPr>
            </w:pPr>
            <w:r w:rsidRPr="004D0626">
              <w:rPr>
                <w:color w:val="000000"/>
              </w:rPr>
              <w:t>RXDIG can control frequency,phase, amplitude and compensate for phase/amplitude unbalance</w:t>
            </w:r>
          </w:p>
        </w:tc>
      </w:tr>
      <w:tr w:rsidR="004D0626" w:rsidRPr="004D0626" w14:paraId="4268AC43" w14:textId="77777777" w:rsidTr="00E2327E">
        <w:trPr>
          <w:trHeight w:val="264"/>
        </w:trPr>
        <w:tc>
          <w:tcPr>
            <w:tcW w:w="5000" w:type="pct"/>
            <w:shd w:val="clear" w:color="auto" w:fill="auto"/>
            <w:noWrap/>
            <w:vAlign w:val="bottom"/>
            <w:hideMark/>
          </w:tcPr>
          <w:p w14:paraId="54E7244E" w14:textId="77777777" w:rsidR="004D0626" w:rsidRPr="004D0626" w:rsidRDefault="004D0626" w:rsidP="00764345">
            <w:pPr>
              <w:ind w:left="0"/>
              <w:rPr>
                <w:color w:val="000000"/>
              </w:rPr>
            </w:pPr>
            <w:r w:rsidRPr="004D0626">
              <w:rPr>
                <w:color w:val="000000"/>
              </w:rPr>
              <w:t>The Sigma delta is running at 320MHz from an external analog clock</w:t>
            </w:r>
          </w:p>
        </w:tc>
      </w:tr>
      <w:tr w:rsidR="004D0626" w:rsidRPr="004D0626" w14:paraId="1708BAA7" w14:textId="77777777" w:rsidTr="00E2327E">
        <w:trPr>
          <w:trHeight w:val="264"/>
        </w:trPr>
        <w:tc>
          <w:tcPr>
            <w:tcW w:w="5000" w:type="pct"/>
            <w:shd w:val="clear" w:color="auto" w:fill="auto"/>
            <w:noWrap/>
            <w:vAlign w:val="bottom"/>
            <w:hideMark/>
          </w:tcPr>
          <w:p w14:paraId="44A55DB5" w14:textId="77777777" w:rsidR="004D0626" w:rsidRPr="004D0626" w:rsidRDefault="004D0626" w:rsidP="00764345">
            <w:pPr>
              <w:ind w:left="0"/>
              <w:rPr>
                <w:color w:val="000000"/>
              </w:rPr>
            </w:pPr>
            <w:r w:rsidRPr="004D0626">
              <w:rPr>
                <w:color w:val="000000"/>
              </w:rPr>
              <w:t>A dynamic element matching is spreading the INL/DNL of the analog DACs</w:t>
            </w:r>
          </w:p>
        </w:tc>
      </w:tr>
      <w:tr w:rsidR="004D0626" w:rsidRPr="004D0626" w14:paraId="619FB5CE" w14:textId="77777777" w:rsidTr="00E2327E">
        <w:trPr>
          <w:trHeight w:val="264"/>
        </w:trPr>
        <w:tc>
          <w:tcPr>
            <w:tcW w:w="5000" w:type="pct"/>
            <w:shd w:val="clear" w:color="auto" w:fill="auto"/>
            <w:noWrap/>
            <w:vAlign w:val="bottom"/>
            <w:hideMark/>
          </w:tcPr>
          <w:p w14:paraId="44ED6099" w14:textId="77777777" w:rsidR="004D0626" w:rsidRPr="004D0626" w:rsidRDefault="004D0626" w:rsidP="00764345">
            <w:pPr>
              <w:ind w:left="0"/>
              <w:rPr>
                <w:color w:val="000000"/>
              </w:rPr>
            </w:pPr>
            <w:r w:rsidRPr="004D0626">
              <w:rPr>
                <w:color w:val="000000"/>
              </w:rPr>
              <w:t>The RXDIG is able to provide 2 independent sine waves tones based on 2 cordics</w:t>
            </w:r>
          </w:p>
        </w:tc>
      </w:tr>
      <w:tr w:rsidR="004D0626" w:rsidRPr="004D0626" w14:paraId="152D27AE" w14:textId="77777777" w:rsidTr="00E2327E">
        <w:trPr>
          <w:trHeight w:val="264"/>
        </w:trPr>
        <w:tc>
          <w:tcPr>
            <w:tcW w:w="5000" w:type="pct"/>
            <w:shd w:val="clear" w:color="auto" w:fill="auto"/>
            <w:noWrap/>
            <w:vAlign w:val="bottom"/>
            <w:hideMark/>
          </w:tcPr>
          <w:p w14:paraId="470E9313" w14:textId="1A1AFFEC" w:rsidR="004D0626" w:rsidRPr="004D0626" w:rsidRDefault="004D0626" w:rsidP="00764345">
            <w:pPr>
              <w:ind w:left="0"/>
              <w:rPr>
                <w:color w:val="000000"/>
              </w:rPr>
            </w:pPr>
            <w:r w:rsidRPr="004D0626">
              <w:rPr>
                <w:color w:val="000000"/>
              </w:rPr>
              <w:t xml:space="preserve">IF frequency is programmable. Phase and amplitudes are </w:t>
            </w:r>
            <w:r w:rsidR="00CC1098" w:rsidRPr="004D0626">
              <w:rPr>
                <w:color w:val="000000"/>
              </w:rPr>
              <w:t>programmable</w:t>
            </w:r>
            <w:r w:rsidRPr="004D0626">
              <w:rPr>
                <w:color w:val="000000"/>
              </w:rPr>
              <w:t xml:space="preserve"> </w:t>
            </w:r>
            <w:r w:rsidR="00CC1098" w:rsidRPr="004D0626">
              <w:rPr>
                <w:color w:val="000000"/>
              </w:rPr>
              <w:t>independently</w:t>
            </w:r>
            <w:r w:rsidRPr="004D0626">
              <w:rPr>
                <w:color w:val="000000"/>
              </w:rPr>
              <w:t xml:space="preserve"> for I and Q</w:t>
            </w:r>
          </w:p>
        </w:tc>
      </w:tr>
      <w:tr w:rsidR="004D0626" w:rsidRPr="004D0626" w14:paraId="4C29F8B7" w14:textId="77777777" w:rsidTr="00E2327E">
        <w:trPr>
          <w:trHeight w:val="264"/>
        </w:trPr>
        <w:tc>
          <w:tcPr>
            <w:tcW w:w="5000" w:type="pct"/>
            <w:shd w:val="clear" w:color="auto" w:fill="auto"/>
            <w:noWrap/>
            <w:vAlign w:val="bottom"/>
            <w:hideMark/>
          </w:tcPr>
          <w:p w14:paraId="005807A5" w14:textId="77777777" w:rsidR="004D0626" w:rsidRPr="004D0626" w:rsidRDefault="004D0626" w:rsidP="00764345">
            <w:pPr>
              <w:ind w:left="0"/>
              <w:rPr>
                <w:color w:val="000000"/>
              </w:rPr>
            </w:pPr>
            <w:r w:rsidRPr="004D0626">
              <w:rPr>
                <w:color w:val="000000"/>
              </w:rPr>
              <w:t>The RXDIG provides I and Q signal</w:t>
            </w:r>
          </w:p>
        </w:tc>
      </w:tr>
      <w:tr w:rsidR="004D0626" w:rsidRPr="004D0626" w14:paraId="471E4DD6" w14:textId="77777777" w:rsidTr="00E2327E">
        <w:trPr>
          <w:trHeight w:val="264"/>
        </w:trPr>
        <w:tc>
          <w:tcPr>
            <w:tcW w:w="5000" w:type="pct"/>
            <w:shd w:val="clear" w:color="auto" w:fill="auto"/>
            <w:noWrap/>
            <w:vAlign w:val="bottom"/>
            <w:hideMark/>
          </w:tcPr>
          <w:p w14:paraId="01377208" w14:textId="77777777" w:rsidR="004D0626" w:rsidRPr="004D0626" w:rsidRDefault="004D0626" w:rsidP="00764345">
            <w:pPr>
              <w:ind w:left="0"/>
              <w:rPr>
                <w:color w:val="000000"/>
              </w:rPr>
            </w:pPr>
            <w:r w:rsidRPr="004D0626">
              <w:rPr>
                <w:color w:val="000000"/>
              </w:rPr>
              <w:t xml:space="preserve">2 8b DACs are used to convert the I,Q digital signals </w:t>
            </w:r>
          </w:p>
        </w:tc>
      </w:tr>
      <w:tr w:rsidR="004D0626" w:rsidRPr="004D0626" w14:paraId="4BBDFF00" w14:textId="77777777" w:rsidTr="00E2327E">
        <w:trPr>
          <w:trHeight w:val="264"/>
        </w:trPr>
        <w:tc>
          <w:tcPr>
            <w:tcW w:w="5000" w:type="pct"/>
            <w:shd w:val="clear" w:color="auto" w:fill="auto"/>
            <w:noWrap/>
            <w:vAlign w:val="bottom"/>
            <w:hideMark/>
          </w:tcPr>
          <w:p w14:paraId="709CD5AB" w14:textId="77777777" w:rsidR="004D0626" w:rsidRPr="004D0626" w:rsidRDefault="004D0626" w:rsidP="00764345">
            <w:pPr>
              <w:ind w:left="0"/>
              <w:rPr>
                <w:color w:val="000000"/>
              </w:rPr>
            </w:pPr>
            <w:r w:rsidRPr="004D0626">
              <w:rPr>
                <w:color w:val="000000"/>
              </w:rPr>
              <w:t>These analog signals are used both for RXRFBIST and BBBIST</w:t>
            </w:r>
          </w:p>
        </w:tc>
      </w:tr>
      <w:tr w:rsidR="004D0626" w:rsidRPr="004D0626" w14:paraId="56640B6E" w14:textId="77777777" w:rsidTr="00E2327E">
        <w:trPr>
          <w:trHeight w:val="264"/>
        </w:trPr>
        <w:tc>
          <w:tcPr>
            <w:tcW w:w="5000" w:type="pct"/>
            <w:shd w:val="clear" w:color="auto" w:fill="auto"/>
            <w:noWrap/>
            <w:vAlign w:val="bottom"/>
            <w:hideMark/>
          </w:tcPr>
          <w:p w14:paraId="52EC82D5" w14:textId="77777777" w:rsidR="004D0626" w:rsidRPr="004D0626" w:rsidRDefault="004D0626" w:rsidP="00764345">
            <w:pPr>
              <w:ind w:left="0"/>
              <w:rPr>
                <w:color w:val="000000"/>
              </w:rPr>
            </w:pPr>
            <w:r w:rsidRPr="004D0626">
              <w:rPr>
                <w:color w:val="000000"/>
              </w:rPr>
              <w:t>IF signal are converted in RF+IF through a SSB demodulator</w:t>
            </w:r>
          </w:p>
        </w:tc>
      </w:tr>
      <w:tr w:rsidR="004D0626" w:rsidRPr="004D0626" w14:paraId="3761B406" w14:textId="77777777" w:rsidTr="00E2327E">
        <w:trPr>
          <w:trHeight w:val="264"/>
        </w:trPr>
        <w:tc>
          <w:tcPr>
            <w:tcW w:w="5000" w:type="pct"/>
            <w:shd w:val="clear" w:color="auto" w:fill="auto"/>
            <w:noWrap/>
            <w:vAlign w:val="bottom"/>
            <w:hideMark/>
          </w:tcPr>
          <w:p w14:paraId="571763EF" w14:textId="77777777" w:rsidR="004D0626" w:rsidRPr="004D0626" w:rsidRDefault="004D0626" w:rsidP="00764345">
            <w:pPr>
              <w:ind w:left="0"/>
              <w:rPr>
                <w:color w:val="000000"/>
              </w:rPr>
            </w:pPr>
            <w:r w:rsidRPr="004D0626">
              <w:rPr>
                <w:color w:val="000000"/>
              </w:rPr>
              <w:t>The sSB demodulator is not compensated for image rejection because of the IQ receivers</w:t>
            </w:r>
          </w:p>
        </w:tc>
      </w:tr>
      <w:tr w:rsidR="004D0626" w:rsidRPr="004D0626" w14:paraId="5F105490" w14:textId="77777777" w:rsidTr="00E2327E">
        <w:trPr>
          <w:trHeight w:val="264"/>
        </w:trPr>
        <w:tc>
          <w:tcPr>
            <w:tcW w:w="5000" w:type="pct"/>
            <w:shd w:val="clear" w:color="auto" w:fill="auto"/>
            <w:noWrap/>
            <w:vAlign w:val="bottom"/>
            <w:hideMark/>
          </w:tcPr>
          <w:p w14:paraId="3A4408BF" w14:textId="77777777" w:rsidR="004D0626" w:rsidRPr="004D0626" w:rsidRDefault="004D0626" w:rsidP="00764345">
            <w:pPr>
              <w:ind w:left="0"/>
              <w:rPr>
                <w:color w:val="000000"/>
              </w:rPr>
            </w:pPr>
            <w:r w:rsidRPr="004D0626">
              <w:rPr>
                <w:color w:val="000000"/>
              </w:rPr>
              <w:t>The SSB signal is splitted and sent to reach receiver (LNA input or LNA output depending on the switch configuration inside the receiver)</w:t>
            </w:r>
          </w:p>
        </w:tc>
      </w:tr>
      <w:tr w:rsidR="004D0626" w:rsidRPr="004D0626" w14:paraId="7142CDE3" w14:textId="77777777" w:rsidTr="00E2327E">
        <w:trPr>
          <w:trHeight w:val="264"/>
        </w:trPr>
        <w:tc>
          <w:tcPr>
            <w:tcW w:w="5000" w:type="pct"/>
            <w:shd w:val="clear" w:color="auto" w:fill="auto"/>
            <w:noWrap/>
            <w:vAlign w:val="bottom"/>
            <w:hideMark/>
          </w:tcPr>
          <w:p w14:paraId="1088F59A" w14:textId="77777777" w:rsidR="004D0626" w:rsidRPr="004D0626" w:rsidRDefault="004D0626" w:rsidP="00764345">
            <w:pPr>
              <w:ind w:left="0"/>
              <w:rPr>
                <w:color w:val="000000"/>
              </w:rPr>
            </w:pPr>
            <w:r w:rsidRPr="004D0626">
              <w:rPr>
                <w:color w:val="000000"/>
              </w:rPr>
              <w:t>The level of the IF signal can be controlled by the RF buffers, the PR current and the digital I,Q controls</w:t>
            </w:r>
          </w:p>
        </w:tc>
      </w:tr>
      <w:tr w:rsidR="004D0626" w:rsidRPr="004D0626" w14:paraId="27E3D7C4" w14:textId="77777777" w:rsidTr="00E2327E">
        <w:trPr>
          <w:trHeight w:val="264"/>
        </w:trPr>
        <w:tc>
          <w:tcPr>
            <w:tcW w:w="5000" w:type="pct"/>
            <w:shd w:val="clear" w:color="auto" w:fill="auto"/>
            <w:noWrap/>
            <w:vAlign w:val="bottom"/>
            <w:hideMark/>
          </w:tcPr>
          <w:p w14:paraId="2AE17F78" w14:textId="336479AD" w:rsidR="004D0626" w:rsidRPr="004D0626" w:rsidRDefault="004D0626" w:rsidP="00764345">
            <w:pPr>
              <w:ind w:left="0"/>
              <w:rPr>
                <w:color w:val="000000"/>
              </w:rPr>
            </w:pPr>
            <w:r w:rsidRPr="004D0626">
              <w:rPr>
                <w:color w:val="000000"/>
              </w:rPr>
              <w:t xml:space="preserve">The level at the SSB output is calibrated so that the PPD at </w:t>
            </w:r>
            <w:r w:rsidR="00CC1098">
              <w:rPr>
                <w:color w:val="000000"/>
              </w:rPr>
              <w:t>R</w:t>
            </w:r>
            <w:r w:rsidRPr="004D0626">
              <w:rPr>
                <w:color w:val="000000"/>
              </w:rPr>
              <w:t>X inputs are in a accurate power range for reference measurement</w:t>
            </w:r>
          </w:p>
        </w:tc>
      </w:tr>
      <w:tr w:rsidR="004D0626" w:rsidRPr="004D0626" w14:paraId="2C2136B3" w14:textId="77777777" w:rsidTr="00E2327E">
        <w:trPr>
          <w:trHeight w:val="264"/>
        </w:trPr>
        <w:tc>
          <w:tcPr>
            <w:tcW w:w="5000" w:type="pct"/>
            <w:shd w:val="clear" w:color="auto" w:fill="auto"/>
            <w:noWrap/>
            <w:vAlign w:val="bottom"/>
            <w:hideMark/>
          </w:tcPr>
          <w:p w14:paraId="6AD94461" w14:textId="2F9A0E34" w:rsidR="004D0626" w:rsidRPr="004D0626" w:rsidRDefault="004D0626" w:rsidP="00764345">
            <w:pPr>
              <w:ind w:left="0"/>
              <w:rPr>
                <w:color w:val="000000"/>
              </w:rPr>
            </w:pPr>
            <w:r w:rsidRPr="004D0626">
              <w:rPr>
                <w:color w:val="000000"/>
              </w:rPr>
              <w:t xml:space="preserve">The dynamic range in the SSB modulator allows </w:t>
            </w:r>
            <w:r w:rsidR="00CC1098" w:rsidRPr="004D0626">
              <w:rPr>
                <w:color w:val="000000"/>
              </w:rPr>
              <w:t>measurement</w:t>
            </w:r>
            <w:r w:rsidRPr="004D0626">
              <w:rPr>
                <w:color w:val="000000"/>
              </w:rPr>
              <w:t xml:space="preserve"> of all </w:t>
            </w:r>
            <w:r w:rsidR="00CC1098">
              <w:rPr>
                <w:color w:val="000000"/>
              </w:rPr>
              <w:t>pa</w:t>
            </w:r>
            <w:r w:rsidRPr="004D0626">
              <w:rPr>
                <w:color w:val="000000"/>
              </w:rPr>
              <w:t>r</w:t>
            </w:r>
            <w:r w:rsidR="00CC1098">
              <w:rPr>
                <w:color w:val="000000"/>
              </w:rPr>
              <w:t>a</w:t>
            </w:r>
            <w:r w:rsidRPr="004D0626">
              <w:rPr>
                <w:color w:val="000000"/>
              </w:rPr>
              <w:t>meters through RF path with all VGA gains without compressing the VGA's. Linearity is only possible in Baseband mode</w:t>
            </w:r>
          </w:p>
        </w:tc>
      </w:tr>
      <w:tr w:rsidR="004D0626" w:rsidRPr="004D0626" w14:paraId="4DDADD4F" w14:textId="77777777" w:rsidTr="00E2327E">
        <w:trPr>
          <w:trHeight w:val="264"/>
        </w:trPr>
        <w:tc>
          <w:tcPr>
            <w:tcW w:w="5000" w:type="pct"/>
            <w:shd w:val="clear" w:color="auto" w:fill="auto"/>
            <w:noWrap/>
            <w:vAlign w:val="bottom"/>
            <w:hideMark/>
          </w:tcPr>
          <w:p w14:paraId="113C3571" w14:textId="77777777" w:rsidR="004D0626" w:rsidRPr="004D0626" w:rsidRDefault="004D0626" w:rsidP="00764345">
            <w:pPr>
              <w:ind w:left="0"/>
              <w:rPr>
                <w:color w:val="000000"/>
              </w:rPr>
            </w:pPr>
            <w:r w:rsidRPr="004D0626">
              <w:rPr>
                <w:color w:val="000000"/>
              </w:rPr>
              <w:t>The BBBist has a programmable output levels. Attenuator and IF amplifiers are used after the DAC current to voltage conversion</w:t>
            </w:r>
          </w:p>
        </w:tc>
      </w:tr>
      <w:tr w:rsidR="004D0626" w:rsidRPr="004D0626" w14:paraId="349087F2" w14:textId="77777777" w:rsidTr="00E2327E">
        <w:trPr>
          <w:trHeight w:val="264"/>
        </w:trPr>
        <w:tc>
          <w:tcPr>
            <w:tcW w:w="5000" w:type="pct"/>
            <w:shd w:val="clear" w:color="auto" w:fill="auto"/>
            <w:noWrap/>
            <w:vAlign w:val="bottom"/>
            <w:hideMark/>
          </w:tcPr>
          <w:p w14:paraId="6068EE72" w14:textId="77777777" w:rsidR="004D0626" w:rsidRPr="004D0626" w:rsidRDefault="004D0626" w:rsidP="00764345">
            <w:pPr>
              <w:ind w:left="0"/>
              <w:rPr>
                <w:color w:val="000000"/>
              </w:rPr>
            </w:pPr>
            <w:r w:rsidRPr="004D0626">
              <w:rPr>
                <w:color w:val="000000"/>
              </w:rPr>
              <w:t>BBBist is providing 2 filtered signals to filter the sigma delta high frequency noise</w:t>
            </w:r>
          </w:p>
        </w:tc>
      </w:tr>
      <w:tr w:rsidR="004D0626" w:rsidRPr="004D0626" w14:paraId="77CD8D48" w14:textId="77777777" w:rsidTr="00E2327E">
        <w:trPr>
          <w:trHeight w:val="264"/>
        </w:trPr>
        <w:tc>
          <w:tcPr>
            <w:tcW w:w="5000" w:type="pct"/>
            <w:shd w:val="clear" w:color="auto" w:fill="auto"/>
            <w:noWrap/>
            <w:vAlign w:val="bottom"/>
            <w:hideMark/>
          </w:tcPr>
          <w:p w14:paraId="27BC2469" w14:textId="77777777" w:rsidR="004D0626" w:rsidRPr="004D0626" w:rsidRDefault="004D0626" w:rsidP="00764345">
            <w:pPr>
              <w:ind w:left="0"/>
              <w:rPr>
                <w:color w:val="000000"/>
              </w:rPr>
            </w:pPr>
            <w:r w:rsidRPr="004D0626">
              <w:rPr>
                <w:color w:val="000000"/>
              </w:rPr>
              <w:t>BBBist is able to drive the line between Bist and receiver inputs</w:t>
            </w:r>
          </w:p>
        </w:tc>
      </w:tr>
      <w:tr w:rsidR="004D0626" w:rsidRPr="004D0626" w14:paraId="0079A3B0" w14:textId="77777777" w:rsidTr="00E2327E">
        <w:trPr>
          <w:trHeight w:val="264"/>
        </w:trPr>
        <w:tc>
          <w:tcPr>
            <w:tcW w:w="5000" w:type="pct"/>
            <w:shd w:val="clear" w:color="auto" w:fill="auto"/>
            <w:noWrap/>
            <w:vAlign w:val="bottom"/>
            <w:hideMark/>
          </w:tcPr>
          <w:p w14:paraId="23B20BC1" w14:textId="77777777" w:rsidR="004D0626" w:rsidRPr="004D0626" w:rsidRDefault="004D0626" w:rsidP="00764345">
            <w:pPr>
              <w:ind w:left="0"/>
              <w:rPr>
                <w:color w:val="000000"/>
              </w:rPr>
            </w:pPr>
            <w:r w:rsidRPr="004D0626">
              <w:rPr>
                <w:color w:val="000000"/>
              </w:rPr>
              <w:t>Signals are post processed in software to determine the caracteristics of the receivers. Also it is used to calibrate the IF signals</w:t>
            </w:r>
          </w:p>
        </w:tc>
      </w:tr>
      <w:tr w:rsidR="004D0626" w:rsidRPr="004D0626" w14:paraId="0FC4AD00" w14:textId="77777777" w:rsidTr="00E2327E">
        <w:trPr>
          <w:trHeight w:val="264"/>
        </w:trPr>
        <w:tc>
          <w:tcPr>
            <w:tcW w:w="5000" w:type="pct"/>
            <w:shd w:val="clear" w:color="auto" w:fill="auto"/>
            <w:noWrap/>
            <w:vAlign w:val="bottom"/>
            <w:hideMark/>
          </w:tcPr>
          <w:p w14:paraId="55894FBB" w14:textId="77777777" w:rsidR="004D0626" w:rsidRPr="004D0626" w:rsidRDefault="004D0626" w:rsidP="00764345">
            <w:pPr>
              <w:ind w:left="0"/>
              <w:rPr>
                <w:color w:val="000000"/>
              </w:rPr>
            </w:pPr>
            <w:r w:rsidRPr="004D0626">
              <w:rPr>
                <w:color w:val="000000"/>
              </w:rPr>
              <w:t>The following functions can be measured after postprocessing : RX RF gain, RX RF phase difference, NF, RX baseband gain and linearity, AGC gains, HPF and LPF, linearity of ADC</w:t>
            </w:r>
          </w:p>
        </w:tc>
      </w:tr>
      <w:tr w:rsidR="004D0626" w:rsidRPr="004D0626" w14:paraId="7D3E8A47" w14:textId="77777777" w:rsidTr="00E2327E">
        <w:trPr>
          <w:trHeight w:val="264"/>
        </w:trPr>
        <w:tc>
          <w:tcPr>
            <w:tcW w:w="5000" w:type="pct"/>
            <w:shd w:val="clear" w:color="auto" w:fill="auto"/>
            <w:noWrap/>
            <w:vAlign w:val="bottom"/>
            <w:hideMark/>
          </w:tcPr>
          <w:p w14:paraId="072DA5CE" w14:textId="4CF9481E" w:rsidR="004D0626" w:rsidRPr="004D0626" w:rsidRDefault="004D0626" w:rsidP="00764345">
            <w:pPr>
              <w:ind w:left="0"/>
              <w:rPr>
                <w:color w:val="000000"/>
              </w:rPr>
            </w:pPr>
            <w:r w:rsidRPr="004D0626">
              <w:rPr>
                <w:color w:val="000000"/>
              </w:rPr>
              <w:t xml:space="preserve"> Any value outside software threshold range must create </w:t>
            </w:r>
            <w:r w:rsidR="00CC1098">
              <w:rPr>
                <w:color w:val="000000"/>
              </w:rPr>
              <w:t>a</w:t>
            </w:r>
            <w:r w:rsidRPr="004D0626">
              <w:rPr>
                <w:color w:val="000000"/>
              </w:rPr>
              <w:t>n error by the safety software</w:t>
            </w:r>
          </w:p>
        </w:tc>
      </w:tr>
    </w:tbl>
    <w:p w14:paraId="68610987" w14:textId="77777777" w:rsidR="00722565" w:rsidRDefault="00722565" w:rsidP="00722565">
      <w:pPr>
        <w:rPr>
          <w:b/>
          <w:bCs/>
          <w:color w:val="5E89C1"/>
          <w:sz w:val="28"/>
          <w:szCs w:val="32"/>
        </w:rPr>
      </w:pPr>
      <w:r>
        <w:br w:type="page"/>
      </w:r>
    </w:p>
    <w:p w14:paraId="3C520180" w14:textId="30E66781" w:rsidR="001753B3" w:rsidRPr="00F76DF8" w:rsidRDefault="001753B3">
      <w:pPr>
        <w:pStyle w:val="Body"/>
      </w:pPr>
    </w:p>
    <w:p w14:paraId="31105741" w14:textId="77777777" w:rsidR="001753B3" w:rsidRDefault="001753B3" w:rsidP="001753B3"/>
    <w:p w14:paraId="5AF02497" w14:textId="77777777" w:rsidR="001753B3" w:rsidRDefault="001753B3" w:rsidP="001753B3"/>
    <w:p w14:paraId="49B895BD" w14:textId="06263B62" w:rsidR="001753B3" w:rsidRDefault="001753B3">
      <w:pPr>
        <w:pStyle w:val="Heading1"/>
      </w:pPr>
      <w:bookmarkStart w:id="738" w:name="_Toc31217935"/>
      <w:bookmarkStart w:id="739" w:name="_Toc49245204"/>
      <w:r>
        <w:t>TXBIST Analog</w:t>
      </w:r>
      <w:bookmarkEnd w:id="738"/>
      <w:bookmarkEnd w:id="739"/>
    </w:p>
    <w:p w14:paraId="4955482E" w14:textId="2DF45A50" w:rsidR="001753B3" w:rsidRDefault="001753B3">
      <w:pPr>
        <w:pStyle w:val="Heading2"/>
      </w:pPr>
      <w:bookmarkStart w:id="740" w:name="_Toc31217936"/>
      <w:bookmarkStart w:id="741" w:name="_Toc49245205"/>
      <w:r>
        <w:t>Block diagram</w:t>
      </w:r>
      <w:bookmarkEnd w:id="740"/>
      <w:bookmarkEnd w:id="741"/>
    </w:p>
    <w:p w14:paraId="67BEE25A" w14:textId="63B67431" w:rsidR="001753B3" w:rsidRDefault="001753B3">
      <w:pPr>
        <w:pStyle w:val="Body"/>
      </w:pPr>
    </w:p>
    <w:p w14:paraId="20FE8824" w14:textId="4D2BE847" w:rsidR="001753B3" w:rsidRDefault="00025D08">
      <w:pPr>
        <w:pStyle w:val="Body"/>
        <w:rPr>
          <w:noProof/>
        </w:rPr>
      </w:pPr>
      <w:r w:rsidRPr="00025D08">
        <w:rPr>
          <w:noProof/>
        </w:rPr>
        <w:drawing>
          <wp:anchor distT="0" distB="0" distL="114300" distR="114300" simplePos="0" relativeHeight="251660288" behindDoc="0" locked="0" layoutInCell="1" allowOverlap="1" wp14:anchorId="10C9DB64" wp14:editId="39CE686C">
            <wp:simplePos x="0" y="0"/>
            <wp:positionH relativeFrom="column">
              <wp:posOffset>-28575</wp:posOffset>
            </wp:positionH>
            <wp:positionV relativeFrom="paragraph">
              <wp:posOffset>660400</wp:posOffset>
            </wp:positionV>
            <wp:extent cx="5016500" cy="28219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016500" cy="2821940"/>
                    </a:xfrm>
                    <a:prstGeom prst="rect">
                      <a:avLst/>
                    </a:prstGeom>
                  </pic:spPr>
                </pic:pic>
              </a:graphicData>
            </a:graphic>
          </wp:anchor>
        </w:drawing>
      </w:r>
      <w:r w:rsidR="001753B3">
        <w:t>In this AS is detailed the phase measurement between channels system and also the phase step measurement (used in the safety). The block is used 3 times in the 4TX module and is controlled by the TXdig in the TX.</w:t>
      </w:r>
      <w:r w:rsidR="002B6C8F" w:rsidRPr="002B6C8F">
        <w:rPr>
          <w:noProof/>
        </w:rPr>
        <w:t xml:space="preserve"> </w:t>
      </w:r>
    </w:p>
    <w:p w14:paraId="4D8A72B8" w14:textId="1F1C7B5F" w:rsidR="00025D08" w:rsidRDefault="00025D08">
      <w:pPr>
        <w:pStyle w:val="Body"/>
        <w:rPr>
          <w:noProof/>
        </w:rPr>
      </w:pPr>
    </w:p>
    <w:p w14:paraId="5586C451" w14:textId="6F8F36C0" w:rsidR="00BD2FC9" w:rsidRDefault="00BD2FC9">
      <w:pPr>
        <w:pStyle w:val="Body"/>
      </w:pPr>
    </w:p>
    <w:p w14:paraId="5FB980B4" w14:textId="62535BC9" w:rsidR="001753B3" w:rsidRPr="00BD7EA8" w:rsidRDefault="001753B3">
      <w:pPr>
        <w:pStyle w:val="Body"/>
      </w:pPr>
    </w:p>
    <w:p w14:paraId="6A8B58FF" w14:textId="7A18C7CE" w:rsidR="001753B3" w:rsidRPr="00DE3315" w:rsidRDefault="001753B3" w:rsidP="001753B3">
      <w:pPr>
        <w:pStyle w:val="Caption"/>
        <w:jc w:val="center"/>
      </w:pPr>
      <w:bookmarkStart w:id="742" w:name="_Toc42511842"/>
      <w:bookmarkStart w:id="743" w:name="_Toc31217937"/>
      <w:r>
        <w:t xml:space="preserve">Figure </w:t>
      </w:r>
      <w:r w:rsidR="00AA6F07">
        <w:t>35:</w:t>
      </w:r>
      <w:r>
        <w:t xml:space="preserve"> TXbist implementation</w:t>
      </w:r>
      <w:bookmarkEnd w:id="742"/>
      <w:r>
        <w:t xml:space="preserve"> </w:t>
      </w:r>
    </w:p>
    <w:p w14:paraId="7EE22625" w14:textId="7638AAD6" w:rsidR="001753B3" w:rsidRPr="00DE3315" w:rsidRDefault="001753B3" w:rsidP="001753B3"/>
    <w:p w14:paraId="44DE4EC7" w14:textId="5F995477" w:rsidR="001753B3" w:rsidRDefault="001753B3">
      <w:pPr>
        <w:pStyle w:val="Heading2"/>
      </w:pPr>
      <w:bookmarkStart w:id="744" w:name="_Toc49245206"/>
      <w:r>
        <w:t>General Functionality and Operational mode</w:t>
      </w:r>
      <w:bookmarkEnd w:id="743"/>
      <w:bookmarkEnd w:id="744"/>
    </w:p>
    <w:p w14:paraId="1F811385" w14:textId="4EA78F37" w:rsidR="001753B3" w:rsidRDefault="00F51660">
      <w:pPr>
        <w:pStyle w:val="Heading3"/>
      </w:pPr>
      <w:bookmarkStart w:id="745" w:name="_Toc49245207"/>
      <w:r>
        <w:t>operational mode</w:t>
      </w:r>
      <w:bookmarkEnd w:id="745"/>
    </w:p>
    <w:p w14:paraId="35D68605" w14:textId="77777777" w:rsidR="001753B3" w:rsidRDefault="001753B3">
      <w:pPr>
        <w:pStyle w:val="Body"/>
      </w:pPr>
      <w:r>
        <w:t>The TXBIST allows to measure the phase difference between 2 TXchannels. It is placed between 2TX channels. There are 3 txbist in the chip.</w:t>
      </w:r>
    </w:p>
    <w:p w14:paraId="01E04A35" w14:textId="77777777" w:rsidR="001753B3" w:rsidRDefault="001753B3">
      <w:pPr>
        <w:pStyle w:val="Body"/>
      </w:pPr>
      <w:r>
        <w:t xml:space="preserve">On top of that there are some power detectors along the TX chain, especially at the power output (see </w:t>
      </w:r>
      <w:r>
        <w:fldChar w:fldCharType="begin"/>
      </w:r>
      <w:r>
        <w:instrText xml:space="preserve"> REF _Ref35360155 \h </w:instrText>
      </w:r>
      <w:r>
        <w:fldChar w:fldCharType="end"/>
      </w:r>
      <w:r>
        <w:fldChar w:fldCharType="begin"/>
      </w:r>
      <w:r>
        <w:instrText xml:space="preserve"> REF _Ref35360163 \h </w:instrText>
      </w:r>
      <w:r>
        <w:fldChar w:fldCharType="separate"/>
      </w:r>
      <w:r>
        <w:t xml:space="preserve">Figure </w:t>
      </w:r>
      <w:r>
        <w:rPr>
          <w:noProof/>
        </w:rPr>
        <w:t>16</w:t>
      </w:r>
      <w:r>
        <w:fldChar w:fldCharType="end"/>
      </w:r>
      <w:r>
        <w:t>) [</w:t>
      </w:r>
      <w:hyperlink r:id="rId102" w:history="1">
        <w:r w:rsidRPr="00662D11">
          <w:rPr>
            <w:rStyle w:val="Hyperlink"/>
          </w:rPr>
          <w:t>artf10989973 and 1098970</w:t>
        </w:r>
      </w:hyperlink>
      <w:r>
        <w:t>].[</w:t>
      </w:r>
      <w:hyperlink r:id="rId103" w:history="1">
        <w:r w:rsidRPr="000D62D3">
          <w:rPr>
            <w:rStyle w:val="Hyperlink"/>
          </w:rPr>
          <w:t>artf1098964</w:t>
        </w:r>
      </w:hyperlink>
      <w:r>
        <w:t xml:space="preserve">] </w:t>
      </w:r>
    </w:p>
    <w:p w14:paraId="148B854F" w14:textId="735E1351" w:rsidR="001753B3" w:rsidRDefault="001753B3">
      <w:pPr>
        <w:pStyle w:val="Body"/>
      </w:pPr>
      <w:r>
        <w:t>The analog information is sent to the ATB ADC through a mux. LDO output and TX/TX phase difference can be sent to the ATB bus</w:t>
      </w:r>
      <w:r w:rsidR="00025D08">
        <w:t xml:space="preserve"> or ADC TX</w:t>
      </w:r>
    </w:p>
    <w:p w14:paraId="4785E811" w14:textId="77777777" w:rsidR="001753B3" w:rsidRDefault="001753B3">
      <w:pPr>
        <w:pStyle w:val="Body"/>
      </w:pPr>
      <w:r>
        <w:t>Different mode of operations :</w:t>
      </w:r>
    </w:p>
    <w:p w14:paraId="77249FC6" w14:textId="77777777" w:rsidR="001753B3" w:rsidRDefault="001753B3">
      <w:pPr>
        <w:pStyle w:val="Body"/>
        <w:numPr>
          <w:ilvl w:val="0"/>
          <w:numId w:val="31"/>
        </w:numPr>
      </w:pPr>
      <w:r>
        <w:t>Phase difference variation between channels (safety) : the initial phase between channels is not specified (calibrated in production by the customer). Measuring the phase difference between channels and keeping this information in memory allow to generate a reference. Measuring the difference in safety and comparing to the reference allow to track the variation due to aging, frequency, temperature, supply. The variation due to frequency,temperature and supply is guaranteed</w:t>
      </w:r>
    </w:p>
    <w:p w14:paraId="531279B2" w14:textId="59EC2DE6" w:rsidR="001753B3" w:rsidRDefault="001753B3">
      <w:pPr>
        <w:pStyle w:val="Body"/>
        <w:numPr>
          <w:ilvl w:val="0"/>
          <w:numId w:val="31"/>
        </w:numPr>
      </w:pPr>
      <w:r>
        <w:t xml:space="preserve">Phase steps measurement. </w:t>
      </w:r>
      <w:r w:rsidR="00C61630">
        <w:t>Phase step is defi</w:t>
      </w:r>
      <w:r w:rsidR="00603A85">
        <w:t>ne</w:t>
      </w:r>
      <w:r w:rsidR="00C61630">
        <w:t>d as the difference of phases between 2 successive phases</w:t>
      </w:r>
      <w:r w:rsidR="00603A85">
        <w:t xml:space="preserve"> of 1 TX channel</w:t>
      </w:r>
      <w:r w:rsidR="00C61630">
        <w:t>.</w:t>
      </w:r>
    </w:p>
    <w:p w14:paraId="06D38ACB" w14:textId="77777777" w:rsidR="001753B3" w:rsidRDefault="001753B3">
      <w:pPr>
        <w:pStyle w:val="Body"/>
        <w:numPr>
          <w:ilvl w:val="0"/>
          <w:numId w:val="31"/>
        </w:numPr>
      </w:pPr>
      <w:r>
        <w:t xml:space="preserve">Phase init measurement. This is the absolute phase difference between 2 channels. </w:t>
      </w:r>
    </w:p>
    <w:p w14:paraId="7C803B26" w14:textId="77777777" w:rsidR="001753B3" w:rsidRDefault="001753B3">
      <w:pPr>
        <w:pStyle w:val="Body"/>
      </w:pPr>
    </w:p>
    <w:p w14:paraId="5E6A23DA" w14:textId="02185610" w:rsidR="001753B3" w:rsidRDefault="001753B3">
      <w:pPr>
        <w:pStyle w:val="Body"/>
      </w:pPr>
      <w:r>
        <w:t>The accuracy of the phase measurement depends on the power at the output of the PA</w:t>
      </w:r>
      <w:r w:rsidR="00C61630">
        <w:t xml:space="preserve">, </w:t>
      </w:r>
      <w:r w:rsidR="00603A85">
        <w:t xml:space="preserve">but also depends on </w:t>
      </w:r>
      <w:r w:rsidR="00C61630">
        <w:t>error</w:t>
      </w:r>
      <w:r w:rsidR="00603A85">
        <w:t xml:space="preserve"> introduced by the TXBIST</w:t>
      </w:r>
      <w:r w:rsidR="00C61630">
        <w:t>. Others parameters such as the phase rotator INL</w:t>
      </w:r>
      <w:r w:rsidR="00603A85">
        <w:t xml:space="preserve"> are impacting the phase step measurement, </w:t>
      </w:r>
      <w:r w:rsidR="00C61630">
        <w:t xml:space="preserve"> </w:t>
      </w:r>
      <w:r w:rsidR="00603A85">
        <w:t>The</w:t>
      </w:r>
      <w:r w:rsidR="00C61630">
        <w:t xml:space="preserve"> repeatability of the phase rotator calibration </w:t>
      </w:r>
      <w:r w:rsidR="00CC1098">
        <w:t>can</w:t>
      </w:r>
      <w:r w:rsidR="00603A85">
        <w:t xml:space="preserve"> </w:t>
      </w:r>
      <w:r w:rsidR="00C61630">
        <w:t>impact the accuracy</w:t>
      </w:r>
      <w:r w:rsidR="00603A85">
        <w:t xml:space="preserve"> of the TX 2 TX delta phase variation</w:t>
      </w:r>
      <w:r w:rsidR="00C61630">
        <w:t>.</w:t>
      </w:r>
    </w:p>
    <w:p w14:paraId="7D59730C" w14:textId="47BB122A" w:rsidR="00F51660" w:rsidRDefault="00F51660">
      <w:pPr>
        <w:pStyle w:val="Heading3"/>
      </w:pPr>
      <w:bookmarkStart w:id="746" w:name="_Toc49245208"/>
      <w:r>
        <w:t>Power modes</w:t>
      </w:r>
      <w:bookmarkEnd w:id="746"/>
    </w:p>
    <w:p w14:paraId="6B9F7F54" w14:textId="77777777" w:rsidR="00F51660" w:rsidRDefault="00F51660">
      <w:pPr>
        <w:pStyle w:val="Body"/>
      </w:pPr>
      <w:r>
        <w:t xml:space="preserve">From the outside there are 4 main digital signals that control the IP functional states. These states are described in </w:t>
      </w:r>
      <w:r>
        <w:fldChar w:fldCharType="begin"/>
      </w:r>
      <w:r>
        <w:instrText xml:space="preserve"> REF _Ref41642293 \h </w:instrText>
      </w:r>
      <w:r>
        <w:fldChar w:fldCharType="separate"/>
      </w:r>
      <w:r>
        <w:t xml:space="preserve">Table </w:t>
      </w:r>
      <w:r>
        <w:rPr>
          <w:noProof/>
        </w:rPr>
        <w:t>4</w:t>
      </w:r>
      <w:r>
        <w:fldChar w:fldCharType="end"/>
      </w:r>
      <w:r>
        <w:t>.</w:t>
      </w:r>
    </w:p>
    <w:tbl>
      <w:tblPr>
        <w:tblStyle w:val="GridTable1Light"/>
        <w:tblW w:w="0" w:type="auto"/>
        <w:tblLook w:val="04A0" w:firstRow="1" w:lastRow="0" w:firstColumn="1" w:lastColumn="0" w:noHBand="0" w:noVBand="1"/>
      </w:tblPr>
      <w:tblGrid>
        <w:gridCol w:w="1500"/>
        <w:gridCol w:w="4311"/>
        <w:gridCol w:w="2079"/>
      </w:tblGrid>
      <w:tr w:rsidR="00F51660" w14:paraId="5FEA4BB9" w14:textId="77777777" w:rsidTr="004B1B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0E4AFFA" w14:textId="77777777" w:rsidR="00F51660" w:rsidRDefault="00F51660">
            <w:pPr>
              <w:pStyle w:val="Body"/>
              <w:rPr>
                <w:lang w:eastAsia="zh-CN"/>
              </w:rPr>
            </w:pPr>
            <w:r>
              <w:t>State</w:t>
            </w:r>
          </w:p>
        </w:tc>
        <w:tc>
          <w:tcPr>
            <w:tcW w:w="4500" w:type="dxa"/>
          </w:tcPr>
          <w:p w14:paraId="403FEA67" w14:textId="77777777" w:rsidR="00F51660" w:rsidRDefault="00F51660">
            <w:pPr>
              <w:pStyle w:val="Body"/>
              <w:cnfStyle w:val="100000000000" w:firstRow="1" w:lastRow="0" w:firstColumn="0" w:lastColumn="0" w:oddVBand="0" w:evenVBand="0" w:oddHBand="0" w:evenHBand="0" w:firstRowFirstColumn="0" w:firstRowLastColumn="0" w:lastRowFirstColumn="0" w:lastRowLastColumn="0"/>
            </w:pPr>
            <w:r>
              <w:t>Note</w:t>
            </w:r>
          </w:p>
        </w:tc>
        <w:tc>
          <w:tcPr>
            <w:tcW w:w="1865" w:type="dxa"/>
          </w:tcPr>
          <w:p w14:paraId="6F10506D" w14:textId="77777777" w:rsidR="00F51660" w:rsidRDefault="00F51660">
            <w:pPr>
              <w:pStyle w:val="Body"/>
              <w:cnfStyle w:val="100000000000" w:firstRow="1" w:lastRow="0" w:firstColumn="0" w:lastColumn="0" w:oddVBand="0" w:evenVBand="0" w:oddHBand="0" w:evenHBand="0" w:firstRowFirstColumn="0" w:firstRowLastColumn="0" w:lastRowFirstColumn="0" w:lastRowLastColumn="0"/>
            </w:pPr>
            <w:r>
              <w:t>Controls</w:t>
            </w:r>
          </w:p>
        </w:tc>
      </w:tr>
      <w:tr w:rsidR="00F51660" w:rsidRPr="00F51660" w14:paraId="3ADA7923" w14:textId="77777777" w:rsidTr="004B1B73">
        <w:tc>
          <w:tcPr>
            <w:cnfStyle w:val="001000000000" w:firstRow="0" w:lastRow="0" w:firstColumn="1" w:lastColumn="0" w:oddVBand="0" w:evenVBand="0" w:oddHBand="0" w:evenHBand="0" w:firstRowFirstColumn="0" w:firstRowLastColumn="0" w:lastRowFirstColumn="0" w:lastRowLastColumn="0"/>
            <w:tcW w:w="1525" w:type="dxa"/>
          </w:tcPr>
          <w:p w14:paraId="3A67E83A" w14:textId="77777777" w:rsidR="00F51660" w:rsidRDefault="00F51660">
            <w:pPr>
              <w:pStyle w:val="Body"/>
            </w:pPr>
            <w:r>
              <w:t>Off</w:t>
            </w:r>
          </w:p>
        </w:tc>
        <w:tc>
          <w:tcPr>
            <w:tcW w:w="4500" w:type="dxa"/>
          </w:tcPr>
          <w:p w14:paraId="3F44C1C0" w14:textId="114EB238" w:rsidR="00F51660" w:rsidRDefault="00F51660">
            <w:pPr>
              <w:pStyle w:val="Body"/>
              <w:cnfStyle w:val="000000000000" w:firstRow="0" w:lastRow="0" w:firstColumn="0" w:lastColumn="0" w:oddVBand="0" w:evenVBand="0" w:oddHBand="0" w:evenHBand="0" w:firstRowFirstColumn="0" w:firstRowLastColumn="0" w:lastRowFirstColumn="0" w:lastRowLastColumn="0"/>
            </w:pPr>
            <w:r>
              <w:t>The lowest power state. Everything is off. The pon_ls_txbist is forcing all signals to analog block to 0.</w:t>
            </w:r>
          </w:p>
        </w:tc>
        <w:tc>
          <w:tcPr>
            <w:tcW w:w="1865" w:type="dxa"/>
          </w:tcPr>
          <w:p w14:paraId="4BC9C3EE" w14:textId="49835B81"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pon_ldo_txbist=</w:t>
            </w:r>
            <w:r w:rsidR="006F033E" w:rsidRPr="00C95239">
              <w:rPr>
                <w:lang w:val="fr-FR"/>
              </w:rPr>
              <w:t>x</w:t>
            </w:r>
          </w:p>
          <w:p w14:paraId="166E71DB" w14:textId="073AB6C5"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pon_ls_txbist=0</w:t>
            </w:r>
          </w:p>
          <w:p w14:paraId="2612A3B8" w14:textId="2657AFDB"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en_txbist=x</w:t>
            </w:r>
          </w:p>
          <w:p w14:paraId="341F966C" w14:textId="250A7B50" w:rsidR="00F51660" w:rsidRPr="00C614D7" w:rsidRDefault="00F51660">
            <w:pPr>
              <w:pStyle w:val="Body"/>
              <w:cnfStyle w:val="000000000000" w:firstRow="0" w:lastRow="0" w:firstColumn="0" w:lastColumn="0" w:oddVBand="0" w:evenVBand="0" w:oddHBand="0" w:evenHBand="0" w:firstRowFirstColumn="0" w:firstRowLastColumn="0" w:lastRowFirstColumn="0" w:lastRowLastColumn="0"/>
              <w:rPr>
                <w:lang w:eastAsia="zh-CN"/>
              </w:rPr>
            </w:pPr>
            <w:r w:rsidRPr="00C614D7">
              <w:t>fast_enable_txbist=X</w:t>
            </w:r>
          </w:p>
        </w:tc>
      </w:tr>
      <w:tr w:rsidR="006F033E" w14:paraId="466F7044" w14:textId="77777777" w:rsidTr="004B1B73">
        <w:tc>
          <w:tcPr>
            <w:cnfStyle w:val="001000000000" w:firstRow="0" w:lastRow="0" w:firstColumn="1" w:lastColumn="0" w:oddVBand="0" w:evenVBand="0" w:oddHBand="0" w:evenHBand="0" w:firstRowFirstColumn="0" w:firstRowLastColumn="0" w:lastRowFirstColumn="0" w:lastRowLastColumn="0"/>
            <w:tcW w:w="1525" w:type="dxa"/>
          </w:tcPr>
          <w:p w14:paraId="1261E850" w14:textId="7FBB48B8" w:rsidR="006F033E" w:rsidRDefault="006F033E">
            <w:pPr>
              <w:pStyle w:val="Body"/>
            </w:pPr>
            <w:r>
              <w:t>Standby</w:t>
            </w:r>
          </w:p>
        </w:tc>
        <w:tc>
          <w:tcPr>
            <w:tcW w:w="4500" w:type="dxa"/>
          </w:tcPr>
          <w:p w14:paraId="511A0846" w14:textId="56534355" w:rsidR="006F033E" w:rsidRDefault="006F033E">
            <w:pPr>
              <w:pStyle w:val="Body"/>
              <w:cnfStyle w:val="000000000000" w:firstRow="0" w:lastRow="0" w:firstColumn="0" w:lastColumn="0" w:oddVBand="0" w:evenVBand="0" w:oddHBand="0" w:evenHBand="0" w:firstRowFirstColumn="0" w:firstRowLastColumn="0" w:lastRowFirstColumn="0" w:lastRowLastColumn="0"/>
            </w:pPr>
            <w:r>
              <w:t>Ldo “enable” are activated but LDO are off</w:t>
            </w:r>
          </w:p>
        </w:tc>
        <w:tc>
          <w:tcPr>
            <w:tcW w:w="1865" w:type="dxa"/>
          </w:tcPr>
          <w:p w14:paraId="78F7A0E3" w14:textId="77777777" w:rsidR="006F033E" w:rsidRPr="00C95239" w:rsidRDefault="006F033E">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pon_ldo_txbist=0</w:t>
            </w:r>
          </w:p>
          <w:p w14:paraId="4EE424AB" w14:textId="5722CFDA" w:rsidR="006F033E" w:rsidRPr="00C95239" w:rsidRDefault="006F033E">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pon_ls_txbist=1</w:t>
            </w:r>
          </w:p>
          <w:p w14:paraId="215F85DF" w14:textId="77777777" w:rsidR="006F033E" w:rsidRPr="00C95239" w:rsidRDefault="006F033E">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en_txbist=x</w:t>
            </w:r>
          </w:p>
          <w:p w14:paraId="6EBC3CA5" w14:textId="689F7601" w:rsidR="006F033E" w:rsidRPr="00C614D7" w:rsidRDefault="006F033E">
            <w:pPr>
              <w:pStyle w:val="Body"/>
              <w:cnfStyle w:val="000000000000" w:firstRow="0" w:lastRow="0" w:firstColumn="0" w:lastColumn="0" w:oddVBand="0" w:evenVBand="0" w:oddHBand="0" w:evenHBand="0" w:firstRowFirstColumn="0" w:firstRowLastColumn="0" w:lastRowFirstColumn="0" w:lastRowLastColumn="0"/>
            </w:pPr>
            <w:r w:rsidRPr="00BD2925">
              <w:t>fast_enable_txbist=X</w:t>
            </w:r>
          </w:p>
        </w:tc>
      </w:tr>
      <w:tr w:rsidR="00F51660" w14:paraId="28A87B45" w14:textId="77777777" w:rsidTr="004B1B73">
        <w:tc>
          <w:tcPr>
            <w:cnfStyle w:val="001000000000" w:firstRow="0" w:lastRow="0" w:firstColumn="1" w:lastColumn="0" w:oddVBand="0" w:evenVBand="0" w:oddHBand="0" w:evenHBand="0" w:firstRowFirstColumn="0" w:firstRowLastColumn="0" w:lastRowFirstColumn="0" w:lastRowLastColumn="0"/>
            <w:tcW w:w="1525" w:type="dxa"/>
          </w:tcPr>
          <w:p w14:paraId="6A660DA0" w14:textId="4682F8DF" w:rsidR="00F51660" w:rsidRDefault="00F51660">
            <w:pPr>
              <w:pStyle w:val="Body"/>
            </w:pPr>
            <w:r>
              <w:t>Standby</w:t>
            </w:r>
            <w:r w:rsidR="006F033E">
              <w:t>2</w:t>
            </w:r>
          </w:p>
        </w:tc>
        <w:tc>
          <w:tcPr>
            <w:tcW w:w="4500" w:type="dxa"/>
          </w:tcPr>
          <w:p w14:paraId="6825B220" w14:textId="77777777" w:rsidR="00F51660" w:rsidRDefault="00F51660">
            <w:pPr>
              <w:pStyle w:val="Body"/>
              <w:cnfStyle w:val="000000000000" w:firstRow="0" w:lastRow="0" w:firstColumn="0" w:lastColumn="0" w:oddVBand="0" w:evenVBand="0" w:oddHBand="0" w:evenHBand="0" w:firstRowFirstColumn="0" w:firstRowLastColumn="0" w:lastRowFirstColumn="0" w:lastRowLastColumn="0"/>
            </w:pPr>
            <w:r>
              <w:t xml:space="preserve">LDO are turned on </w:t>
            </w:r>
          </w:p>
        </w:tc>
        <w:tc>
          <w:tcPr>
            <w:tcW w:w="1865" w:type="dxa"/>
          </w:tcPr>
          <w:p w14:paraId="092F7143" w14:textId="380037BD"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pon_ldo_txbist=1</w:t>
            </w:r>
          </w:p>
          <w:p w14:paraId="7C18BF93" w14:textId="49FB3DE9"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pon_ls_txbist=</w:t>
            </w:r>
            <w:r w:rsidR="006F033E" w:rsidRPr="00C95239">
              <w:rPr>
                <w:lang w:val="fr-FR"/>
              </w:rPr>
              <w:t>1</w:t>
            </w:r>
          </w:p>
          <w:p w14:paraId="5C7A58FF" w14:textId="0E7F5E1B"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en_txbist=</w:t>
            </w:r>
            <w:r w:rsidR="0083367C" w:rsidRPr="00C95239">
              <w:rPr>
                <w:lang w:val="fr-FR"/>
              </w:rPr>
              <w:t>x</w:t>
            </w:r>
          </w:p>
          <w:p w14:paraId="5CB50C5F" w14:textId="1D80D953" w:rsidR="00F51660" w:rsidRDefault="00F51660">
            <w:pPr>
              <w:pStyle w:val="Body"/>
              <w:cnfStyle w:val="000000000000" w:firstRow="0" w:lastRow="0" w:firstColumn="0" w:lastColumn="0" w:oddVBand="0" w:evenVBand="0" w:oddHBand="0" w:evenHBand="0" w:firstRowFirstColumn="0" w:firstRowLastColumn="0" w:lastRowFirstColumn="0" w:lastRowLastColumn="0"/>
              <w:rPr>
                <w:lang w:eastAsia="zh-CN"/>
              </w:rPr>
            </w:pPr>
            <w:r w:rsidRPr="00C614D7">
              <w:t>fast_enable_txbist=X</w:t>
            </w:r>
          </w:p>
        </w:tc>
      </w:tr>
      <w:tr w:rsidR="00F51660" w14:paraId="29A106EB" w14:textId="77777777" w:rsidTr="004B1B73">
        <w:tc>
          <w:tcPr>
            <w:cnfStyle w:val="001000000000" w:firstRow="0" w:lastRow="0" w:firstColumn="1" w:lastColumn="0" w:oddVBand="0" w:evenVBand="0" w:oddHBand="0" w:evenHBand="0" w:firstRowFirstColumn="0" w:firstRowLastColumn="0" w:lastRowFirstColumn="0" w:lastRowLastColumn="0"/>
            <w:tcW w:w="1525" w:type="dxa"/>
          </w:tcPr>
          <w:p w14:paraId="628DC8FA" w14:textId="77777777" w:rsidR="00F51660" w:rsidRDefault="00F51660">
            <w:pPr>
              <w:pStyle w:val="Body"/>
            </w:pPr>
            <w:r>
              <w:t>Fast turn on</w:t>
            </w:r>
          </w:p>
        </w:tc>
        <w:tc>
          <w:tcPr>
            <w:tcW w:w="4500" w:type="dxa"/>
          </w:tcPr>
          <w:p w14:paraId="74640086" w14:textId="77777777" w:rsidR="00F51660" w:rsidRDefault="00F51660">
            <w:pPr>
              <w:pStyle w:val="Body"/>
              <w:cnfStyle w:val="000000000000" w:firstRow="0" w:lastRow="0" w:firstColumn="0" w:lastColumn="0" w:oddVBand="0" w:evenVBand="0" w:oddHBand="0" w:evenHBand="0" w:firstRowFirstColumn="0" w:firstRowLastColumn="0" w:lastRowFirstColumn="0" w:lastRowLastColumn="0"/>
            </w:pPr>
            <w:r>
              <w:t>Transition state between the standby and on states. The fast_enable is high, which shorts the R in the bias RC filters to quickly charge the filter C and allow for fast settling. This state will last 1us.</w:t>
            </w:r>
          </w:p>
        </w:tc>
        <w:tc>
          <w:tcPr>
            <w:tcW w:w="1865" w:type="dxa"/>
          </w:tcPr>
          <w:p w14:paraId="3B750F7D" w14:textId="62C92846"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pon_ldo_txbist=1</w:t>
            </w:r>
          </w:p>
          <w:p w14:paraId="14DFFD2A" w14:textId="58CDF3DE"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pon_ls_txbist=1</w:t>
            </w:r>
          </w:p>
          <w:p w14:paraId="6FFFE40F" w14:textId="69C7D78A"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en_txbist=1</w:t>
            </w:r>
          </w:p>
          <w:p w14:paraId="46DD0F4E" w14:textId="76AA3B77" w:rsidR="00F51660" w:rsidRDefault="00F51660">
            <w:pPr>
              <w:pStyle w:val="Body"/>
              <w:cnfStyle w:val="000000000000" w:firstRow="0" w:lastRow="0" w:firstColumn="0" w:lastColumn="0" w:oddVBand="0" w:evenVBand="0" w:oddHBand="0" w:evenHBand="0" w:firstRowFirstColumn="0" w:firstRowLastColumn="0" w:lastRowFirstColumn="0" w:lastRowLastColumn="0"/>
              <w:rPr>
                <w:lang w:eastAsia="zh-CN"/>
              </w:rPr>
            </w:pPr>
            <w:r w:rsidRPr="00C614D7">
              <w:t>fast_enable_txbist=1</w:t>
            </w:r>
          </w:p>
        </w:tc>
      </w:tr>
      <w:tr w:rsidR="00F51660" w14:paraId="5BBBA519" w14:textId="77777777" w:rsidTr="004B1B73">
        <w:tc>
          <w:tcPr>
            <w:cnfStyle w:val="001000000000" w:firstRow="0" w:lastRow="0" w:firstColumn="1" w:lastColumn="0" w:oddVBand="0" w:evenVBand="0" w:oddHBand="0" w:evenHBand="0" w:firstRowFirstColumn="0" w:firstRowLastColumn="0" w:lastRowFirstColumn="0" w:lastRowLastColumn="0"/>
            <w:tcW w:w="1525" w:type="dxa"/>
          </w:tcPr>
          <w:p w14:paraId="21932836" w14:textId="77777777" w:rsidR="00F51660" w:rsidRDefault="00F51660">
            <w:pPr>
              <w:pStyle w:val="Body"/>
            </w:pPr>
            <w:r>
              <w:t>On</w:t>
            </w:r>
          </w:p>
        </w:tc>
        <w:tc>
          <w:tcPr>
            <w:tcW w:w="4500" w:type="dxa"/>
          </w:tcPr>
          <w:p w14:paraId="257A53FE" w14:textId="77777777" w:rsidR="00F51660" w:rsidRDefault="00F51660">
            <w:pPr>
              <w:pStyle w:val="Body"/>
              <w:cnfStyle w:val="000000000000" w:firstRow="0" w:lastRow="0" w:firstColumn="0" w:lastColumn="0" w:oddVBand="0" w:evenVBand="0" w:oddHBand="0" w:evenHBand="0" w:firstRowFirstColumn="0" w:firstRowLastColumn="0" w:lastRowFirstColumn="0" w:lastRowLastColumn="0"/>
            </w:pPr>
            <w:r>
              <w:t>The IP is fully active and can be used bist</w:t>
            </w:r>
          </w:p>
        </w:tc>
        <w:tc>
          <w:tcPr>
            <w:tcW w:w="1865" w:type="dxa"/>
          </w:tcPr>
          <w:p w14:paraId="60F50FD6" w14:textId="5C170F6D"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pon_ldo_txbist=1</w:t>
            </w:r>
          </w:p>
          <w:p w14:paraId="346D7968" w14:textId="4FC849E2"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pon_ls_txbist=1</w:t>
            </w:r>
          </w:p>
          <w:p w14:paraId="66D75D80" w14:textId="65232815" w:rsidR="00F51660" w:rsidRPr="00C95239" w:rsidRDefault="00F51660">
            <w:pPr>
              <w:pStyle w:val="Body"/>
              <w:cnfStyle w:val="000000000000" w:firstRow="0" w:lastRow="0" w:firstColumn="0" w:lastColumn="0" w:oddVBand="0" w:evenVBand="0" w:oddHBand="0" w:evenHBand="0" w:firstRowFirstColumn="0" w:firstRowLastColumn="0" w:lastRowFirstColumn="0" w:lastRowLastColumn="0"/>
              <w:rPr>
                <w:lang w:val="fr-FR" w:eastAsia="zh-CN"/>
              </w:rPr>
            </w:pPr>
            <w:r w:rsidRPr="00C95239">
              <w:rPr>
                <w:lang w:val="fr-FR"/>
              </w:rPr>
              <w:t>en_txbist=1</w:t>
            </w:r>
          </w:p>
          <w:p w14:paraId="6F2AE5B8" w14:textId="056F1252" w:rsidR="00F51660" w:rsidRDefault="00F51660" w:rsidP="001F1C32">
            <w:pPr>
              <w:pStyle w:val="Body"/>
              <w:cnfStyle w:val="000000000000" w:firstRow="0" w:lastRow="0" w:firstColumn="0" w:lastColumn="0" w:oddVBand="0" w:evenVBand="0" w:oddHBand="0" w:evenHBand="0" w:firstRowFirstColumn="0" w:firstRowLastColumn="0" w:lastRowFirstColumn="0" w:lastRowLastColumn="0"/>
              <w:rPr>
                <w:lang w:eastAsia="zh-CN"/>
              </w:rPr>
            </w:pPr>
            <w:r w:rsidRPr="00C614D7">
              <w:t>fast_enable_txbist=0</w:t>
            </w:r>
          </w:p>
        </w:tc>
      </w:tr>
    </w:tbl>
    <w:p w14:paraId="48B9A798" w14:textId="7B1803CE" w:rsidR="00F51660" w:rsidRDefault="00F51660" w:rsidP="00F51660">
      <w:pPr>
        <w:pStyle w:val="Caption"/>
        <w:jc w:val="center"/>
        <w:rPr>
          <w:lang w:eastAsia="zh-CN"/>
        </w:rPr>
      </w:pPr>
      <w:r>
        <w:t xml:space="preserve">Table </w:t>
      </w:r>
      <w:r>
        <w:fldChar w:fldCharType="begin"/>
      </w:r>
      <w:r>
        <w:instrText xml:space="preserve"> SEQ Table \* ARABIC </w:instrText>
      </w:r>
      <w:r>
        <w:fldChar w:fldCharType="separate"/>
      </w:r>
      <w:r w:rsidR="00AA6F07">
        <w:rPr>
          <w:noProof/>
        </w:rPr>
        <w:t>13</w:t>
      </w:r>
      <w:r>
        <w:rPr>
          <w:noProof/>
        </w:rPr>
        <w:fldChar w:fldCharType="end"/>
      </w:r>
      <w:r w:rsidR="00AA6F07">
        <w:rPr>
          <w:noProof/>
        </w:rPr>
        <w:t>:</w:t>
      </w:r>
      <w:r>
        <w:t xml:space="preserve"> Txbist functional power-states</w:t>
      </w:r>
    </w:p>
    <w:p w14:paraId="155F4132" w14:textId="77777777" w:rsidR="00F51660" w:rsidRDefault="00F51660" w:rsidP="00F51660"/>
    <w:p w14:paraId="0254DFE1" w14:textId="139FD7E8" w:rsidR="00F51660" w:rsidRDefault="008820A1" w:rsidP="00F51660">
      <w:pPr>
        <w:rPr>
          <w:noProof/>
        </w:rPr>
      </w:pPr>
      <w:r>
        <w:rPr>
          <w:noProof/>
        </w:rPr>
        <w:drawing>
          <wp:inline distT="0" distB="0" distL="0" distR="0" wp14:anchorId="762A89EA" wp14:editId="231156D5">
            <wp:extent cx="5016500" cy="4901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016500" cy="4901565"/>
                    </a:xfrm>
                    <a:prstGeom prst="rect">
                      <a:avLst/>
                    </a:prstGeom>
                    <a:noFill/>
                    <a:ln>
                      <a:noFill/>
                    </a:ln>
                  </pic:spPr>
                </pic:pic>
              </a:graphicData>
            </a:graphic>
          </wp:inline>
        </w:drawing>
      </w:r>
    </w:p>
    <w:p w14:paraId="0D1D5D82" w14:textId="6356FFED" w:rsidR="00F51660" w:rsidRDefault="00F51660" w:rsidP="00F51660">
      <w:pPr>
        <w:pStyle w:val="Caption"/>
        <w:jc w:val="center"/>
      </w:pPr>
      <w:r>
        <w:t xml:space="preserve">Figure </w:t>
      </w:r>
      <w:r w:rsidR="00AA6F07">
        <w:t>36:</w:t>
      </w:r>
      <w:r>
        <w:t xml:space="preserve"> control of the Bist IP</w:t>
      </w:r>
    </w:p>
    <w:p w14:paraId="3A99027F" w14:textId="77777777" w:rsidR="00F51660" w:rsidRDefault="00F51660" w:rsidP="00F51660"/>
    <w:p w14:paraId="28EE5690" w14:textId="77777777" w:rsidR="001753B3" w:rsidRPr="00662D11" w:rsidRDefault="001753B3">
      <w:pPr>
        <w:pStyle w:val="Body"/>
      </w:pPr>
    </w:p>
    <w:p w14:paraId="5A7B8929" w14:textId="3E6D739A" w:rsidR="001753B3" w:rsidRDefault="001753B3">
      <w:pPr>
        <w:pStyle w:val="Heading2"/>
      </w:pPr>
      <w:bookmarkStart w:id="747" w:name="_Toc31217938"/>
      <w:bookmarkStart w:id="748" w:name="_Ref42071494"/>
      <w:bookmarkStart w:id="749" w:name="_Toc49245209"/>
      <w:r>
        <w:t>Interface with external</w:t>
      </w:r>
      <w:bookmarkEnd w:id="747"/>
      <w:bookmarkEnd w:id="748"/>
      <w:bookmarkEnd w:id="749"/>
    </w:p>
    <w:tbl>
      <w:tblPr>
        <w:tblStyle w:val="TableGrid"/>
        <w:tblW w:w="6619" w:type="dxa"/>
        <w:tblLook w:val="04A0" w:firstRow="1" w:lastRow="0" w:firstColumn="1" w:lastColumn="0" w:noHBand="0" w:noVBand="1"/>
      </w:tblPr>
      <w:tblGrid>
        <w:gridCol w:w="2518"/>
        <w:gridCol w:w="1096"/>
        <w:gridCol w:w="1890"/>
        <w:gridCol w:w="1115"/>
      </w:tblGrid>
      <w:tr w:rsidR="00842529" w14:paraId="4B3CEBCD" w14:textId="77777777" w:rsidTr="00665719">
        <w:tc>
          <w:tcPr>
            <w:tcW w:w="2518" w:type="dxa"/>
          </w:tcPr>
          <w:p w14:paraId="5049C23C" w14:textId="2B3D1653" w:rsidR="00842529" w:rsidRDefault="00842529">
            <w:pPr>
              <w:pStyle w:val="Body"/>
            </w:pPr>
            <w:bookmarkStart w:id="750" w:name="_Hlk50556533"/>
            <w:r>
              <w:t>pin</w:t>
            </w:r>
          </w:p>
        </w:tc>
        <w:tc>
          <w:tcPr>
            <w:tcW w:w="1096" w:type="dxa"/>
          </w:tcPr>
          <w:p w14:paraId="38AD578E" w14:textId="77777777" w:rsidR="00842529" w:rsidRDefault="00842529">
            <w:pPr>
              <w:pStyle w:val="Body"/>
            </w:pPr>
            <w:r>
              <w:t>type</w:t>
            </w:r>
          </w:p>
        </w:tc>
        <w:tc>
          <w:tcPr>
            <w:tcW w:w="1890" w:type="dxa"/>
          </w:tcPr>
          <w:p w14:paraId="6D04C1AB" w14:textId="77777777" w:rsidR="00842529" w:rsidRDefault="00842529">
            <w:pPr>
              <w:pStyle w:val="Body"/>
            </w:pPr>
            <w:r>
              <w:t>description</w:t>
            </w:r>
          </w:p>
        </w:tc>
        <w:tc>
          <w:tcPr>
            <w:tcW w:w="1115" w:type="dxa"/>
          </w:tcPr>
          <w:p w14:paraId="6A86AA37" w14:textId="77777777" w:rsidR="00842529" w:rsidRDefault="00842529">
            <w:pPr>
              <w:pStyle w:val="Body"/>
            </w:pPr>
            <w:r>
              <w:t>From/to</w:t>
            </w:r>
          </w:p>
        </w:tc>
      </w:tr>
      <w:tr w:rsidR="00842529" w14:paraId="6188F7DA" w14:textId="77777777" w:rsidTr="00665719">
        <w:tc>
          <w:tcPr>
            <w:tcW w:w="2518" w:type="dxa"/>
          </w:tcPr>
          <w:p w14:paraId="7B2EFFEB" w14:textId="2D5CCD05" w:rsidR="00842529" w:rsidRDefault="00842529">
            <w:pPr>
              <w:pStyle w:val="Body"/>
            </w:pPr>
            <w:r>
              <w:t>rfin1_0</w:t>
            </w:r>
          </w:p>
        </w:tc>
        <w:tc>
          <w:tcPr>
            <w:tcW w:w="1096" w:type="dxa"/>
          </w:tcPr>
          <w:p w14:paraId="551CE284" w14:textId="77777777" w:rsidR="00842529" w:rsidRDefault="00842529">
            <w:pPr>
              <w:pStyle w:val="Body"/>
            </w:pPr>
            <w:r>
              <w:t>analog</w:t>
            </w:r>
          </w:p>
        </w:tc>
        <w:tc>
          <w:tcPr>
            <w:tcW w:w="1890" w:type="dxa"/>
          </w:tcPr>
          <w:p w14:paraId="502ABD71" w14:textId="77777777" w:rsidR="00842529" w:rsidRDefault="00842529">
            <w:pPr>
              <w:pStyle w:val="Body"/>
            </w:pPr>
            <w:r>
              <w:t>RF input 1 positive</w:t>
            </w:r>
          </w:p>
        </w:tc>
        <w:tc>
          <w:tcPr>
            <w:tcW w:w="1115" w:type="dxa"/>
          </w:tcPr>
          <w:p w14:paraId="12B26993" w14:textId="77777777" w:rsidR="00842529" w:rsidRDefault="00842529">
            <w:pPr>
              <w:pStyle w:val="Body"/>
            </w:pPr>
            <w:r>
              <w:t>TX</w:t>
            </w:r>
          </w:p>
        </w:tc>
      </w:tr>
      <w:tr w:rsidR="00842529" w14:paraId="793E165D" w14:textId="77777777" w:rsidTr="00665719">
        <w:tc>
          <w:tcPr>
            <w:tcW w:w="2518" w:type="dxa"/>
          </w:tcPr>
          <w:p w14:paraId="5E996306" w14:textId="105AC2EE" w:rsidR="00842529" w:rsidRDefault="00842529">
            <w:pPr>
              <w:pStyle w:val="Body"/>
            </w:pPr>
            <w:r>
              <w:t>rfin1_180</w:t>
            </w:r>
          </w:p>
        </w:tc>
        <w:tc>
          <w:tcPr>
            <w:tcW w:w="1096" w:type="dxa"/>
          </w:tcPr>
          <w:p w14:paraId="3D78CE8C" w14:textId="77777777" w:rsidR="00842529" w:rsidRDefault="00842529">
            <w:pPr>
              <w:pStyle w:val="Body"/>
            </w:pPr>
            <w:r>
              <w:t>analog</w:t>
            </w:r>
          </w:p>
        </w:tc>
        <w:tc>
          <w:tcPr>
            <w:tcW w:w="1890" w:type="dxa"/>
          </w:tcPr>
          <w:p w14:paraId="5E98A3E1" w14:textId="77777777" w:rsidR="00842529" w:rsidRDefault="00842529">
            <w:pPr>
              <w:pStyle w:val="Body"/>
            </w:pPr>
            <w:r>
              <w:t>RF input 1 negative</w:t>
            </w:r>
          </w:p>
        </w:tc>
        <w:tc>
          <w:tcPr>
            <w:tcW w:w="1115" w:type="dxa"/>
          </w:tcPr>
          <w:p w14:paraId="20D3D278" w14:textId="77777777" w:rsidR="00842529" w:rsidRDefault="00842529">
            <w:pPr>
              <w:pStyle w:val="Body"/>
            </w:pPr>
            <w:r>
              <w:t>TX</w:t>
            </w:r>
          </w:p>
        </w:tc>
      </w:tr>
      <w:tr w:rsidR="00842529" w14:paraId="125D434B" w14:textId="77777777" w:rsidTr="00665719">
        <w:tc>
          <w:tcPr>
            <w:tcW w:w="2518" w:type="dxa"/>
          </w:tcPr>
          <w:p w14:paraId="5DECE6A5" w14:textId="71AD82B7" w:rsidR="00842529" w:rsidRDefault="00842529">
            <w:pPr>
              <w:pStyle w:val="Body"/>
            </w:pPr>
            <w:r>
              <w:t>rfin2_0</w:t>
            </w:r>
          </w:p>
        </w:tc>
        <w:tc>
          <w:tcPr>
            <w:tcW w:w="1096" w:type="dxa"/>
          </w:tcPr>
          <w:p w14:paraId="64592154" w14:textId="77777777" w:rsidR="00842529" w:rsidRDefault="00842529">
            <w:pPr>
              <w:pStyle w:val="Body"/>
            </w:pPr>
            <w:r>
              <w:t>analog</w:t>
            </w:r>
          </w:p>
        </w:tc>
        <w:tc>
          <w:tcPr>
            <w:tcW w:w="1890" w:type="dxa"/>
          </w:tcPr>
          <w:p w14:paraId="4A60881B" w14:textId="77777777" w:rsidR="00842529" w:rsidRDefault="00842529">
            <w:pPr>
              <w:pStyle w:val="Body"/>
            </w:pPr>
            <w:r>
              <w:t>RF input 2</w:t>
            </w:r>
          </w:p>
        </w:tc>
        <w:tc>
          <w:tcPr>
            <w:tcW w:w="1115" w:type="dxa"/>
          </w:tcPr>
          <w:p w14:paraId="74523F8F" w14:textId="77777777" w:rsidR="00842529" w:rsidRDefault="00842529">
            <w:pPr>
              <w:pStyle w:val="Body"/>
            </w:pPr>
            <w:r>
              <w:t>TX</w:t>
            </w:r>
          </w:p>
        </w:tc>
      </w:tr>
      <w:tr w:rsidR="00842529" w14:paraId="30360F28" w14:textId="77777777" w:rsidTr="00665719">
        <w:tc>
          <w:tcPr>
            <w:tcW w:w="2518" w:type="dxa"/>
          </w:tcPr>
          <w:p w14:paraId="1EEB4EEB" w14:textId="07B37AF6" w:rsidR="00842529" w:rsidRDefault="00842529">
            <w:pPr>
              <w:pStyle w:val="Body"/>
            </w:pPr>
            <w:r>
              <w:t>rfin2_180</w:t>
            </w:r>
          </w:p>
        </w:tc>
        <w:tc>
          <w:tcPr>
            <w:tcW w:w="1096" w:type="dxa"/>
          </w:tcPr>
          <w:p w14:paraId="443F4977" w14:textId="77777777" w:rsidR="00842529" w:rsidRDefault="00842529">
            <w:pPr>
              <w:pStyle w:val="Body"/>
            </w:pPr>
            <w:r>
              <w:t>analog</w:t>
            </w:r>
          </w:p>
        </w:tc>
        <w:tc>
          <w:tcPr>
            <w:tcW w:w="1890" w:type="dxa"/>
          </w:tcPr>
          <w:p w14:paraId="4AF227A2" w14:textId="77777777" w:rsidR="00842529" w:rsidRDefault="00842529">
            <w:pPr>
              <w:pStyle w:val="Body"/>
            </w:pPr>
            <w:r>
              <w:t>RF input 1 negative</w:t>
            </w:r>
          </w:p>
        </w:tc>
        <w:tc>
          <w:tcPr>
            <w:tcW w:w="1115" w:type="dxa"/>
          </w:tcPr>
          <w:p w14:paraId="46E73DAE" w14:textId="77777777" w:rsidR="00842529" w:rsidRDefault="00842529">
            <w:pPr>
              <w:pStyle w:val="Body"/>
            </w:pPr>
            <w:r>
              <w:t>TX</w:t>
            </w:r>
          </w:p>
        </w:tc>
      </w:tr>
      <w:tr w:rsidR="00842529" w14:paraId="7654BDD9" w14:textId="77777777" w:rsidTr="00665719">
        <w:tc>
          <w:tcPr>
            <w:tcW w:w="2518" w:type="dxa"/>
          </w:tcPr>
          <w:p w14:paraId="5877D31E" w14:textId="0A965587" w:rsidR="00842529" w:rsidRDefault="00842529">
            <w:pPr>
              <w:pStyle w:val="Body"/>
            </w:pPr>
            <w:r>
              <w:t>atb1n_out</w:t>
            </w:r>
          </w:p>
        </w:tc>
        <w:tc>
          <w:tcPr>
            <w:tcW w:w="1096" w:type="dxa"/>
          </w:tcPr>
          <w:p w14:paraId="07EB0403" w14:textId="516802E0" w:rsidR="00842529" w:rsidRDefault="00842529">
            <w:pPr>
              <w:pStyle w:val="Body"/>
            </w:pPr>
            <w:r>
              <w:t>analog</w:t>
            </w:r>
          </w:p>
        </w:tc>
        <w:tc>
          <w:tcPr>
            <w:tcW w:w="1890" w:type="dxa"/>
          </w:tcPr>
          <w:p w14:paraId="5E059FF5" w14:textId="2C56A099" w:rsidR="00842529" w:rsidRDefault="00842529">
            <w:pPr>
              <w:pStyle w:val="Body"/>
            </w:pPr>
            <w:r>
              <w:t>Output negative (ATB1)</w:t>
            </w:r>
          </w:p>
        </w:tc>
        <w:tc>
          <w:tcPr>
            <w:tcW w:w="1115" w:type="dxa"/>
          </w:tcPr>
          <w:p w14:paraId="18D6750A" w14:textId="4C606989" w:rsidR="00842529" w:rsidRDefault="00842529">
            <w:pPr>
              <w:pStyle w:val="Body"/>
            </w:pPr>
            <w:r>
              <w:t>ATB</w:t>
            </w:r>
          </w:p>
        </w:tc>
      </w:tr>
      <w:tr w:rsidR="00842529" w14:paraId="04427BE5" w14:textId="77777777" w:rsidTr="00665719">
        <w:tc>
          <w:tcPr>
            <w:tcW w:w="2518" w:type="dxa"/>
          </w:tcPr>
          <w:p w14:paraId="69013CC3" w14:textId="198D87E4" w:rsidR="00842529" w:rsidRDefault="00842529">
            <w:pPr>
              <w:pStyle w:val="Body"/>
            </w:pPr>
            <w:r>
              <w:t>atb1p_out</w:t>
            </w:r>
          </w:p>
        </w:tc>
        <w:tc>
          <w:tcPr>
            <w:tcW w:w="1096" w:type="dxa"/>
          </w:tcPr>
          <w:p w14:paraId="6F84F30F" w14:textId="1E431D0D" w:rsidR="00842529" w:rsidRDefault="00842529">
            <w:pPr>
              <w:pStyle w:val="Body"/>
            </w:pPr>
            <w:r>
              <w:t>analog</w:t>
            </w:r>
          </w:p>
        </w:tc>
        <w:tc>
          <w:tcPr>
            <w:tcW w:w="1890" w:type="dxa"/>
          </w:tcPr>
          <w:p w14:paraId="5A6D67B4" w14:textId="3261EAB5" w:rsidR="00842529" w:rsidRPr="00263C9F" w:rsidRDefault="00842529">
            <w:pPr>
              <w:pStyle w:val="Body"/>
            </w:pPr>
            <w:r>
              <w:t>Output positive (ATB1)</w:t>
            </w:r>
          </w:p>
        </w:tc>
        <w:tc>
          <w:tcPr>
            <w:tcW w:w="1115" w:type="dxa"/>
          </w:tcPr>
          <w:p w14:paraId="32305BE7" w14:textId="68CA8A5B" w:rsidR="00842529" w:rsidRDefault="00842529">
            <w:pPr>
              <w:pStyle w:val="Body"/>
            </w:pPr>
            <w:r>
              <w:t>ATB</w:t>
            </w:r>
          </w:p>
        </w:tc>
      </w:tr>
      <w:tr w:rsidR="00842529" w14:paraId="04669CCB" w14:textId="77777777" w:rsidTr="00665719">
        <w:tc>
          <w:tcPr>
            <w:tcW w:w="2518" w:type="dxa"/>
          </w:tcPr>
          <w:p w14:paraId="01D9492D" w14:textId="0A53D8FC" w:rsidR="00842529" w:rsidRDefault="00842529">
            <w:pPr>
              <w:pStyle w:val="Body"/>
            </w:pPr>
            <w:r>
              <w:t>atb2n_out</w:t>
            </w:r>
          </w:p>
        </w:tc>
        <w:tc>
          <w:tcPr>
            <w:tcW w:w="1096" w:type="dxa"/>
          </w:tcPr>
          <w:p w14:paraId="07D8FACC" w14:textId="0FBE2EC1" w:rsidR="00842529" w:rsidRDefault="00842529">
            <w:pPr>
              <w:pStyle w:val="Body"/>
            </w:pPr>
            <w:r>
              <w:t>analog</w:t>
            </w:r>
          </w:p>
        </w:tc>
        <w:tc>
          <w:tcPr>
            <w:tcW w:w="1890" w:type="dxa"/>
          </w:tcPr>
          <w:p w14:paraId="2A1A2779" w14:textId="35766B9C" w:rsidR="00842529" w:rsidRDefault="00842529">
            <w:pPr>
              <w:pStyle w:val="Body"/>
            </w:pPr>
            <w:r>
              <w:t>Output negative (ATB2)</w:t>
            </w:r>
          </w:p>
        </w:tc>
        <w:tc>
          <w:tcPr>
            <w:tcW w:w="1115" w:type="dxa"/>
          </w:tcPr>
          <w:p w14:paraId="486922BE" w14:textId="1EDB27AD" w:rsidR="00842529" w:rsidRPr="001F1C32" w:rsidRDefault="00842529">
            <w:pPr>
              <w:pStyle w:val="Body"/>
              <w:rPr>
                <w:b/>
                <w:bCs/>
              </w:rPr>
            </w:pPr>
            <w:r>
              <w:t>ATB</w:t>
            </w:r>
          </w:p>
        </w:tc>
      </w:tr>
      <w:tr w:rsidR="00842529" w14:paraId="17219693" w14:textId="77777777" w:rsidTr="00665719">
        <w:tc>
          <w:tcPr>
            <w:tcW w:w="2518" w:type="dxa"/>
          </w:tcPr>
          <w:p w14:paraId="3A7CEF9E" w14:textId="0047C8F8" w:rsidR="00842529" w:rsidRDefault="00842529">
            <w:pPr>
              <w:pStyle w:val="Body"/>
            </w:pPr>
            <w:r>
              <w:t>atb2p_out</w:t>
            </w:r>
          </w:p>
        </w:tc>
        <w:tc>
          <w:tcPr>
            <w:tcW w:w="1096" w:type="dxa"/>
          </w:tcPr>
          <w:p w14:paraId="6601543E" w14:textId="6928DBC9" w:rsidR="00842529" w:rsidRDefault="00842529">
            <w:pPr>
              <w:pStyle w:val="Body"/>
            </w:pPr>
            <w:r>
              <w:t>analog</w:t>
            </w:r>
          </w:p>
        </w:tc>
        <w:tc>
          <w:tcPr>
            <w:tcW w:w="1890" w:type="dxa"/>
          </w:tcPr>
          <w:p w14:paraId="5C09B22D" w14:textId="5B727BD4" w:rsidR="00842529" w:rsidRDefault="00842529">
            <w:pPr>
              <w:pStyle w:val="Body"/>
            </w:pPr>
            <w:r>
              <w:t>Output positive (ATB2)</w:t>
            </w:r>
          </w:p>
        </w:tc>
        <w:tc>
          <w:tcPr>
            <w:tcW w:w="1115" w:type="dxa"/>
          </w:tcPr>
          <w:p w14:paraId="7B055883" w14:textId="588DCB66" w:rsidR="00842529" w:rsidRDefault="00842529">
            <w:pPr>
              <w:pStyle w:val="Body"/>
            </w:pPr>
            <w:r>
              <w:t>ATB</w:t>
            </w:r>
          </w:p>
        </w:tc>
      </w:tr>
      <w:tr w:rsidR="00842529" w14:paraId="4C745FA5" w14:textId="77777777" w:rsidTr="00665719">
        <w:tc>
          <w:tcPr>
            <w:tcW w:w="2518" w:type="dxa"/>
          </w:tcPr>
          <w:p w14:paraId="3AC4E09D" w14:textId="5B745525" w:rsidR="00842529" w:rsidRDefault="00842529">
            <w:pPr>
              <w:pStyle w:val="Body"/>
            </w:pPr>
            <w:r>
              <w:t>adctx_out_n</w:t>
            </w:r>
          </w:p>
        </w:tc>
        <w:tc>
          <w:tcPr>
            <w:tcW w:w="1096" w:type="dxa"/>
          </w:tcPr>
          <w:p w14:paraId="2DE9C0BA" w14:textId="5F84A5C1" w:rsidR="00842529" w:rsidRDefault="00842529">
            <w:pPr>
              <w:pStyle w:val="Body"/>
            </w:pPr>
            <w:r>
              <w:t>analog</w:t>
            </w:r>
          </w:p>
        </w:tc>
        <w:tc>
          <w:tcPr>
            <w:tcW w:w="1890" w:type="dxa"/>
          </w:tcPr>
          <w:p w14:paraId="7B93634D" w14:textId="13E25014" w:rsidR="00842529" w:rsidRDefault="00842529">
            <w:pPr>
              <w:pStyle w:val="Body"/>
            </w:pPr>
            <w:r>
              <w:t>Output negative (TX)</w:t>
            </w:r>
          </w:p>
        </w:tc>
        <w:tc>
          <w:tcPr>
            <w:tcW w:w="1115" w:type="dxa"/>
          </w:tcPr>
          <w:p w14:paraId="605588F7" w14:textId="08BDC2C6" w:rsidR="00842529" w:rsidRDefault="00842529">
            <w:pPr>
              <w:pStyle w:val="Body"/>
            </w:pPr>
            <w:r>
              <w:t>ATB</w:t>
            </w:r>
          </w:p>
        </w:tc>
      </w:tr>
      <w:tr w:rsidR="00842529" w14:paraId="5FD83BAD" w14:textId="77777777" w:rsidTr="00665719">
        <w:tc>
          <w:tcPr>
            <w:tcW w:w="2518" w:type="dxa"/>
          </w:tcPr>
          <w:p w14:paraId="4E56889C" w14:textId="72395636" w:rsidR="00842529" w:rsidRDefault="00842529">
            <w:pPr>
              <w:pStyle w:val="Body"/>
            </w:pPr>
            <w:r>
              <w:t>adctx_out_p</w:t>
            </w:r>
          </w:p>
        </w:tc>
        <w:tc>
          <w:tcPr>
            <w:tcW w:w="1096" w:type="dxa"/>
          </w:tcPr>
          <w:p w14:paraId="68C3A941" w14:textId="7ED7C0FD" w:rsidR="00842529" w:rsidRDefault="00842529">
            <w:pPr>
              <w:pStyle w:val="Body"/>
            </w:pPr>
            <w:r>
              <w:t>analog</w:t>
            </w:r>
          </w:p>
        </w:tc>
        <w:tc>
          <w:tcPr>
            <w:tcW w:w="1890" w:type="dxa"/>
          </w:tcPr>
          <w:p w14:paraId="35410D16" w14:textId="01B52960" w:rsidR="00842529" w:rsidRDefault="00842529">
            <w:pPr>
              <w:pStyle w:val="Body"/>
            </w:pPr>
            <w:r>
              <w:t>Output positive (TX)</w:t>
            </w:r>
          </w:p>
        </w:tc>
        <w:tc>
          <w:tcPr>
            <w:tcW w:w="1115" w:type="dxa"/>
          </w:tcPr>
          <w:p w14:paraId="1B9FE31B" w14:textId="72E5D67B" w:rsidR="00842529" w:rsidRDefault="00842529">
            <w:pPr>
              <w:pStyle w:val="Body"/>
            </w:pPr>
            <w:r>
              <w:t>ATB</w:t>
            </w:r>
          </w:p>
        </w:tc>
      </w:tr>
      <w:tr w:rsidR="00842529" w14:paraId="2F29364F" w14:textId="77777777" w:rsidTr="00665719">
        <w:tc>
          <w:tcPr>
            <w:tcW w:w="2518" w:type="dxa"/>
          </w:tcPr>
          <w:p w14:paraId="4EE4CB65" w14:textId="30BCD0C0" w:rsidR="00842529" w:rsidRDefault="00842529">
            <w:pPr>
              <w:pStyle w:val="Body"/>
            </w:pPr>
            <w:r>
              <w:t>d_testsw_en</w:t>
            </w:r>
          </w:p>
        </w:tc>
        <w:tc>
          <w:tcPr>
            <w:tcW w:w="1096" w:type="dxa"/>
          </w:tcPr>
          <w:p w14:paraId="3A5BC7BF" w14:textId="2888962A" w:rsidR="00842529" w:rsidRDefault="00842529">
            <w:pPr>
              <w:pStyle w:val="Body"/>
            </w:pPr>
            <w:r>
              <w:t>out</w:t>
            </w:r>
          </w:p>
        </w:tc>
        <w:tc>
          <w:tcPr>
            <w:tcW w:w="1890" w:type="dxa"/>
          </w:tcPr>
          <w:p w14:paraId="6E0AACFF" w14:textId="177070F9" w:rsidR="00842529" w:rsidRDefault="00842529">
            <w:pPr>
              <w:pStyle w:val="Body"/>
            </w:pPr>
            <w:r>
              <w:t>activate the path to settling time comparator</w:t>
            </w:r>
          </w:p>
        </w:tc>
        <w:tc>
          <w:tcPr>
            <w:tcW w:w="1115" w:type="dxa"/>
          </w:tcPr>
          <w:p w14:paraId="2A9B9ED6" w14:textId="5BCC8FC5" w:rsidR="00842529" w:rsidRDefault="00842529">
            <w:pPr>
              <w:pStyle w:val="Body"/>
            </w:pPr>
            <w:r>
              <w:t>dig</w:t>
            </w:r>
          </w:p>
        </w:tc>
      </w:tr>
      <w:tr w:rsidR="00842529" w14:paraId="4C174905" w14:textId="77777777" w:rsidTr="00665719">
        <w:tc>
          <w:tcPr>
            <w:tcW w:w="2518" w:type="dxa"/>
          </w:tcPr>
          <w:p w14:paraId="2EC3ADCB" w14:textId="6A5554B4" w:rsidR="00842529" w:rsidRDefault="00842529">
            <w:pPr>
              <w:pStyle w:val="Body"/>
            </w:pPr>
            <w:r>
              <w:t>D_txbist_test_out_ls0v9</w:t>
            </w:r>
          </w:p>
        </w:tc>
        <w:tc>
          <w:tcPr>
            <w:tcW w:w="1096" w:type="dxa"/>
          </w:tcPr>
          <w:p w14:paraId="23EF0FD4" w14:textId="5F1E4D67" w:rsidR="00842529" w:rsidRDefault="00842529">
            <w:pPr>
              <w:pStyle w:val="Body"/>
            </w:pPr>
            <w:r>
              <w:t>out</w:t>
            </w:r>
          </w:p>
        </w:tc>
        <w:tc>
          <w:tcPr>
            <w:tcW w:w="1890" w:type="dxa"/>
          </w:tcPr>
          <w:p w14:paraId="253F02A5" w14:textId="1BFDD369" w:rsidR="00842529" w:rsidRDefault="00842529">
            <w:pPr>
              <w:pStyle w:val="Body"/>
            </w:pPr>
            <w:r>
              <w:t>Output of settling time comparator</w:t>
            </w:r>
          </w:p>
        </w:tc>
        <w:tc>
          <w:tcPr>
            <w:tcW w:w="1115" w:type="dxa"/>
          </w:tcPr>
          <w:p w14:paraId="7D554A7B" w14:textId="47B35F0E" w:rsidR="00842529" w:rsidRDefault="00842529">
            <w:pPr>
              <w:pStyle w:val="Body"/>
            </w:pPr>
            <w:r>
              <w:t>dig</w:t>
            </w:r>
          </w:p>
        </w:tc>
      </w:tr>
      <w:tr w:rsidR="00842529" w14:paraId="7CB5DFA5" w14:textId="77777777" w:rsidTr="00665719">
        <w:tc>
          <w:tcPr>
            <w:tcW w:w="2518" w:type="dxa"/>
          </w:tcPr>
          <w:p w14:paraId="24F04E4B" w14:textId="4CD8C487" w:rsidR="00842529" w:rsidRDefault="00842529">
            <w:pPr>
              <w:pStyle w:val="Body"/>
            </w:pPr>
            <w:r>
              <w:t>d_vga_ctrl&lt;7:0&gt;</w:t>
            </w:r>
          </w:p>
        </w:tc>
        <w:tc>
          <w:tcPr>
            <w:tcW w:w="1096" w:type="dxa"/>
          </w:tcPr>
          <w:p w14:paraId="31F86824" w14:textId="77777777" w:rsidR="00842529" w:rsidRDefault="00842529">
            <w:pPr>
              <w:pStyle w:val="Body"/>
            </w:pPr>
            <w:r>
              <w:t>Dig_in</w:t>
            </w:r>
          </w:p>
        </w:tc>
        <w:tc>
          <w:tcPr>
            <w:tcW w:w="1890" w:type="dxa"/>
          </w:tcPr>
          <w:p w14:paraId="21BFFF34" w14:textId="0F3E4A4B" w:rsidR="00842529" w:rsidRDefault="00842529">
            <w:pPr>
              <w:pStyle w:val="Body"/>
            </w:pPr>
            <w:r>
              <w:t>7 wires to control of the vga gain</w:t>
            </w:r>
          </w:p>
        </w:tc>
        <w:tc>
          <w:tcPr>
            <w:tcW w:w="1115" w:type="dxa"/>
          </w:tcPr>
          <w:p w14:paraId="5DAE245D" w14:textId="77777777" w:rsidR="00842529" w:rsidRDefault="00842529">
            <w:pPr>
              <w:pStyle w:val="Body"/>
            </w:pPr>
            <w:r>
              <w:t>dig</w:t>
            </w:r>
          </w:p>
        </w:tc>
      </w:tr>
      <w:tr w:rsidR="00842529" w14:paraId="00DFB9BA" w14:textId="77777777" w:rsidTr="00665719">
        <w:tc>
          <w:tcPr>
            <w:tcW w:w="2518" w:type="dxa"/>
          </w:tcPr>
          <w:p w14:paraId="7E085584" w14:textId="7D9568AD" w:rsidR="00842529" w:rsidRDefault="00842529">
            <w:pPr>
              <w:pStyle w:val="Body"/>
            </w:pPr>
            <w:bookmarkStart w:id="751" w:name="_Hlk49965371"/>
            <w:bookmarkStart w:id="752" w:name="_Hlk53139280"/>
            <w:r>
              <w:t>d_txbist_atb1_en</w:t>
            </w:r>
          </w:p>
        </w:tc>
        <w:tc>
          <w:tcPr>
            <w:tcW w:w="1096" w:type="dxa"/>
          </w:tcPr>
          <w:p w14:paraId="20C59FB7" w14:textId="3D2C267A" w:rsidR="00842529" w:rsidRDefault="00842529">
            <w:pPr>
              <w:pStyle w:val="Body"/>
            </w:pPr>
            <w:r>
              <w:t>Dig_in</w:t>
            </w:r>
          </w:p>
        </w:tc>
        <w:tc>
          <w:tcPr>
            <w:tcW w:w="1890" w:type="dxa"/>
          </w:tcPr>
          <w:p w14:paraId="588D0592" w14:textId="62A2E03B" w:rsidR="00842529" w:rsidDel="002D24CA" w:rsidRDefault="00842529">
            <w:pPr>
              <w:pStyle w:val="Body"/>
            </w:pPr>
            <w:r>
              <w:t>Enable sw to atb1</w:t>
            </w:r>
          </w:p>
        </w:tc>
        <w:tc>
          <w:tcPr>
            <w:tcW w:w="1115" w:type="dxa"/>
          </w:tcPr>
          <w:p w14:paraId="351BA6EE" w14:textId="713512EF" w:rsidR="00842529" w:rsidRDefault="00842529">
            <w:pPr>
              <w:pStyle w:val="Body"/>
            </w:pPr>
            <w:r>
              <w:t>dig</w:t>
            </w:r>
          </w:p>
        </w:tc>
      </w:tr>
      <w:tr w:rsidR="00842529" w14:paraId="51F75D1B" w14:textId="77777777" w:rsidTr="00665719">
        <w:tc>
          <w:tcPr>
            <w:tcW w:w="2518" w:type="dxa"/>
          </w:tcPr>
          <w:p w14:paraId="729DB955" w14:textId="07C56729" w:rsidR="00842529" w:rsidRDefault="00842529">
            <w:pPr>
              <w:pStyle w:val="Body"/>
            </w:pPr>
            <w:r>
              <w:t>d_txbist_atb2_en</w:t>
            </w:r>
          </w:p>
        </w:tc>
        <w:tc>
          <w:tcPr>
            <w:tcW w:w="1096" w:type="dxa"/>
          </w:tcPr>
          <w:p w14:paraId="27DBD430" w14:textId="61C8B1FA" w:rsidR="00842529" w:rsidRDefault="00842529">
            <w:pPr>
              <w:pStyle w:val="Body"/>
            </w:pPr>
            <w:r>
              <w:t>Dig_in</w:t>
            </w:r>
          </w:p>
        </w:tc>
        <w:tc>
          <w:tcPr>
            <w:tcW w:w="1890" w:type="dxa"/>
          </w:tcPr>
          <w:p w14:paraId="3767F4E7" w14:textId="30C77099" w:rsidR="00842529" w:rsidRDefault="00842529">
            <w:pPr>
              <w:pStyle w:val="Body"/>
            </w:pPr>
            <w:r>
              <w:t>Enable sw to atb2</w:t>
            </w:r>
          </w:p>
        </w:tc>
        <w:tc>
          <w:tcPr>
            <w:tcW w:w="1115" w:type="dxa"/>
          </w:tcPr>
          <w:p w14:paraId="2A2B15FD" w14:textId="76089CFE" w:rsidR="00842529" w:rsidRDefault="00842529">
            <w:pPr>
              <w:pStyle w:val="Body"/>
            </w:pPr>
            <w:r>
              <w:t>dig</w:t>
            </w:r>
          </w:p>
        </w:tc>
      </w:tr>
      <w:tr w:rsidR="00842529" w14:paraId="60F78077" w14:textId="77777777" w:rsidTr="00665719">
        <w:tc>
          <w:tcPr>
            <w:tcW w:w="2518" w:type="dxa"/>
          </w:tcPr>
          <w:p w14:paraId="0B44A430" w14:textId="05F1C3DB" w:rsidR="00842529" w:rsidRDefault="00842529">
            <w:pPr>
              <w:pStyle w:val="Body"/>
            </w:pPr>
            <w:r>
              <w:t>d_txbist_atbtx_en</w:t>
            </w:r>
          </w:p>
        </w:tc>
        <w:tc>
          <w:tcPr>
            <w:tcW w:w="1096" w:type="dxa"/>
          </w:tcPr>
          <w:p w14:paraId="635B7610" w14:textId="6120139B" w:rsidR="00842529" w:rsidRDefault="00842529">
            <w:pPr>
              <w:pStyle w:val="Body"/>
            </w:pPr>
            <w:r>
              <w:t>Dig_in</w:t>
            </w:r>
          </w:p>
        </w:tc>
        <w:tc>
          <w:tcPr>
            <w:tcW w:w="1890" w:type="dxa"/>
          </w:tcPr>
          <w:p w14:paraId="46CD3F98" w14:textId="2CD994F6" w:rsidR="00842529" w:rsidRDefault="00842529">
            <w:pPr>
              <w:pStyle w:val="Body"/>
            </w:pPr>
            <w:r>
              <w:t>Enable sw to tx</w:t>
            </w:r>
          </w:p>
        </w:tc>
        <w:tc>
          <w:tcPr>
            <w:tcW w:w="1115" w:type="dxa"/>
          </w:tcPr>
          <w:p w14:paraId="4B0D86C1" w14:textId="782BFD30" w:rsidR="00842529" w:rsidRDefault="00842529">
            <w:pPr>
              <w:pStyle w:val="Body"/>
            </w:pPr>
            <w:r>
              <w:t>dig</w:t>
            </w:r>
          </w:p>
        </w:tc>
      </w:tr>
      <w:tr w:rsidR="00842529" w14:paraId="59B97FE9" w14:textId="77777777" w:rsidTr="00665719">
        <w:tc>
          <w:tcPr>
            <w:tcW w:w="2518" w:type="dxa"/>
          </w:tcPr>
          <w:p w14:paraId="7CAF2574" w14:textId="6CA16738" w:rsidR="00842529" w:rsidRDefault="00842529">
            <w:pPr>
              <w:pStyle w:val="Body"/>
            </w:pPr>
            <w:r>
              <w:t>d_txbist_out_atb1_en</w:t>
            </w:r>
          </w:p>
        </w:tc>
        <w:tc>
          <w:tcPr>
            <w:tcW w:w="1096" w:type="dxa"/>
          </w:tcPr>
          <w:p w14:paraId="663CC2EE" w14:textId="3A8C3C65" w:rsidR="00842529" w:rsidRDefault="00842529">
            <w:pPr>
              <w:pStyle w:val="Body"/>
            </w:pPr>
            <w:r>
              <w:t>Dig_in</w:t>
            </w:r>
          </w:p>
        </w:tc>
        <w:tc>
          <w:tcPr>
            <w:tcW w:w="1890" w:type="dxa"/>
          </w:tcPr>
          <w:p w14:paraId="440F24F7" w14:textId="62244520" w:rsidR="00842529" w:rsidRDefault="00842529">
            <w:pPr>
              <w:pStyle w:val="Body"/>
            </w:pPr>
            <w:r>
              <w:t>Enable sw vgaout to atb1</w:t>
            </w:r>
          </w:p>
        </w:tc>
        <w:tc>
          <w:tcPr>
            <w:tcW w:w="1115" w:type="dxa"/>
          </w:tcPr>
          <w:p w14:paraId="1409DEEA" w14:textId="58798828" w:rsidR="00842529" w:rsidRDefault="00842529">
            <w:pPr>
              <w:pStyle w:val="Body"/>
            </w:pPr>
            <w:r>
              <w:t>dig</w:t>
            </w:r>
          </w:p>
        </w:tc>
      </w:tr>
      <w:tr w:rsidR="00842529" w14:paraId="22A120F2" w14:textId="77777777" w:rsidTr="00665719">
        <w:tc>
          <w:tcPr>
            <w:tcW w:w="2518" w:type="dxa"/>
          </w:tcPr>
          <w:p w14:paraId="600D526A" w14:textId="64D4D290" w:rsidR="00842529" w:rsidRDefault="00842529">
            <w:pPr>
              <w:pStyle w:val="Body"/>
            </w:pPr>
            <w:r>
              <w:t>d_txbist_out_atb2_en</w:t>
            </w:r>
          </w:p>
        </w:tc>
        <w:tc>
          <w:tcPr>
            <w:tcW w:w="1096" w:type="dxa"/>
          </w:tcPr>
          <w:p w14:paraId="7A1F9148" w14:textId="77C9B44A" w:rsidR="00842529" w:rsidRDefault="00842529">
            <w:pPr>
              <w:pStyle w:val="Body"/>
            </w:pPr>
            <w:r>
              <w:t>Dig_in</w:t>
            </w:r>
          </w:p>
        </w:tc>
        <w:tc>
          <w:tcPr>
            <w:tcW w:w="1890" w:type="dxa"/>
          </w:tcPr>
          <w:p w14:paraId="28158320" w14:textId="31B335D8" w:rsidR="00842529" w:rsidRDefault="00842529">
            <w:pPr>
              <w:pStyle w:val="Body"/>
            </w:pPr>
            <w:r>
              <w:t>Enable sw vgaout to atb2</w:t>
            </w:r>
          </w:p>
        </w:tc>
        <w:tc>
          <w:tcPr>
            <w:tcW w:w="1115" w:type="dxa"/>
          </w:tcPr>
          <w:p w14:paraId="5C5421CA" w14:textId="46DC2B00" w:rsidR="00842529" w:rsidRDefault="00842529">
            <w:pPr>
              <w:pStyle w:val="Body"/>
            </w:pPr>
            <w:r>
              <w:t>dig</w:t>
            </w:r>
          </w:p>
        </w:tc>
      </w:tr>
      <w:tr w:rsidR="00842529" w14:paraId="2FF04A9F" w14:textId="77777777" w:rsidTr="00665719">
        <w:tc>
          <w:tcPr>
            <w:tcW w:w="2518" w:type="dxa"/>
          </w:tcPr>
          <w:p w14:paraId="1AA3C34B" w14:textId="0A3A2318" w:rsidR="00842529" w:rsidRDefault="00842529">
            <w:pPr>
              <w:pStyle w:val="Body"/>
            </w:pPr>
            <w:bookmarkStart w:id="753" w:name="_Hlk44610865"/>
            <w:bookmarkStart w:id="754" w:name="_Hlk44611141"/>
            <w:bookmarkEnd w:id="751"/>
            <w:r>
              <w:t>d_txbist_atb1&lt;10:0&gt;</w:t>
            </w:r>
          </w:p>
        </w:tc>
        <w:tc>
          <w:tcPr>
            <w:tcW w:w="1096" w:type="dxa"/>
          </w:tcPr>
          <w:p w14:paraId="1787C7E0" w14:textId="43332FC0" w:rsidR="00842529" w:rsidRDefault="00842529">
            <w:pPr>
              <w:pStyle w:val="Body"/>
            </w:pPr>
            <w:r>
              <w:t>Dig_in</w:t>
            </w:r>
          </w:p>
        </w:tc>
        <w:tc>
          <w:tcPr>
            <w:tcW w:w="1890" w:type="dxa"/>
          </w:tcPr>
          <w:p w14:paraId="4F0B959F" w14:textId="0B82E912" w:rsidR="00842529" w:rsidRDefault="00842529">
            <w:pPr>
              <w:pStyle w:val="Body"/>
            </w:pPr>
          </w:p>
        </w:tc>
        <w:tc>
          <w:tcPr>
            <w:tcW w:w="1115" w:type="dxa"/>
          </w:tcPr>
          <w:p w14:paraId="0A77C5EA" w14:textId="139996AD" w:rsidR="00842529" w:rsidRDefault="00842529">
            <w:pPr>
              <w:pStyle w:val="Body"/>
            </w:pPr>
            <w:r>
              <w:t>dig</w:t>
            </w:r>
          </w:p>
        </w:tc>
      </w:tr>
      <w:bookmarkEnd w:id="753"/>
      <w:bookmarkEnd w:id="754"/>
      <w:tr w:rsidR="00842529" w14:paraId="22486346" w14:textId="77777777" w:rsidTr="00665719">
        <w:tc>
          <w:tcPr>
            <w:tcW w:w="2518" w:type="dxa"/>
          </w:tcPr>
          <w:p w14:paraId="152E3389" w14:textId="03FE35DE" w:rsidR="00842529" w:rsidRDefault="00842529">
            <w:pPr>
              <w:pStyle w:val="Body"/>
            </w:pPr>
            <w:r>
              <w:t>d_txbist_atb2&lt;10:0&gt;</w:t>
            </w:r>
          </w:p>
        </w:tc>
        <w:tc>
          <w:tcPr>
            <w:tcW w:w="1096" w:type="dxa"/>
          </w:tcPr>
          <w:p w14:paraId="287BBDFA" w14:textId="74AE5A99" w:rsidR="00842529" w:rsidRDefault="00842529">
            <w:pPr>
              <w:pStyle w:val="Body"/>
            </w:pPr>
            <w:r>
              <w:t>Dig_in</w:t>
            </w:r>
          </w:p>
        </w:tc>
        <w:tc>
          <w:tcPr>
            <w:tcW w:w="1890" w:type="dxa"/>
          </w:tcPr>
          <w:p w14:paraId="2E33E3EE" w14:textId="77777777" w:rsidR="00842529" w:rsidDel="002D24CA" w:rsidRDefault="00842529">
            <w:pPr>
              <w:pStyle w:val="Body"/>
            </w:pPr>
          </w:p>
        </w:tc>
        <w:tc>
          <w:tcPr>
            <w:tcW w:w="1115" w:type="dxa"/>
          </w:tcPr>
          <w:p w14:paraId="17BBFF93" w14:textId="5FD69D89" w:rsidR="00842529" w:rsidRDefault="00842529">
            <w:pPr>
              <w:pStyle w:val="Body"/>
            </w:pPr>
            <w:r>
              <w:t>dig</w:t>
            </w:r>
          </w:p>
        </w:tc>
      </w:tr>
      <w:bookmarkEnd w:id="752"/>
      <w:tr w:rsidR="00842529" w14:paraId="50152A88" w14:textId="77777777" w:rsidTr="00665719">
        <w:tc>
          <w:tcPr>
            <w:tcW w:w="2518" w:type="dxa"/>
          </w:tcPr>
          <w:p w14:paraId="7B794D41" w14:textId="1F086BDD" w:rsidR="00842529" w:rsidRDefault="00842529">
            <w:pPr>
              <w:pStyle w:val="Body"/>
            </w:pPr>
            <w:r>
              <w:rPr>
                <w:lang w:val="de-DE"/>
              </w:rPr>
              <w:t>d_t</w:t>
            </w:r>
            <w:r w:rsidRPr="00FC576D">
              <w:rPr>
                <w:lang w:val="de-DE"/>
              </w:rPr>
              <w:t>xbist_mi</w:t>
            </w:r>
            <w:r>
              <w:rPr>
                <w:lang w:val="de-DE"/>
              </w:rPr>
              <w:t>xer_en</w:t>
            </w:r>
            <w:r>
              <w:t xml:space="preserve"> </w:t>
            </w:r>
          </w:p>
          <w:p w14:paraId="7795AA39" w14:textId="6C874EEE" w:rsidR="00842529" w:rsidRPr="00FC576D" w:rsidRDefault="00842529">
            <w:pPr>
              <w:pStyle w:val="Body"/>
              <w:rPr>
                <w:lang w:val="de-DE"/>
              </w:rPr>
            </w:pPr>
            <w:r>
              <w:rPr>
                <w:lang w:val="de-DE"/>
              </w:rPr>
              <w:t>d_t</w:t>
            </w:r>
            <w:r w:rsidRPr="00FC576D">
              <w:rPr>
                <w:lang w:val="de-DE"/>
              </w:rPr>
              <w:t>xbist_vga_</w:t>
            </w:r>
            <w:r>
              <w:rPr>
                <w:lang w:val="de-DE"/>
              </w:rPr>
              <w:t>e</w:t>
            </w:r>
            <w:r w:rsidRPr="00FC576D">
              <w:rPr>
                <w:lang w:val="de-DE"/>
              </w:rPr>
              <w:t>n</w:t>
            </w:r>
          </w:p>
          <w:p w14:paraId="331EA0BA" w14:textId="1DEBF487" w:rsidR="00842529" w:rsidRDefault="00842529">
            <w:pPr>
              <w:pStyle w:val="Body"/>
            </w:pPr>
            <w:r>
              <w:t>d_txbist_bias_en</w:t>
            </w:r>
          </w:p>
          <w:p w14:paraId="531C6BC4" w14:textId="0010A076" w:rsidR="00842529" w:rsidRDefault="00842529">
            <w:pPr>
              <w:pStyle w:val="Body"/>
            </w:pPr>
            <w:r>
              <w:t>d_txbist_test_en</w:t>
            </w:r>
          </w:p>
          <w:p w14:paraId="346AF2ED" w14:textId="3E75C06A" w:rsidR="00842529" w:rsidRPr="00C84A2D" w:rsidRDefault="00842529">
            <w:pPr>
              <w:pStyle w:val="Body"/>
              <w:rPr>
                <w:lang w:val="de-DE"/>
              </w:rPr>
            </w:pPr>
          </w:p>
        </w:tc>
        <w:tc>
          <w:tcPr>
            <w:tcW w:w="1096" w:type="dxa"/>
          </w:tcPr>
          <w:p w14:paraId="05F638E1" w14:textId="60ED4FD9" w:rsidR="00842529" w:rsidRDefault="00842529">
            <w:pPr>
              <w:pStyle w:val="Body"/>
            </w:pPr>
            <w:r>
              <w:t>Dig_in</w:t>
            </w:r>
          </w:p>
        </w:tc>
        <w:tc>
          <w:tcPr>
            <w:tcW w:w="1890" w:type="dxa"/>
          </w:tcPr>
          <w:p w14:paraId="204D7336" w14:textId="46638962" w:rsidR="00842529" w:rsidRDefault="00842529">
            <w:pPr>
              <w:pStyle w:val="Body"/>
            </w:pPr>
            <w:r>
              <w:t>bias</w:t>
            </w:r>
          </w:p>
          <w:p w14:paraId="1775DB3C" w14:textId="739A5D80" w:rsidR="00842529" w:rsidRDefault="00842529">
            <w:pPr>
              <w:pStyle w:val="Body"/>
            </w:pPr>
            <w:r>
              <w:t>test</w:t>
            </w:r>
          </w:p>
          <w:p w14:paraId="598D0BA9" w14:textId="0401DCBB" w:rsidR="00842529" w:rsidRDefault="00842529">
            <w:pPr>
              <w:pStyle w:val="Body"/>
            </w:pPr>
            <w:r>
              <w:t>vga</w:t>
            </w:r>
          </w:p>
          <w:p w14:paraId="51F0CDDA" w14:textId="567DB4B2" w:rsidR="00842529" w:rsidRDefault="00842529">
            <w:pPr>
              <w:pStyle w:val="Body"/>
            </w:pPr>
            <w:r>
              <w:t>mixer_core</w:t>
            </w:r>
          </w:p>
        </w:tc>
        <w:tc>
          <w:tcPr>
            <w:tcW w:w="1115" w:type="dxa"/>
          </w:tcPr>
          <w:p w14:paraId="538F1455" w14:textId="438E346A" w:rsidR="00842529" w:rsidRDefault="00842529">
            <w:pPr>
              <w:pStyle w:val="Body"/>
            </w:pPr>
            <w:r>
              <w:t>dig</w:t>
            </w:r>
          </w:p>
          <w:p w14:paraId="69B6456C" w14:textId="0536FABD" w:rsidR="00842529" w:rsidRDefault="00842529">
            <w:pPr>
              <w:pStyle w:val="Body"/>
            </w:pPr>
            <w:r>
              <w:t>dig</w:t>
            </w:r>
          </w:p>
          <w:p w14:paraId="1CED6510" w14:textId="3740FF9F" w:rsidR="00842529" w:rsidRDefault="00842529">
            <w:pPr>
              <w:pStyle w:val="Body"/>
            </w:pPr>
            <w:r>
              <w:t>dig</w:t>
            </w:r>
          </w:p>
          <w:p w14:paraId="1E16144A" w14:textId="131B5F50" w:rsidR="00842529" w:rsidRDefault="00842529">
            <w:pPr>
              <w:pStyle w:val="Body"/>
            </w:pPr>
            <w:r>
              <w:t>dig</w:t>
            </w:r>
          </w:p>
        </w:tc>
      </w:tr>
      <w:tr w:rsidR="00842529" w14:paraId="5314FD6F" w14:textId="77777777" w:rsidTr="00665719">
        <w:tc>
          <w:tcPr>
            <w:tcW w:w="2518" w:type="dxa"/>
          </w:tcPr>
          <w:p w14:paraId="4E773D98" w14:textId="4FAAAE3D" w:rsidR="00842529" w:rsidRDefault="00842529">
            <w:pPr>
              <w:pStyle w:val="Body"/>
            </w:pPr>
          </w:p>
        </w:tc>
        <w:tc>
          <w:tcPr>
            <w:tcW w:w="1096" w:type="dxa"/>
          </w:tcPr>
          <w:p w14:paraId="4F82D8AB" w14:textId="61EB3353" w:rsidR="00842529" w:rsidRDefault="00842529">
            <w:pPr>
              <w:pStyle w:val="Body"/>
            </w:pPr>
          </w:p>
        </w:tc>
        <w:tc>
          <w:tcPr>
            <w:tcW w:w="1890" w:type="dxa"/>
          </w:tcPr>
          <w:p w14:paraId="69BEF9E6" w14:textId="171CD6D7" w:rsidR="00842529" w:rsidRDefault="00842529">
            <w:pPr>
              <w:pStyle w:val="Body"/>
            </w:pPr>
          </w:p>
        </w:tc>
        <w:tc>
          <w:tcPr>
            <w:tcW w:w="1115" w:type="dxa"/>
          </w:tcPr>
          <w:p w14:paraId="5E85EE54" w14:textId="486AA7DC" w:rsidR="00842529" w:rsidRDefault="00842529">
            <w:pPr>
              <w:pStyle w:val="Body"/>
            </w:pPr>
          </w:p>
        </w:tc>
      </w:tr>
      <w:tr w:rsidR="00842529" w14:paraId="1DB34CF0" w14:textId="77777777" w:rsidTr="00665719">
        <w:tc>
          <w:tcPr>
            <w:tcW w:w="2518" w:type="dxa"/>
          </w:tcPr>
          <w:p w14:paraId="6C877719" w14:textId="56E52CA0" w:rsidR="00842529" w:rsidRDefault="00842529">
            <w:pPr>
              <w:pStyle w:val="Body"/>
            </w:pPr>
          </w:p>
        </w:tc>
        <w:tc>
          <w:tcPr>
            <w:tcW w:w="1096" w:type="dxa"/>
          </w:tcPr>
          <w:p w14:paraId="23F0E11C" w14:textId="30EDE1A6" w:rsidR="00842529" w:rsidRDefault="00842529">
            <w:pPr>
              <w:pStyle w:val="Body"/>
            </w:pPr>
          </w:p>
        </w:tc>
        <w:tc>
          <w:tcPr>
            <w:tcW w:w="1890" w:type="dxa"/>
          </w:tcPr>
          <w:p w14:paraId="6AF8BFB8" w14:textId="7848CF00" w:rsidR="00842529" w:rsidRDefault="00842529">
            <w:pPr>
              <w:pStyle w:val="Body"/>
            </w:pPr>
          </w:p>
        </w:tc>
        <w:tc>
          <w:tcPr>
            <w:tcW w:w="1115" w:type="dxa"/>
          </w:tcPr>
          <w:p w14:paraId="63DFD9CC" w14:textId="77777777" w:rsidR="00842529" w:rsidRDefault="00842529">
            <w:pPr>
              <w:pStyle w:val="Body"/>
            </w:pPr>
          </w:p>
        </w:tc>
      </w:tr>
      <w:tr w:rsidR="00842529" w14:paraId="495100CE" w14:textId="77777777" w:rsidTr="00665719">
        <w:tc>
          <w:tcPr>
            <w:tcW w:w="2518" w:type="dxa"/>
          </w:tcPr>
          <w:p w14:paraId="6851B14E" w14:textId="5D4F60EB" w:rsidR="00842529" w:rsidRDefault="00842529">
            <w:pPr>
              <w:pStyle w:val="Body"/>
              <w:rPr>
                <w:rFonts w:ascii="ArialMT" w:hAnsi="ArialMT" w:cs="ArialMT"/>
                <w:sz w:val="18"/>
                <w:szCs w:val="18"/>
              </w:rPr>
            </w:pPr>
            <w:r>
              <w:t>d_pon_ls_txbist</w:t>
            </w:r>
          </w:p>
        </w:tc>
        <w:tc>
          <w:tcPr>
            <w:tcW w:w="1096" w:type="dxa"/>
          </w:tcPr>
          <w:p w14:paraId="210BDAA0" w14:textId="77777777" w:rsidR="00842529" w:rsidRDefault="00842529">
            <w:pPr>
              <w:pStyle w:val="Body"/>
            </w:pPr>
            <w:r>
              <w:t>Dig_in</w:t>
            </w:r>
          </w:p>
        </w:tc>
        <w:tc>
          <w:tcPr>
            <w:tcW w:w="1890" w:type="dxa"/>
          </w:tcPr>
          <w:p w14:paraId="5ECEE512" w14:textId="77777777" w:rsidR="00842529" w:rsidRDefault="00842529">
            <w:pPr>
              <w:pStyle w:val="Body"/>
              <w:rPr>
                <w:rFonts w:ascii="ArialMT" w:hAnsi="ArialMT" w:cs="ArialMT"/>
                <w:color w:val="000000"/>
                <w:sz w:val="18"/>
                <w:szCs w:val="18"/>
              </w:rPr>
            </w:pPr>
            <w:r w:rsidRPr="00D06DAF">
              <w:rPr>
                <w:lang w:val="en-GB"/>
              </w:rPr>
              <w:t>enable the level shifters at the interface (1.5V-&gt;0.9V).</w:t>
            </w:r>
          </w:p>
        </w:tc>
        <w:tc>
          <w:tcPr>
            <w:tcW w:w="1115" w:type="dxa"/>
          </w:tcPr>
          <w:p w14:paraId="4236BF2D" w14:textId="77777777" w:rsidR="00842529" w:rsidRDefault="00842529">
            <w:pPr>
              <w:pStyle w:val="Body"/>
            </w:pPr>
            <w:r>
              <w:t>dig</w:t>
            </w:r>
          </w:p>
        </w:tc>
      </w:tr>
      <w:tr w:rsidR="00842529" w14:paraId="52D10D51" w14:textId="77777777" w:rsidTr="00665719">
        <w:tc>
          <w:tcPr>
            <w:tcW w:w="2518" w:type="dxa"/>
          </w:tcPr>
          <w:p w14:paraId="60C3B5A9" w14:textId="19605E78" w:rsidR="00842529" w:rsidRDefault="00842529">
            <w:pPr>
              <w:pStyle w:val="Body"/>
              <w:rPr>
                <w:rFonts w:ascii="ArialMT" w:hAnsi="ArialMT" w:cs="ArialMT"/>
                <w:sz w:val="18"/>
                <w:szCs w:val="18"/>
              </w:rPr>
            </w:pPr>
            <w:r>
              <w:t>ibias_txbist_flat</w:t>
            </w:r>
          </w:p>
        </w:tc>
        <w:tc>
          <w:tcPr>
            <w:tcW w:w="1096" w:type="dxa"/>
          </w:tcPr>
          <w:p w14:paraId="4F1CF221" w14:textId="77777777" w:rsidR="00842529" w:rsidRDefault="00842529">
            <w:pPr>
              <w:pStyle w:val="Body"/>
            </w:pPr>
            <w:r>
              <w:t>in</w:t>
            </w:r>
          </w:p>
        </w:tc>
        <w:tc>
          <w:tcPr>
            <w:tcW w:w="1890" w:type="dxa"/>
          </w:tcPr>
          <w:p w14:paraId="2481BEBF" w14:textId="77777777" w:rsidR="00842529" w:rsidRPr="007647D7" w:rsidRDefault="00842529">
            <w:pPr>
              <w:pStyle w:val="Body"/>
              <w:rPr>
                <w:rFonts w:ascii="ArialMT" w:hAnsi="ArialMT" w:cs="ArialMT"/>
                <w:color w:val="000000"/>
              </w:rPr>
            </w:pPr>
            <w:r w:rsidRPr="007647D7">
              <w:t>90uA bg current from Gbias(2% trimmed)</w:t>
            </w:r>
          </w:p>
        </w:tc>
        <w:tc>
          <w:tcPr>
            <w:tcW w:w="1115" w:type="dxa"/>
          </w:tcPr>
          <w:p w14:paraId="207F684D" w14:textId="77777777" w:rsidR="00842529" w:rsidRDefault="00842529">
            <w:pPr>
              <w:pStyle w:val="Body"/>
            </w:pPr>
            <w:r>
              <w:t>analog</w:t>
            </w:r>
          </w:p>
        </w:tc>
      </w:tr>
      <w:tr w:rsidR="00842529" w14:paraId="21F9E5A6" w14:textId="77777777" w:rsidTr="00665719">
        <w:tc>
          <w:tcPr>
            <w:tcW w:w="2518" w:type="dxa"/>
          </w:tcPr>
          <w:p w14:paraId="38F8B0DF" w14:textId="7FA4E8D6" w:rsidR="00842529" w:rsidRDefault="00842529">
            <w:pPr>
              <w:pStyle w:val="Body"/>
              <w:rPr>
                <w:rFonts w:ascii="ArialMT" w:hAnsi="ArialMT" w:cs="ArialMT"/>
                <w:sz w:val="18"/>
                <w:szCs w:val="18"/>
              </w:rPr>
            </w:pPr>
            <w:r>
              <w:t>ibias_txbist_ptat</w:t>
            </w:r>
          </w:p>
        </w:tc>
        <w:tc>
          <w:tcPr>
            <w:tcW w:w="1096" w:type="dxa"/>
          </w:tcPr>
          <w:p w14:paraId="37A629B0" w14:textId="77777777" w:rsidR="00842529" w:rsidRDefault="00842529">
            <w:pPr>
              <w:pStyle w:val="Body"/>
            </w:pPr>
            <w:r>
              <w:t>in</w:t>
            </w:r>
          </w:p>
        </w:tc>
        <w:tc>
          <w:tcPr>
            <w:tcW w:w="1890" w:type="dxa"/>
          </w:tcPr>
          <w:p w14:paraId="7C9A1422" w14:textId="77777777" w:rsidR="00842529" w:rsidRPr="007647D7" w:rsidRDefault="00842529">
            <w:pPr>
              <w:pStyle w:val="Body"/>
              <w:rPr>
                <w:rFonts w:ascii="ArialMT" w:hAnsi="ArialMT" w:cs="ArialMT"/>
                <w:color w:val="000000"/>
              </w:rPr>
            </w:pPr>
            <w:r w:rsidRPr="007647D7">
              <w:t xml:space="preserve">90uA ptat current from Gbias(2% trimmed) 0.213uA/K(see </w:t>
            </w:r>
            <w:r w:rsidRPr="007647D7">
              <w:rPr>
                <w:rStyle w:val="FootnoteReference"/>
                <w:b/>
                <w:bCs/>
                <w:sz w:val="16"/>
                <w:szCs w:val="16"/>
              </w:rPr>
              <w:footnoteReference w:id="3"/>
            </w:r>
            <w:r w:rsidRPr="007647D7">
              <w:t>)</w:t>
            </w:r>
          </w:p>
        </w:tc>
        <w:tc>
          <w:tcPr>
            <w:tcW w:w="1115" w:type="dxa"/>
          </w:tcPr>
          <w:p w14:paraId="3E035C54" w14:textId="77777777" w:rsidR="00842529" w:rsidRDefault="00842529">
            <w:pPr>
              <w:pStyle w:val="Body"/>
            </w:pPr>
            <w:r>
              <w:t>analog</w:t>
            </w:r>
          </w:p>
        </w:tc>
      </w:tr>
      <w:tr w:rsidR="00842529" w14:paraId="48043AA4" w14:textId="77777777" w:rsidTr="00665719">
        <w:tc>
          <w:tcPr>
            <w:tcW w:w="2518" w:type="dxa"/>
          </w:tcPr>
          <w:p w14:paraId="01EB6A54" w14:textId="4F3FA524" w:rsidR="00842529" w:rsidRDefault="00842529">
            <w:pPr>
              <w:pStyle w:val="Body"/>
            </w:pPr>
            <w:r>
              <w:t>ibias_txbist_bg</w:t>
            </w:r>
          </w:p>
        </w:tc>
        <w:tc>
          <w:tcPr>
            <w:tcW w:w="1096" w:type="dxa"/>
          </w:tcPr>
          <w:p w14:paraId="3F5ADBCD" w14:textId="07102BC5" w:rsidR="00842529" w:rsidRDefault="00842529">
            <w:pPr>
              <w:pStyle w:val="Body"/>
            </w:pPr>
            <w:r>
              <w:t>in</w:t>
            </w:r>
          </w:p>
        </w:tc>
        <w:tc>
          <w:tcPr>
            <w:tcW w:w="1890" w:type="dxa"/>
          </w:tcPr>
          <w:p w14:paraId="1BAF25AA" w14:textId="5B4CDDE6" w:rsidR="00842529" w:rsidRPr="007647D7" w:rsidRDefault="00842529">
            <w:pPr>
              <w:pStyle w:val="Body"/>
            </w:pPr>
            <w:r>
              <w:t>20u bg/R</w:t>
            </w:r>
          </w:p>
        </w:tc>
        <w:tc>
          <w:tcPr>
            <w:tcW w:w="1115" w:type="dxa"/>
          </w:tcPr>
          <w:p w14:paraId="29449B3D" w14:textId="4896BBD0" w:rsidR="00842529" w:rsidRDefault="00842529">
            <w:pPr>
              <w:pStyle w:val="Body"/>
            </w:pPr>
            <w:r>
              <w:t>analog</w:t>
            </w:r>
          </w:p>
        </w:tc>
      </w:tr>
      <w:tr w:rsidR="00842529" w14:paraId="6069B201" w14:textId="77777777" w:rsidTr="00665719">
        <w:tc>
          <w:tcPr>
            <w:tcW w:w="2518" w:type="dxa"/>
          </w:tcPr>
          <w:p w14:paraId="4301943C" w14:textId="5CB1317F" w:rsidR="00842529" w:rsidRDefault="00842529">
            <w:pPr>
              <w:pStyle w:val="Body"/>
            </w:pPr>
            <w:r>
              <w:t>d_xor_out&lt;1:0&gt;</w:t>
            </w:r>
          </w:p>
        </w:tc>
        <w:tc>
          <w:tcPr>
            <w:tcW w:w="1096" w:type="dxa"/>
          </w:tcPr>
          <w:p w14:paraId="2EA0915F" w14:textId="47982612" w:rsidR="00842529" w:rsidRDefault="00842529">
            <w:pPr>
              <w:pStyle w:val="Body"/>
            </w:pPr>
            <w:r>
              <w:t>out</w:t>
            </w:r>
          </w:p>
        </w:tc>
        <w:tc>
          <w:tcPr>
            <w:tcW w:w="1890" w:type="dxa"/>
          </w:tcPr>
          <w:p w14:paraId="60F5BF9A" w14:textId="7FE6776F" w:rsidR="00842529" w:rsidRDefault="00842529">
            <w:pPr>
              <w:pStyle w:val="Body"/>
            </w:pPr>
            <w:r>
              <w:t>Ls xor out</w:t>
            </w:r>
          </w:p>
        </w:tc>
        <w:tc>
          <w:tcPr>
            <w:tcW w:w="1115" w:type="dxa"/>
          </w:tcPr>
          <w:p w14:paraId="4EC46BD5" w14:textId="2420F149" w:rsidR="00842529" w:rsidRDefault="00842529">
            <w:pPr>
              <w:pStyle w:val="Body"/>
            </w:pPr>
            <w:r>
              <w:t>dig</w:t>
            </w:r>
          </w:p>
        </w:tc>
      </w:tr>
      <w:tr w:rsidR="00842529" w14:paraId="0988A957" w14:textId="77777777" w:rsidTr="00665719">
        <w:tc>
          <w:tcPr>
            <w:tcW w:w="2518" w:type="dxa"/>
          </w:tcPr>
          <w:p w14:paraId="354F13B7" w14:textId="142F7A86" w:rsidR="00842529" w:rsidRDefault="00842529">
            <w:pPr>
              <w:pStyle w:val="Body"/>
            </w:pPr>
            <w:r>
              <w:t>d_txbist_spare&lt;10:0&gt;</w:t>
            </w:r>
          </w:p>
        </w:tc>
        <w:tc>
          <w:tcPr>
            <w:tcW w:w="1096" w:type="dxa"/>
          </w:tcPr>
          <w:p w14:paraId="35B42B86" w14:textId="76BF2495" w:rsidR="00842529" w:rsidRDefault="00842529">
            <w:pPr>
              <w:pStyle w:val="Body"/>
            </w:pPr>
            <w:r>
              <w:t>in</w:t>
            </w:r>
          </w:p>
        </w:tc>
        <w:tc>
          <w:tcPr>
            <w:tcW w:w="1890" w:type="dxa"/>
          </w:tcPr>
          <w:p w14:paraId="5BF67790" w14:textId="1893900A" w:rsidR="00842529" w:rsidRDefault="00842529">
            <w:pPr>
              <w:pStyle w:val="Body"/>
            </w:pPr>
            <w:r>
              <w:t>Spare bits</w:t>
            </w:r>
          </w:p>
        </w:tc>
        <w:tc>
          <w:tcPr>
            <w:tcW w:w="1115" w:type="dxa"/>
          </w:tcPr>
          <w:p w14:paraId="1955BEE2" w14:textId="1C50505C" w:rsidR="00842529" w:rsidRDefault="00842529">
            <w:pPr>
              <w:pStyle w:val="Body"/>
            </w:pPr>
            <w:r>
              <w:t>dig</w:t>
            </w:r>
          </w:p>
        </w:tc>
      </w:tr>
      <w:tr w:rsidR="00842529" w14:paraId="75848DF2" w14:textId="77777777" w:rsidTr="00665719">
        <w:tc>
          <w:tcPr>
            <w:tcW w:w="2518" w:type="dxa"/>
          </w:tcPr>
          <w:p w14:paraId="3A7A9359" w14:textId="7A77B351" w:rsidR="00842529" w:rsidRDefault="00842529">
            <w:pPr>
              <w:pStyle w:val="Body"/>
            </w:pPr>
            <w:r>
              <w:t>txbist_test_current_in</w:t>
            </w:r>
          </w:p>
        </w:tc>
        <w:tc>
          <w:tcPr>
            <w:tcW w:w="1096" w:type="dxa"/>
          </w:tcPr>
          <w:p w14:paraId="0B73A26A" w14:textId="7F7DD5AE" w:rsidR="00842529" w:rsidRDefault="00842529">
            <w:pPr>
              <w:pStyle w:val="Body"/>
            </w:pPr>
            <w:r>
              <w:t>in</w:t>
            </w:r>
          </w:p>
        </w:tc>
        <w:tc>
          <w:tcPr>
            <w:tcW w:w="1890" w:type="dxa"/>
          </w:tcPr>
          <w:p w14:paraId="6E2A7141" w14:textId="3082504F" w:rsidR="00842529" w:rsidRDefault="00842529">
            <w:pPr>
              <w:pStyle w:val="Body"/>
            </w:pPr>
            <w:r>
              <w:t>Current from tester</w:t>
            </w:r>
          </w:p>
        </w:tc>
        <w:tc>
          <w:tcPr>
            <w:tcW w:w="1115" w:type="dxa"/>
          </w:tcPr>
          <w:p w14:paraId="6D47C605" w14:textId="0912F890" w:rsidR="00842529" w:rsidRDefault="00842529">
            <w:pPr>
              <w:pStyle w:val="Body"/>
            </w:pPr>
            <w:r>
              <w:t>analog</w:t>
            </w:r>
          </w:p>
        </w:tc>
      </w:tr>
      <w:bookmarkEnd w:id="750"/>
      <w:tr w:rsidR="00842529" w14:paraId="5A871856" w14:textId="77777777" w:rsidTr="00665719">
        <w:tc>
          <w:tcPr>
            <w:tcW w:w="6619" w:type="dxa"/>
            <w:gridSpan w:val="4"/>
          </w:tcPr>
          <w:p w14:paraId="1D97904A" w14:textId="63653A8F" w:rsidR="00842529" w:rsidRDefault="00842529">
            <w:pPr>
              <w:pStyle w:val="Body"/>
            </w:pPr>
            <w:r>
              <w:t>Supplies</w:t>
            </w:r>
          </w:p>
        </w:tc>
      </w:tr>
      <w:tr w:rsidR="00842529" w14:paraId="0F60B304" w14:textId="77777777" w:rsidTr="00665719">
        <w:tc>
          <w:tcPr>
            <w:tcW w:w="2518" w:type="dxa"/>
          </w:tcPr>
          <w:p w14:paraId="3817CB6C" w14:textId="421CD0B2" w:rsidR="00842529" w:rsidRPr="00B70D2D" w:rsidRDefault="00842529">
            <w:pPr>
              <w:pStyle w:val="Body"/>
            </w:pPr>
            <w:r w:rsidRPr="00B70D2D">
              <w:t>vdda_</w:t>
            </w:r>
            <w:r>
              <w:t>txbist_</w:t>
            </w:r>
            <w:r w:rsidRPr="00B70D2D">
              <w:t>1v</w:t>
            </w:r>
            <w:r>
              <w:t>8</w:t>
            </w:r>
          </w:p>
        </w:tc>
        <w:tc>
          <w:tcPr>
            <w:tcW w:w="1096" w:type="dxa"/>
          </w:tcPr>
          <w:p w14:paraId="03E3B8F1" w14:textId="27C5F049" w:rsidR="00842529" w:rsidRPr="00B70D2D" w:rsidRDefault="00842529">
            <w:pPr>
              <w:pStyle w:val="Body"/>
            </w:pPr>
            <w:r>
              <w:t>supplies</w:t>
            </w:r>
          </w:p>
        </w:tc>
        <w:tc>
          <w:tcPr>
            <w:tcW w:w="1890" w:type="dxa"/>
          </w:tcPr>
          <w:p w14:paraId="523AACB2" w14:textId="1CFD5F6D" w:rsidR="00842529" w:rsidRPr="00B70D2D" w:rsidRDefault="00842529">
            <w:pPr>
              <w:pStyle w:val="Body"/>
            </w:pPr>
            <w:r>
              <w:t>ATB supply</w:t>
            </w:r>
          </w:p>
        </w:tc>
        <w:tc>
          <w:tcPr>
            <w:tcW w:w="1115" w:type="dxa"/>
          </w:tcPr>
          <w:p w14:paraId="30001CE1" w14:textId="77777777" w:rsidR="00842529" w:rsidRPr="00B70D2D" w:rsidRDefault="00842529">
            <w:pPr>
              <w:pStyle w:val="Body"/>
            </w:pPr>
          </w:p>
        </w:tc>
      </w:tr>
      <w:tr w:rsidR="00842529" w14:paraId="078CBD94" w14:textId="77777777" w:rsidTr="00665719">
        <w:tc>
          <w:tcPr>
            <w:tcW w:w="2518" w:type="dxa"/>
          </w:tcPr>
          <w:p w14:paraId="0BBD7097" w14:textId="2AEA3411" w:rsidR="00842529" w:rsidRPr="00B70D2D" w:rsidRDefault="00842529">
            <w:pPr>
              <w:pStyle w:val="Body"/>
            </w:pPr>
            <w:r w:rsidRPr="00B70D2D">
              <w:t>vdda_</w:t>
            </w:r>
            <w:r>
              <w:t>txbist_</w:t>
            </w:r>
            <w:r w:rsidRPr="00B70D2D">
              <w:t>1v</w:t>
            </w:r>
            <w:r>
              <w:t>45</w:t>
            </w:r>
          </w:p>
        </w:tc>
        <w:tc>
          <w:tcPr>
            <w:tcW w:w="1096" w:type="dxa"/>
          </w:tcPr>
          <w:p w14:paraId="7D95000F" w14:textId="77777777" w:rsidR="00842529" w:rsidRPr="00B70D2D" w:rsidRDefault="00842529">
            <w:pPr>
              <w:pStyle w:val="Body"/>
            </w:pPr>
            <w:r w:rsidRPr="00B70D2D">
              <w:t>supplies</w:t>
            </w:r>
          </w:p>
        </w:tc>
        <w:tc>
          <w:tcPr>
            <w:tcW w:w="1890" w:type="dxa"/>
          </w:tcPr>
          <w:p w14:paraId="583029EC" w14:textId="409D8DA7" w:rsidR="00842529" w:rsidRPr="00B70D2D" w:rsidRDefault="00842529">
            <w:pPr>
              <w:pStyle w:val="Body"/>
            </w:pPr>
            <w:r>
              <w:t xml:space="preserve">LDO </w:t>
            </w:r>
            <w:r w:rsidRPr="00B70D2D">
              <w:t xml:space="preserve"> supply</w:t>
            </w:r>
          </w:p>
        </w:tc>
        <w:tc>
          <w:tcPr>
            <w:tcW w:w="1115" w:type="dxa"/>
          </w:tcPr>
          <w:p w14:paraId="4AC520EB" w14:textId="77777777" w:rsidR="00842529" w:rsidRPr="00B70D2D" w:rsidRDefault="00842529">
            <w:pPr>
              <w:pStyle w:val="Body"/>
            </w:pPr>
            <w:r w:rsidRPr="00B70D2D">
              <w:t>GLDO</w:t>
            </w:r>
          </w:p>
        </w:tc>
      </w:tr>
      <w:tr w:rsidR="00842529" w14:paraId="7F5FAB6D" w14:textId="77777777" w:rsidTr="00665719">
        <w:tc>
          <w:tcPr>
            <w:tcW w:w="2518" w:type="dxa"/>
          </w:tcPr>
          <w:p w14:paraId="3D5180F3" w14:textId="664E9E15" w:rsidR="00842529" w:rsidRDefault="00842529">
            <w:pPr>
              <w:pStyle w:val="Body"/>
            </w:pPr>
            <w:r>
              <w:t>vdd_txbist_0v9</w:t>
            </w:r>
          </w:p>
        </w:tc>
        <w:tc>
          <w:tcPr>
            <w:tcW w:w="1096" w:type="dxa"/>
          </w:tcPr>
          <w:p w14:paraId="7ACCCE3A" w14:textId="77777777" w:rsidR="00842529" w:rsidRDefault="00842529">
            <w:pPr>
              <w:pStyle w:val="Body"/>
            </w:pPr>
            <w:r>
              <w:t>supplies</w:t>
            </w:r>
          </w:p>
        </w:tc>
        <w:tc>
          <w:tcPr>
            <w:tcW w:w="1890" w:type="dxa"/>
          </w:tcPr>
          <w:p w14:paraId="1E10931D" w14:textId="12366805" w:rsidR="00842529" w:rsidRDefault="00842529">
            <w:pPr>
              <w:pStyle w:val="Body"/>
            </w:pPr>
            <w:r>
              <w:t>0.9V supply for interface</w:t>
            </w:r>
          </w:p>
        </w:tc>
        <w:tc>
          <w:tcPr>
            <w:tcW w:w="1115" w:type="dxa"/>
          </w:tcPr>
          <w:p w14:paraId="7CE885BD" w14:textId="77777777" w:rsidR="00842529" w:rsidRDefault="00842529">
            <w:pPr>
              <w:pStyle w:val="Body"/>
            </w:pPr>
          </w:p>
        </w:tc>
      </w:tr>
      <w:tr w:rsidR="00842529" w14:paraId="1617AA5C" w14:textId="77777777" w:rsidTr="00665719">
        <w:tc>
          <w:tcPr>
            <w:tcW w:w="2518" w:type="dxa"/>
          </w:tcPr>
          <w:p w14:paraId="144079E6" w14:textId="281B1174" w:rsidR="00842529" w:rsidRDefault="00842529">
            <w:pPr>
              <w:pStyle w:val="Body"/>
            </w:pPr>
          </w:p>
        </w:tc>
        <w:tc>
          <w:tcPr>
            <w:tcW w:w="1096" w:type="dxa"/>
          </w:tcPr>
          <w:p w14:paraId="0891256E" w14:textId="7D02841F" w:rsidR="00842529" w:rsidRDefault="00842529">
            <w:pPr>
              <w:pStyle w:val="Body"/>
            </w:pPr>
          </w:p>
        </w:tc>
        <w:tc>
          <w:tcPr>
            <w:tcW w:w="1890" w:type="dxa"/>
          </w:tcPr>
          <w:p w14:paraId="43559B44" w14:textId="64939F02" w:rsidR="00842529" w:rsidRDefault="00842529">
            <w:pPr>
              <w:pStyle w:val="Body"/>
            </w:pPr>
          </w:p>
        </w:tc>
        <w:tc>
          <w:tcPr>
            <w:tcW w:w="1115" w:type="dxa"/>
          </w:tcPr>
          <w:p w14:paraId="46326348" w14:textId="0E47F269" w:rsidR="00842529" w:rsidRDefault="00842529">
            <w:pPr>
              <w:pStyle w:val="Body"/>
            </w:pPr>
          </w:p>
        </w:tc>
      </w:tr>
      <w:tr w:rsidR="00842529" w14:paraId="393F4AE6" w14:textId="77777777" w:rsidTr="00665719">
        <w:tc>
          <w:tcPr>
            <w:tcW w:w="2518" w:type="dxa"/>
          </w:tcPr>
          <w:p w14:paraId="24EF3FCC" w14:textId="55B937E9" w:rsidR="00842529" w:rsidRDefault="00842529">
            <w:pPr>
              <w:pStyle w:val="Body"/>
            </w:pPr>
            <w:r>
              <w:t>vssa_txbist</w:t>
            </w:r>
          </w:p>
        </w:tc>
        <w:tc>
          <w:tcPr>
            <w:tcW w:w="1096" w:type="dxa"/>
          </w:tcPr>
          <w:p w14:paraId="096F4DAE" w14:textId="77777777" w:rsidR="00842529" w:rsidRDefault="00842529">
            <w:pPr>
              <w:pStyle w:val="Body"/>
            </w:pPr>
            <w:r>
              <w:t>supplies</w:t>
            </w:r>
          </w:p>
        </w:tc>
        <w:tc>
          <w:tcPr>
            <w:tcW w:w="1890" w:type="dxa"/>
          </w:tcPr>
          <w:p w14:paraId="0E03B427" w14:textId="77777777" w:rsidR="00842529" w:rsidRDefault="00842529">
            <w:pPr>
              <w:pStyle w:val="Body"/>
            </w:pPr>
            <w:r>
              <w:t>Mixer/vga analog ground</w:t>
            </w:r>
          </w:p>
        </w:tc>
        <w:tc>
          <w:tcPr>
            <w:tcW w:w="1115" w:type="dxa"/>
          </w:tcPr>
          <w:p w14:paraId="3F22E887" w14:textId="77777777" w:rsidR="00842529" w:rsidRDefault="00842529">
            <w:pPr>
              <w:pStyle w:val="Body"/>
            </w:pPr>
          </w:p>
        </w:tc>
      </w:tr>
      <w:tr w:rsidR="00842529" w14:paraId="070EF969" w14:textId="77777777" w:rsidTr="00665719">
        <w:tc>
          <w:tcPr>
            <w:tcW w:w="2518" w:type="dxa"/>
          </w:tcPr>
          <w:p w14:paraId="4D1A37AF" w14:textId="18DF6C87" w:rsidR="00842529" w:rsidRDefault="00842529">
            <w:pPr>
              <w:pStyle w:val="Body"/>
            </w:pPr>
            <w:r>
              <w:t>vssd_txbist</w:t>
            </w:r>
          </w:p>
        </w:tc>
        <w:tc>
          <w:tcPr>
            <w:tcW w:w="1096" w:type="dxa"/>
          </w:tcPr>
          <w:p w14:paraId="01D718A5" w14:textId="3926B1B8" w:rsidR="00842529" w:rsidRDefault="00842529">
            <w:pPr>
              <w:pStyle w:val="Body"/>
            </w:pPr>
            <w:r>
              <w:t>supplies</w:t>
            </w:r>
          </w:p>
        </w:tc>
        <w:tc>
          <w:tcPr>
            <w:tcW w:w="1890" w:type="dxa"/>
          </w:tcPr>
          <w:p w14:paraId="33D9287E" w14:textId="17968B61" w:rsidR="00842529" w:rsidRDefault="00842529">
            <w:pPr>
              <w:pStyle w:val="Body"/>
            </w:pPr>
            <w:r>
              <w:t>Digital ground</w:t>
            </w:r>
          </w:p>
        </w:tc>
        <w:tc>
          <w:tcPr>
            <w:tcW w:w="1115" w:type="dxa"/>
          </w:tcPr>
          <w:p w14:paraId="2CF3263F" w14:textId="77777777" w:rsidR="00842529" w:rsidRDefault="00842529">
            <w:pPr>
              <w:pStyle w:val="Body"/>
            </w:pPr>
          </w:p>
        </w:tc>
      </w:tr>
      <w:tr w:rsidR="00842529" w14:paraId="08F830B0" w14:textId="77777777" w:rsidTr="00665719">
        <w:tc>
          <w:tcPr>
            <w:tcW w:w="2518" w:type="dxa"/>
          </w:tcPr>
          <w:p w14:paraId="4C293AD0" w14:textId="34EEB90C" w:rsidR="00842529" w:rsidRDefault="00842529">
            <w:pPr>
              <w:pStyle w:val="Body"/>
            </w:pPr>
          </w:p>
        </w:tc>
        <w:tc>
          <w:tcPr>
            <w:tcW w:w="1096" w:type="dxa"/>
          </w:tcPr>
          <w:p w14:paraId="64C20E8F" w14:textId="1FBE0B70" w:rsidR="00842529" w:rsidRDefault="00842529">
            <w:pPr>
              <w:pStyle w:val="Body"/>
            </w:pPr>
          </w:p>
        </w:tc>
        <w:tc>
          <w:tcPr>
            <w:tcW w:w="1890" w:type="dxa"/>
          </w:tcPr>
          <w:p w14:paraId="03B56B5B" w14:textId="58C97A7D" w:rsidR="00842529" w:rsidRDefault="00842529">
            <w:pPr>
              <w:pStyle w:val="Body"/>
            </w:pPr>
          </w:p>
        </w:tc>
        <w:tc>
          <w:tcPr>
            <w:tcW w:w="1115" w:type="dxa"/>
          </w:tcPr>
          <w:p w14:paraId="61E428A5" w14:textId="77777777" w:rsidR="00842529" w:rsidRDefault="00842529">
            <w:pPr>
              <w:pStyle w:val="Body"/>
            </w:pPr>
          </w:p>
        </w:tc>
      </w:tr>
    </w:tbl>
    <w:p w14:paraId="3470953F" w14:textId="446CED18" w:rsidR="001753B3" w:rsidRPr="00B335B5" w:rsidRDefault="001753B3" w:rsidP="001753B3">
      <w:pPr>
        <w:pStyle w:val="Caption"/>
        <w:jc w:val="center"/>
      </w:pPr>
      <w:bookmarkStart w:id="755" w:name="_Toc42511873"/>
      <w:r>
        <w:t xml:space="preserve">Table </w:t>
      </w:r>
      <w:r>
        <w:fldChar w:fldCharType="begin"/>
      </w:r>
      <w:r>
        <w:instrText xml:space="preserve"> SEQ Table \* ARABIC </w:instrText>
      </w:r>
      <w:r>
        <w:fldChar w:fldCharType="separate"/>
      </w:r>
      <w:r w:rsidR="00AA6F07">
        <w:rPr>
          <w:noProof/>
        </w:rPr>
        <w:t>14</w:t>
      </w:r>
      <w:r>
        <w:rPr>
          <w:noProof/>
        </w:rPr>
        <w:fldChar w:fldCharType="end"/>
      </w:r>
      <w:r w:rsidR="00AA6F07">
        <w:rPr>
          <w:noProof/>
        </w:rPr>
        <w:t>:</w:t>
      </w:r>
      <w:r>
        <w:t xml:space="preserve"> interface with external</w:t>
      </w:r>
      <w:bookmarkEnd w:id="755"/>
    </w:p>
    <w:p w14:paraId="5E1A6C66" w14:textId="77777777" w:rsidR="001753B3" w:rsidRDefault="001753B3">
      <w:pPr>
        <w:pStyle w:val="Heading2"/>
      </w:pPr>
      <w:bookmarkStart w:id="756" w:name="_Toc31217939"/>
      <w:bookmarkStart w:id="757" w:name="_Toc49245210"/>
      <w:r>
        <w:t>Description of the block</w:t>
      </w:r>
      <w:bookmarkEnd w:id="756"/>
      <w:bookmarkEnd w:id="757"/>
    </w:p>
    <w:p w14:paraId="36BD6F14" w14:textId="68A21182" w:rsidR="001753B3" w:rsidRDefault="001753B3">
      <w:pPr>
        <w:pStyle w:val="Body"/>
      </w:pPr>
      <w:r>
        <w:t xml:space="preserve">TXbist is placed between 2 TX to measure the phase between 2 transmitters. There </w:t>
      </w:r>
      <w:r w:rsidR="00CC1098">
        <w:t xml:space="preserve">are </w:t>
      </w:r>
      <w:r>
        <w:t>3 TXbist inside the circuit. The phase is sampled thanks to the ADC of the ATB. Care must be taken between the buffer and the ATB ADC (</w:t>
      </w:r>
      <w:r w:rsidR="003D36B9">
        <w:t>settling time</w:t>
      </w:r>
      <w:r>
        <w:t>, resistance …)</w:t>
      </w:r>
    </w:p>
    <w:p w14:paraId="1C5B2CEE" w14:textId="2EAE46D7" w:rsidR="001753B3" w:rsidRDefault="001753B3">
      <w:pPr>
        <w:pStyle w:val="Body"/>
      </w:pPr>
      <w:r>
        <w:t>The block concept is a mixer so the output is :</w:t>
      </w:r>
    </w:p>
    <w:p w14:paraId="70D7780E" w14:textId="2C86A8E1" w:rsidR="001753B3" w:rsidRDefault="001753B3">
      <w:pPr>
        <w:pStyle w:val="Body"/>
      </w:pPr>
      <w:r w:rsidRPr="007647D7">
        <w:t>Vout=A.cos(</w:t>
      </w:r>
      <w:r>
        <w:rPr>
          <w:rFonts w:ascii="Symbol" w:hAnsi="Symbol"/>
        </w:rPr>
        <w:t></w:t>
      </w:r>
      <w:r w:rsidRPr="007647D7">
        <w:t>1).cos(</w:t>
      </w:r>
      <w:r>
        <w:rPr>
          <w:rFonts w:ascii="Symbol" w:hAnsi="Symbol"/>
        </w:rPr>
        <w:t></w:t>
      </w:r>
      <w:r w:rsidRPr="007647D7">
        <w:t xml:space="preserve"> 2)=A.cos(</w:t>
      </w:r>
      <w:r>
        <w:rPr>
          <w:rFonts w:ascii="Symbol" w:hAnsi="Symbol"/>
        </w:rPr>
        <w:t></w:t>
      </w:r>
      <w:r w:rsidRPr="007647D7">
        <w:t xml:space="preserve"> 1-</w:t>
      </w:r>
      <w:r w:rsidRPr="007647D7">
        <w:rPr>
          <w:rFonts w:ascii="Symbol" w:hAnsi="Symbol"/>
        </w:rPr>
        <w:t></w:t>
      </w:r>
      <w:r>
        <w:rPr>
          <w:rFonts w:ascii="Symbol" w:hAnsi="Symbol"/>
        </w:rPr>
        <w:t></w:t>
      </w:r>
      <w:r w:rsidRPr="007647D7">
        <w:t xml:space="preserve"> 2)</w:t>
      </w:r>
      <w:r>
        <w:t xml:space="preserve"> where </w:t>
      </w:r>
      <w:r>
        <w:rPr>
          <w:rFonts w:ascii="Symbol" w:hAnsi="Symbol"/>
        </w:rPr>
        <w:t></w:t>
      </w:r>
      <w:r w:rsidRPr="007647D7">
        <w:t xml:space="preserve">1 </w:t>
      </w:r>
      <w:r>
        <w:t xml:space="preserve">and </w:t>
      </w:r>
      <w:r>
        <w:rPr>
          <w:rFonts w:ascii="Symbol" w:hAnsi="Symbol"/>
        </w:rPr>
        <w:t></w:t>
      </w:r>
      <w:r>
        <w:t xml:space="preserve">2 are resp the phase of TX1 and TX2. A is the output voltage of the mixer. It depends on input amplitude of TX and the gain of the mixer. </w:t>
      </w:r>
      <w:r w:rsidR="00CC1098">
        <w:t xml:space="preserve">A post FFT is done in software to </w:t>
      </w:r>
      <w:r w:rsidR="003D36B9">
        <w:t>me</w:t>
      </w:r>
      <w:r w:rsidR="00CC1098">
        <w:t>asure the phase of the signal.</w:t>
      </w:r>
      <w:r w:rsidR="00522742">
        <w:t xml:space="preserve"> </w:t>
      </w:r>
      <w:r>
        <w:t>The SNR must be high enough to measure accurately the phase difference in digital. The VGA amplifies the signal so that the SNR is not affected by the ADC. The output of the buffer is differential with a common mode equal to the ADC input.</w:t>
      </w:r>
    </w:p>
    <w:p w14:paraId="60F2A25B" w14:textId="612A18FF" w:rsidR="001753B3" w:rsidRPr="007647D7" w:rsidRDefault="001753B3">
      <w:pPr>
        <w:pStyle w:val="Body"/>
      </w:pPr>
    </w:p>
    <w:p w14:paraId="3FC7E6F6" w14:textId="46BDD572" w:rsidR="00CD1142" w:rsidRDefault="001753B3">
      <w:pPr>
        <w:pStyle w:val="Heading3"/>
      </w:pPr>
      <w:bookmarkStart w:id="758" w:name="_Toc49245211"/>
      <w:bookmarkStart w:id="759" w:name="_Toc31217940"/>
      <w:r>
        <w:t>Line up</w:t>
      </w:r>
      <w:bookmarkEnd w:id="758"/>
      <w:r>
        <w:t xml:space="preserve"> </w:t>
      </w:r>
    </w:p>
    <w:p w14:paraId="013A7C17" w14:textId="5C94666E" w:rsidR="00FE5FB6" w:rsidRDefault="00AA6F07">
      <w:pPr>
        <w:pStyle w:val="Body"/>
      </w:pPr>
      <w:r w:rsidRPr="003D36B9">
        <w:rPr>
          <w:noProof/>
        </w:rPr>
        <w:drawing>
          <wp:anchor distT="0" distB="0" distL="114300" distR="114300" simplePos="0" relativeHeight="251685376" behindDoc="0" locked="0" layoutInCell="1" allowOverlap="1" wp14:anchorId="691D289A" wp14:editId="25A06536">
            <wp:simplePos x="0" y="0"/>
            <wp:positionH relativeFrom="column">
              <wp:posOffset>-254000</wp:posOffset>
            </wp:positionH>
            <wp:positionV relativeFrom="paragraph">
              <wp:posOffset>260350</wp:posOffset>
            </wp:positionV>
            <wp:extent cx="5016500" cy="1644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extLst>
                        <a:ext uri="{28A0092B-C50C-407E-A947-70E740481C1C}">
                          <a14:useLocalDpi xmlns:a14="http://schemas.microsoft.com/office/drawing/2010/main" val="0"/>
                        </a:ext>
                      </a:extLst>
                    </a:blip>
                    <a:srcRect t="7650" b="34068"/>
                    <a:stretch/>
                  </pic:blipFill>
                  <pic:spPr bwMode="auto">
                    <a:xfrm>
                      <a:off x="0" y="0"/>
                      <a:ext cx="5016500" cy="1644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CEFED8" w14:textId="1D5EE56E" w:rsidR="00FE5FB6" w:rsidRDefault="00FE5FB6">
      <w:pPr>
        <w:pStyle w:val="Body"/>
      </w:pPr>
      <w:r>
        <w:rPr>
          <w:noProof/>
        </w:rPr>
        <mc:AlternateContent>
          <mc:Choice Requires="wps">
            <w:drawing>
              <wp:inline distT="0" distB="0" distL="0" distR="0" wp14:anchorId="1688E2CD" wp14:editId="1B477455">
                <wp:extent cx="5016500" cy="635"/>
                <wp:effectExtent l="0" t="0" r="0" b="6350"/>
                <wp:docPr id="16" name="Text Box 16"/>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41A8B2A8" w14:textId="468C0D3F" w:rsidR="00FF2D65" w:rsidRPr="00BA130D" w:rsidRDefault="00FF2D65" w:rsidP="00696671">
                            <w:pPr>
                              <w:pStyle w:val="Caption"/>
                              <w:jc w:val="center"/>
                            </w:pPr>
                            <w:bookmarkStart w:id="760" w:name="_Toc42070796"/>
                            <w:bookmarkStart w:id="761" w:name="_Toc42511843"/>
                            <w:r>
                              <w:t>Figure 37: Line up txbist</w:t>
                            </w:r>
                            <w:bookmarkEnd w:id="760"/>
                            <w:bookmarkEnd w:id="7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688E2CD" id="Text Box 16" o:spid="_x0000_s1041" type="#_x0000_t202" style="width: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" stroked="f">
                <v:textbox style="mso-fit-shape-to-text:t" inset="0,0,0,0">
                  <w:txbxContent>
                    <w:p w14:paraId="41A8B2A8" w14:textId="468C0D3F" w:rsidR="00FF2D65" w:rsidRPr="00BA130D" w:rsidRDefault="00FF2D65" w:rsidP="00696671">
                      <w:pPr>
                        <w:pStyle w:val="Caption"/>
                        <w:jc w:val="center"/>
                      </w:pPr>
                      <w:bookmarkStart w:id="762" w:name="_Toc42070796"/>
                      <w:bookmarkStart w:id="763" w:name="_Toc42511843"/>
                      <w:r>
                        <w:t>Figure 37: Line up txbist</w:t>
                      </w:r>
                      <w:bookmarkEnd w:id="762"/>
                      <w:bookmarkEnd w:id="763"/>
                    </w:p>
                  </w:txbxContent>
                </v:textbox>
                <w10:anchorlock/>
              </v:shape>
            </w:pict>
          </mc:Fallback>
        </mc:AlternateContent>
      </w:r>
    </w:p>
    <w:p w14:paraId="6727B1ED" w14:textId="1603E952" w:rsidR="00FE5FB6" w:rsidRPr="006803B6" w:rsidRDefault="00FE5FB6">
      <w:pPr>
        <w:pStyle w:val="Body"/>
      </w:pPr>
    </w:p>
    <w:p w14:paraId="3C7B8895" w14:textId="136D4C52" w:rsidR="001753B3" w:rsidRDefault="001753B3">
      <w:pPr>
        <w:pStyle w:val="Heading2"/>
      </w:pPr>
      <w:bookmarkStart w:id="764" w:name="_Toc49245212"/>
      <w:r>
        <w:t>Supplies</w:t>
      </w:r>
      <w:bookmarkEnd w:id="759"/>
      <w:bookmarkEnd w:id="764"/>
    </w:p>
    <w:p w14:paraId="5CD2CD7C" w14:textId="139CDFC9" w:rsidR="00E362FB" w:rsidRPr="00E362FB" w:rsidRDefault="00E362FB">
      <w:pPr>
        <w:pStyle w:val="Body"/>
      </w:pPr>
    </w:p>
    <w:p w14:paraId="6A338EC6" w14:textId="7A83A6A0" w:rsidR="001753B3" w:rsidRDefault="001753B3">
      <w:pPr>
        <w:pStyle w:val="Body"/>
      </w:pPr>
      <w:r>
        <w:t>LDO 0.9V</w:t>
      </w:r>
    </w:p>
    <w:p w14:paraId="279C4EC6" w14:textId="76ABE052" w:rsidR="003D36B9" w:rsidRDefault="003D36B9">
      <w:pPr>
        <w:pStyle w:val="Body"/>
      </w:pPr>
      <w:r>
        <w:t>1.8V for ATB switch</w:t>
      </w:r>
    </w:p>
    <w:p w14:paraId="56F9292E" w14:textId="08096D9B" w:rsidR="001753B3" w:rsidRPr="00B344E4" w:rsidRDefault="001753B3">
      <w:pPr>
        <w:pStyle w:val="Body"/>
      </w:pPr>
    </w:p>
    <w:p w14:paraId="2FADAF17" w14:textId="4151E178" w:rsidR="001753B3" w:rsidRDefault="001753B3">
      <w:pPr>
        <w:pStyle w:val="Heading2"/>
      </w:pPr>
      <w:bookmarkStart w:id="765" w:name="_Toc31217941"/>
      <w:bookmarkStart w:id="766" w:name="_Toc49245213"/>
      <w:r>
        <w:t>DFT</w:t>
      </w:r>
      <w:bookmarkEnd w:id="765"/>
      <w:bookmarkEnd w:id="766"/>
    </w:p>
    <w:p w14:paraId="3522D5FB" w14:textId="759BAE1B" w:rsidR="001753B3" w:rsidRDefault="004D0626">
      <w:pPr>
        <w:pStyle w:val="Heading3"/>
      </w:pPr>
      <w:bookmarkStart w:id="767" w:name="_Toc49245214"/>
      <w:r>
        <w:t>General</w:t>
      </w:r>
      <w:bookmarkEnd w:id="767"/>
    </w:p>
    <w:p w14:paraId="2AD3826E" w14:textId="77777777" w:rsidR="004D0626" w:rsidRDefault="004D0626">
      <w:pPr>
        <w:pStyle w:val="Body"/>
      </w:pPr>
      <w:r>
        <w:t>Ahead any functional/structural measurements, the LDOs have to be trimmed. The trim strategy is described in the Global bias chapter of the DfT AS.</w:t>
      </w:r>
    </w:p>
    <w:p w14:paraId="0F3F7F18" w14:textId="77777777" w:rsidR="004D0626" w:rsidRDefault="004D0626">
      <w:pPr>
        <w:pStyle w:val="Body"/>
      </w:pPr>
      <w:r>
        <w:t>The SCAN covers the digital parts of BiST IP as per DfX rules.</w:t>
      </w:r>
    </w:p>
    <w:p w14:paraId="11FB79FD" w14:textId="77777777" w:rsidR="004D0626" w:rsidRDefault="004D0626">
      <w:pPr>
        <w:pStyle w:val="Body"/>
      </w:pPr>
      <w:r>
        <w:t xml:space="preserve">All buffers, mixers, VGA, PPD detectors and LDOs will embedded accesses to key voltages. They are connected to the DC-ATB bus to be measured with the BiST-ADC. These voltages are defined with the designer to achieve the coverage </w:t>
      </w:r>
      <w:r w:rsidRPr="002C1354">
        <w:t>in the order of magnitude of about</w:t>
      </w:r>
      <w:r>
        <w:t xml:space="preserve"> 70% with DOTTS.</w:t>
      </w:r>
      <w:r w:rsidRPr="00AA0907">
        <w:t xml:space="preserve"> </w:t>
      </w:r>
      <w:r>
        <w:t>At the time of writing, 04-June-2020, the schematic isn’t mature enough to define precisely these voltages.</w:t>
      </w:r>
    </w:p>
    <w:p w14:paraId="77839036" w14:textId="77777777" w:rsidR="004D0626" w:rsidRDefault="004D0626">
      <w:pPr>
        <w:pStyle w:val="Body"/>
      </w:pPr>
      <w:r>
        <w:t>The TX output power is measured thanks to a power detector behind a directional coupler. The isolation of the coupler is a contributor of TX output power measurement uncertainty. It cannot be measured. It is taking into account in offsets between the DfT and the UDI RX gain measurement. The repeatability limitation have to be taken into account in the TX output power limit guardbands.</w:t>
      </w:r>
    </w:p>
    <w:p w14:paraId="0D405564" w14:textId="77777777" w:rsidR="004D0626" w:rsidRDefault="004D0626">
      <w:pPr>
        <w:pStyle w:val="Body"/>
      </w:pPr>
      <w:r>
        <w:t>The current consumptions of all subblocks have to be performed in the context of the structural tests. The sum of consumption for the relevant blocks can be performed at the ATE to cover the BiST-IP Doors requirements.</w:t>
      </w:r>
    </w:p>
    <w:p w14:paraId="781894D9" w14:textId="77777777" w:rsidR="004D0626" w:rsidRDefault="004D0626">
      <w:pPr>
        <w:pStyle w:val="Body"/>
      </w:pPr>
      <w:r>
        <w:t>Some signals are sent to the ATB and used for the functional safety [</w:t>
      </w:r>
      <w:hyperlink r:id="rId105" w:history="1">
        <w:r>
          <w:rPr>
            <w:rStyle w:val="Hyperlink"/>
          </w:rPr>
          <w:t>artf1200730</w:t>
        </w:r>
      </w:hyperlink>
      <w:r>
        <w:t xml:space="preserve"> ]:</w:t>
      </w:r>
    </w:p>
    <w:p w14:paraId="62133986" w14:textId="77777777" w:rsidR="004D0626" w:rsidRDefault="004D0626">
      <w:pPr>
        <w:pStyle w:val="Body"/>
      </w:pPr>
      <w:r>
        <w:t>LDO 0.9V</w:t>
      </w:r>
    </w:p>
    <w:p w14:paraId="1692AAB7" w14:textId="77777777" w:rsidR="004D0626" w:rsidRDefault="004D0626">
      <w:pPr>
        <w:pStyle w:val="Body"/>
      </w:pPr>
    </w:p>
    <w:p w14:paraId="38B5C19E" w14:textId="77777777" w:rsidR="001753B3" w:rsidRDefault="001753B3">
      <w:pPr>
        <w:pStyle w:val="Body"/>
      </w:pPr>
      <w:r>
        <w:t xml:space="preserve">the SNR sums the noise from the RX ADC and the BiST IF DAC. The noise is random over the frequency range. The noise from the RXADC cannot cancel the one from the BiST IF DAC. </w:t>
      </w:r>
    </w:p>
    <w:p w14:paraId="2FD19F98" w14:textId="77777777" w:rsidR="001753B3" w:rsidRDefault="001753B3">
      <w:pPr>
        <w:pStyle w:val="Body"/>
      </w:pPr>
      <w:r>
        <w:t xml:space="preserve">There are 8 RX ADC (two per RX channels). It is unrealistic that a defectivity affects the magnitude of the BiST IF DAC and it is compensated by the 8 RX ADC by another defectivity. </w:t>
      </w:r>
    </w:p>
    <w:p w14:paraId="17E451DA" w14:textId="77777777" w:rsidR="001753B3" w:rsidRDefault="001753B3">
      <w:pPr>
        <w:pStyle w:val="Body"/>
      </w:pPr>
    </w:p>
    <w:p w14:paraId="2D24E48C" w14:textId="77777777" w:rsidR="001753B3" w:rsidRDefault="001753B3">
      <w:pPr>
        <w:pStyle w:val="Body"/>
      </w:pPr>
      <w:r>
        <w:t>The current consumptions of all subblocks have to be performed in the context of the structural tests. The sum of consumption for the relevant blocks can be performed at the ATE to cover the BiST-IP Doors requirements.</w:t>
      </w:r>
    </w:p>
    <w:p w14:paraId="7B60AC37" w14:textId="77777777" w:rsidR="001753B3" w:rsidRPr="001D0B04" w:rsidRDefault="001753B3">
      <w:pPr>
        <w:pStyle w:val="Body"/>
      </w:pPr>
    </w:p>
    <w:p w14:paraId="46BBC69F" w14:textId="77777777" w:rsidR="001753B3" w:rsidRDefault="001753B3">
      <w:pPr>
        <w:pStyle w:val="Body"/>
      </w:pPr>
      <w:r>
        <w:t>Some signals are sent to the aTB and used for the functional safety [</w:t>
      </w:r>
      <w:hyperlink r:id="rId106" w:history="1">
        <w:r>
          <w:rPr>
            <w:rStyle w:val="Hyperlink"/>
          </w:rPr>
          <w:t>artf1200730</w:t>
        </w:r>
      </w:hyperlink>
      <w:r>
        <w:t xml:space="preserve"> ]:</w:t>
      </w:r>
    </w:p>
    <w:p w14:paraId="2CBF995B" w14:textId="77777777" w:rsidR="001753B3" w:rsidRDefault="001753B3">
      <w:pPr>
        <w:pStyle w:val="Body"/>
      </w:pPr>
      <w:r>
        <w:t>LDO 0.9V</w:t>
      </w:r>
    </w:p>
    <w:p w14:paraId="4D6AF87F" w14:textId="77777777" w:rsidR="001753B3" w:rsidRDefault="001753B3">
      <w:pPr>
        <w:pStyle w:val="Body"/>
      </w:pPr>
    </w:p>
    <w:p w14:paraId="2B82AB7D" w14:textId="77777777" w:rsidR="008A293D" w:rsidRPr="008A293D" w:rsidRDefault="008A293D">
      <w:pPr>
        <w:pStyle w:val="Body"/>
      </w:pPr>
    </w:p>
    <w:p w14:paraId="7C782F86" w14:textId="026C2E46" w:rsidR="001753B3" w:rsidRDefault="008A293D">
      <w:pPr>
        <w:pStyle w:val="Heading3"/>
      </w:pPr>
      <w:bookmarkStart w:id="768" w:name="_Toc49245215"/>
      <w:r>
        <w:t>Settling time measurement of the phase rotator</w:t>
      </w:r>
      <w:bookmarkEnd w:id="768"/>
    </w:p>
    <w:p w14:paraId="4AC60FCB" w14:textId="07C89267" w:rsidR="008A293D" w:rsidRDefault="008A293D">
      <w:pPr>
        <w:pStyle w:val="Body"/>
      </w:pPr>
      <w:r>
        <w:t>A specific circuitry is composed of a comparator to compare with an external threshold generated by the ATE.</w:t>
      </w:r>
    </w:p>
    <w:p w14:paraId="34A540E7" w14:textId="4A4CD5E7" w:rsidR="008A293D" w:rsidRDefault="008A293D">
      <w:pPr>
        <w:pStyle w:val="Body"/>
      </w:pPr>
      <w:r>
        <w:t xml:space="preserve">The reference is provided by an external current creating an offset in the comparator. </w:t>
      </w:r>
      <w:r w:rsidR="00AD13B5">
        <w:t xml:space="preserve">The output of the comparator is accessible through the ATB. </w:t>
      </w:r>
      <w:r>
        <w:t>The fine value of the threshold is found by the ATE which allow</w:t>
      </w:r>
      <w:r w:rsidR="00AD13B5">
        <w:t>s</w:t>
      </w:r>
      <w:r>
        <w:t xml:space="preserve"> to commute the comparator to a final phase P2. Then the tester programs a phase P1 and </w:t>
      </w:r>
      <w:r w:rsidR="00AD13B5">
        <w:t xml:space="preserve">then again the Phase P2. The time difference between the final </w:t>
      </w:r>
      <w:r w:rsidR="008C2A92">
        <w:t>programming</w:t>
      </w:r>
      <w:r w:rsidR="00AD13B5">
        <w:t xml:space="preserve"> P2 and the comparator trig correspond to the settling time.</w:t>
      </w:r>
    </w:p>
    <w:p w14:paraId="46188373" w14:textId="1BC2DB71" w:rsidR="003D5140" w:rsidRDefault="00606751">
      <w:pPr>
        <w:pStyle w:val="Body"/>
      </w:pPr>
      <w:r w:rsidRPr="00606751">
        <w:rPr>
          <w:noProof/>
        </w:rPr>
        <w:drawing>
          <wp:anchor distT="0" distB="0" distL="114300" distR="114300" simplePos="0" relativeHeight="251715072" behindDoc="0" locked="0" layoutInCell="1" allowOverlap="1" wp14:anchorId="6EA34AE3" wp14:editId="26898D94">
            <wp:simplePos x="0" y="0"/>
            <wp:positionH relativeFrom="column">
              <wp:posOffset>-276446</wp:posOffset>
            </wp:positionH>
            <wp:positionV relativeFrom="paragraph">
              <wp:posOffset>515384</wp:posOffset>
            </wp:positionV>
            <wp:extent cx="5016500" cy="28219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016500" cy="2821940"/>
                    </a:xfrm>
                    <a:prstGeom prst="rect">
                      <a:avLst/>
                    </a:prstGeom>
                  </pic:spPr>
                </pic:pic>
              </a:graphicData>
            </a:graphic>
          </wp:anchor>
        </w:drawing>
      </w:r>
      <w:r w:rsidR="003D5140">
        <w:t>The comp_out is sent to the TX as digital input that is taking care of connecting it to a GPIO</w:t>
      </w:r>
      <w:r w:rsidR="00225DBE">
        <w:t xml:space="preserve"> and also a timer integrated in the TX digital.</w:t>
      </w:r>
    </w:p>
    <w:p w14:paraId="17F0AA18" w14:textId="5B43F8B2" w:rsidR="008A293D" w:rsidRPr="00696671" w:rsidRDefault="008A293D">
      <w:pPr>
        <w:pStyle w:val="Body"/>
      </w:pPr>
    </w:p>
    <w:p w14:paraId="4CE4B99C" w14:textId="173E7DE5" w:rsidR="008A293D" w:rsidRPr="008A293D" w:rsidRDefault="00B75F5C" w:rsidP="00367397">
      <w:pPr>
        <w:pStyle w:val="Caption"/>
        <w:jc w:val="center"/>
      </w:pPr>
      <w:bookmarkStart w:id="769" w:name="_Toc42511844"/>
      <w:r>
        <w:t xml:space="preserve">Figure </w:t>
      </w:r>
      <w:r w:rsidR="00AA6F07">
        <w:t>38:</w:t>
      </w:r>
      <w:r>
        <w:t xml:space="preserve"> Additional circuitry for settling measurement on aTE</w:t>
      </w:r>
      <w:bookmarkEnd w:id="769"/>
    </w:p>
    <w:p w14:paraId="29C4105B" w14:textId="17DE22F5" w:rsidR="001753B3" w:rsidRDefault="001753B3">
      <w:pPr>
        <w:pStyle w:val="Heading2"/>
      </w:pPr>
      <w:bookmarkStart w:id="770" w:name="_Toc49245216"/>
      <w:r>
        <w:t>Accuracy of the TXBIST function</w:t>
      </w:r>
      <w:bookmarkEnd w:id="770"/>
    </w:p>
    <w:p w14:paraId="61B44374" w14:textId="48DB3EA5" w:rsidR="001753B3" w:rsidRDefault="001753B3">
      <w:pPr>
        <w:pStyle w:val="Heading3"/>
      </w:pPr>
      <w:bookmarkStart w:id="771" w:name="_Toc49245217"/>
      <w:r>
        <w:t>Phase reference</w:t>
      </w:r>
      <w:bookmarkEnd w:id="771"/>
    </w:p>
    <w:p w14:paraId="5B8CB585" w14:textId="5518B431" w:rsidR="001753B3" w:rsidRDefault="001753B3">
      <w:pPr>
        <w:pStyle w:val="Body"/>
      </w:pPr>
      <w:r>
        <w:t xml:space="preserve">The error of phase measurement is defined as in </w:t>
      </w:r>
      <w:r>
        <w:fldChar w:fldCharType="begin"/>
      </w:r>
      <w:r>
        <w:instrText xml:space="preserve"> REF _Ref36746017 \h </w:instrText>
      </w:r>
      <w:r>
        <w:fldChar w:fldCharType="separate"/>
      </w:r>
      <w:r w:rsidR="003D36B9">
        <w:t xml:space="preserve">Figure </w:t>
      </w:r>
      <w:r w:rsidR="003D36B9">
        <w:rPr>
          <w:noProof/>
        </w:rPr>
        <w:t>21</w:t>
      </w:r>
      <w:r>
        <w:fldChar w:fldCharType="end"/>
      </w:r>
      <w:r>
        <w:t>. The err is depending on the process variation and is linked to different contributors (mixer, coupler</w:t>
      </w:r>
      <w:r w:rsidR="008C2A92">
        <w:t xml:space="preserve"> </w:t>
      </w:r>
      <w:r>
        <w:t>,lines,</w:t>
      </w:r>
      <w:r w:rsidR="008C2A92">
        <w:t xml:space="preserve"> </w:t>
      </w:r>
      <w:r>
        <w:t>ADC</w:t>
      </w:r>
      <w:r w:rsidR="00C61630">
        <w:t>, PR INL,</w:t>
      </w:r>
      <w:r w:rsidR="00603A85">
        <w:t xml:space="preserve"> </w:t>
      </w:r>
      <w:r w:rsidR="00C61630">
        <w:t xml:space="preserve">PR calibration </w:t>
      </w:r>
      <w:r w:rsidR="00603A85">
        <w:t>repeatability</w:t>
      </w:r>
      <w:r>
        <w:t xml:space="preserve">) and also to the way it is processed. </w:t>
      </w:r>
      <w:r w:rsidR="00453B19">
        <w:t>If we consider the de</w:t>
      </w:r>
      <w:r w:rsidR="00603A85">
        <w:t>lta</w:t>
      </w:r>
      <w:r w:rsidR="00453B19">
        <w:t xml:space="preserve"> phase variation between TXs, </w:t>
      </w:r>
      <w:r>
        <w:t>The absolute error is not a problem for the application considering that this error is one of the error in the radar system. For example the antennas and mechanics create error that need to be calibrated on the production error. But in production it would be nice to measure the phase difference statistic.</w:t>
      </w:r>
    </w:p>
    <w:p w14:paraId="401C9D3D" w14:textId="394FF510" w:rsidR="001753B3" w:rsidRDefault="001753B3">
      <w:pPr>
        <w:pStyle w:val="Body"/>
      </w:pPr>
      <w:r>
        <w:t>The variation of the error (in time, temperature ) is a problem since it can not be compensated later.</w:t>
      </w:r>
    </w:p>
    <w:p w14:paraId="5C30D73E" w14:textId="77777777" w:rsidR="001753B3" w:rsidRDefault="001753B3">
      <w:pPr>
        <w:pStyle w:val="Body"/>
      </w:pPr>
    </w:p>
    <w:p w14:paraId="58BE59F6" w14:textId="3B423E70" w:rsidR="001753B3" w:rsidRDefault="001753B3">
      <w:pPr>
        <w:pStyle w:val="Body"/>
      </w:pPr>
    </w:p>
    <w:p w14:paraId="198E168D" w14:textId="77777777" w:rsidR="001753B3" w:rsidRDefault="001753B3">
      <w:pPr>
        <w:pStyle w:val="Body"/>
      </w:pPr>
    </w:p>
    <w:p w14:paraId="7B03CD13" w14:textId="77777777" w:rsidR="001753B3" w:rsidRDefault="001753B3">
      <w:pPr>
        <w:pStyle w:val="Body"/>
      </w:pPr>
    </w:p>
    <w:p w14:paraId="5BDF5866" w14:textId="77777777" w:rsidR="001753B3" w:rsidRDefault="001753B3">
      <w:pPr>
        <w:pStyle w:val="Body"/>
      </w:pPr>
    </w:p>
    <w:p w14:paraId="224F1CB2" w14:textId="77777777" w:rsidR="001753B3" w:rsidRDefault="001753B3">
      <w:pPr>
        <w:pStyle w:val="Body"/>
      </w:pPr>
    </w:p>
    <w:p w14:paraId="500C91C2" w14:textId="77777777" w:rsidR="001753B3" w:rsidRDefault="001753B3">
      <w:pPr>
        <w:pStyle w:val="Body"/>
      </w:pPr>
    </w:p>
    <w:p w14:paraId="0D40A90E" w14:textId="77777777" w:rsidR="001753B3" w:rsidRDefault="001753B3">
      <w:pPr>
        <w:pStyle w:val="Body"/>
      </w:pPr>
    </w:p>
    <w:p w14:paraId="04A22EF1" w14:textId="77777777" w:rsidR="001753B3" w:rsidRDefault="001753B3">
      <w:pPr>
        <w:pStyle w:val="Body"/>
      </w:pPr>
    </w:p>
    <w:p w14:paraId="5CEF9782" w14:textId="77777777" w:rsidR="001753B3" w:rsidRDefault="001753B3">
      <w:pPr>
        <w:pStyle w:val="Body"/>
      </w:pPr>
    </w:p>
    <w:p w14:paraId="6E944CC3" w14:textId="77777777" w:rsidR="001753B3" w:rsidRDefault="001753B3">
      <w:pPr>
        <w:pStyle w:val="Body"/>
      </w:pPr>
    </w:p>
    <w:p w14:paraId="4A51BC51" w14:textId="77777777" w:rsidR="001753B3" w:rsidRDefault="001753B3">
      <w:pPr>
        <w:pStyle w:val="Body"/>
      </w:pPr>
    </w:p>
    <w:p w14:paraId="3CB2436C" w14:textId="77777777" w:rsidR="001753B3" w:rsidRDefault="001753B3">
      <w:pPr>
        <w:pStyle w:val="Body"/>
      </w:pPr>
    </w:p>
    <w:p w14:paraId="1DD15177" w14:textId="77777777" w:rsidR="001753B3" w:rsidRDefault="001753B3">
      <w:pPr>
        <w:pStyle w:val="Body"/>
      </w:pPr>
    </w:p>
    <w:p w14:paraId="022F03CC" w14:textId="77777777" w:rsidR="001753B3" w:rsidRDefault="001753B3">
      <w:pPr>
        <w:pStyle w:val="Body"/>
      </w:pPr>
    </w:p>
    <w:p w14:paraId="60B15A1C" w14:textId="77777777" w:rsidR="001753B3" w:rsidRDefault="001753B3">
      <w:pPr>
        <w:pStyle w:val="Body"/>
      </w:pPr>
    </w:p>
    <w:p w14:paraId="0EDADC70" w14:textId="77777777" w:rsidR="001753B3" w:rsidRDefault="001753B3">
      <w:pPr>
        <w:pStyle w:val="Body"/>
      </w:pPr>
      <w:r w:rsidRPr="00241A2A">
        <w:rPr>
          <w:noProof/>
        </w:rPr>
        <w:drawing>
          <wp:anchor distT="0" distB="0" distL="114300" distR="114300" simplePos="0" relativeHeight="251617792" behindDoc="0" locked="0" layoutInCell="1" allowOverlap="1" wp14:anchorId="584ADCF7" wp14:editId="75708DCB">
            <wp:simplePos x="0" y="0"/>
            <wp:positionH relativeFrom="column">
              <wp:posOffset>19050</wp:posOffset>
            </wp:positionH>
            <wp:positionV relativeFrom="paragraph">
              <wp:posOffset>19050</wp:posOffset>
            </wp:positionV>
            <wp:extent cx="4572396" cy="3429297"/>
            <wp:effectExtent l="19050" t="19050" r="19050"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396" cy="3429297"/>
                    </a:xfrm>
                    <a:prstGeom prst="rect">
                      <a:avLst/>
                    </a:prstGeom>
                    <a:ln>
                      <a:solidFill>
                        <a:schemeClr val="tx2"/>
                      </a:solidFill>
                    </a:ln>
                  </pic:spPr>
                </pic:pic>
              </a:graphicData>
            </a:graphic>
          </wp:anchor>
        </w:drawing>
      </w:r>
    </w:p>
    <w:p w14:paraId="7D476D41" w14:textId="4ECB5B93" w:rsidR="001753B3" w:rsidRDefault="001753B3" w:rsidP="001753B3">
      <w:pPr>
        <w:pStyle w:val="Caption"/>
        <w:ind w:left="0"/>
        <w:jc w:val="center"/>
      </w:pPr>
      <w:bookmarkStart w:id="772" w:name="_Ref36746017"/>
      <w:bookmarkStart w:id="773" w:name="_Ref36746011"/>
      <w:bookmarkStart w:id="774" w:name="_Toc42511845"/>
      <w:r>
        <w:t xml:space="preserve">Figure </w:t>
      </w:r>
      <w:r>
        <w:fldChar w:fldCharType="begin"/>
      </w:r>
      <w:r>
        <w:instrText xml:space="preserve"> SEQ Figure \* ARABIC </w:instrText>
      </w:r>
      <w:r>
        <w:fldChar w:fldCharType="separate"/>
      </w:r>
      <w:r w:rsidR="004A0420">
        <w:rPr>
          <w:noProof/>
        </w:rPr>
        <w:t>19</w:t>
      </w:r>
      <w:r>
        <w:rPr>
          <w:noProof/>
        </w:rPr>
        <w:fldChar w:fldCharType="end"/>
      </w:r>
      <w:bookmarkEnd w:id="772"/>
      <w:r>
        <w:t xml:space="preserve"> mixer error</w:t>
      </w:r>
      <w:bookmarkEnd w:id="773"/>
      <w:bookmarkEnd w:id="774"/>
    </w:p>
    <w:p w14:paraId="38375C23" w14:textId="77777777" w:rsidR="001753B3" w:rsidRPr="00241A2A" w:rsidRDefault="001753B3">
      <w:pPr>
        <w:pStyle w:val="Body"/>
      </w:pPr>
    </w:p>
    <w:p w14:paraId="3ED67891" w14:textId="77955E7E" w:rsidR="001753B3" w:rsidRDefault="001753B3">
      <w:pPr>
        <w:pStyle w:val="Heading3"/>
      </w:pPr>
      <w:bookmarkStart w:id="775" w:name="_Toc49245218"/>
      <w:r>
        <w:t>Phase difference variation (safety)</w:t>
      </w:r>
      <w:bookmarkEnd w:id="775"/>
    </w:p>
    <w:p w14:paraId="44DC21F3" w14:textId="77777777" w:rsidR="001753B3" w:rsidRDefault="001753B3">
      <w:pPr>
        <w:pStyle w:val="Body"/>
        <w:rPr>
          <w:rFonts w:ascii="Calibri" w:hAnsi="Calibri" w:cs="Calibri"/>
        </w:rPr>
      </w:pPr>
      <w:r>
        <w:t>The ph/ph system is based on req 1099005 :</w:t>
      </w:r>
    </w:p>
    <w:p w14:paraId="4C0F47DC" w14:textId="77777777" w:rsidR="001753B3" w:rsidRDefault="001753B3">
      <w:pPr>
        <w:pStyle w:val="Body"/>
      </w:pPr>
      <w:r>
        <w:t>The TX RFBIST shall be able to characterize the relative Phase Difference between the transmitters over the RF frequency band excluding initial detection errors of the TX RF BIST with an accuracy of+/1 deg.</w:t>
      </w:r>
    </w:p>
    <w:p w14:paraId="41050D97" w14:textId="0EABCA26" w:rsidR="001753B3" w:rsidRDefault="001753B3">
      <w:pPr>
        <w:pStyle w:val="Body"/>
      </w:pPr>
      <w:r>
        <w:t>So it is considered that for each IC, we can have an initial error. The system must track the variation of this error so measurement +/-1 deg corresponds to accuracy related to temperature, aging, frequency</w:t>
      </w:r>
    </w:p>
    <w:p w14:paraId="79E7236F" w14:textId="77777777" w:rsidR="001753B3" w:rsidRDefault="001753B3">
      <w:pPr>
        <w:pStyle w:val="Body"/>
      </w:pPr>
      <w:r>
        <w:t>Sources of errors :</w:t>
      </w:r>
    </w:p>
    <w:p w14:paraId="33474CDD" w14:textId="2C3B99DC" w:rsidR="001753B3" w:rsidRDefault="001753B3">
      <w:pPr>
        <w:pStyle w:val="Body"/>
        <w:numPr>
          <w:ilvl w:val="0"/>
          <w:numId w:val="32"/>
        </w:numPr>
      </w:pPr>
      <w:r>
        <w:t>Mixer error : corresponds to phase error variation due to aging,</w:t>
      </w:r>
      <w:r w:rsidR="008C2A92">
        <w:t xml:space="preserve"> </w:t>
      </w:r>
      <w:r>
        <w:t>frequency,</w:t>
      </w:r>
      <w:r w:rsidR="008C2A92">
        <w:t xml:space="preserve"> </w:t>
      </w:r>
      <w:r>
        <w:t>supply,</w:t>
      </w:r>
      <w:r w:rsidR="008C2A92">
        <w:t xml:space="preserve"> </w:t>
      </w:r>
      <w:r>
        <w:t>temperature. If we do a PVT or a MC (local/global), for each trial we do a V,T,F change and check the delta error variation between channels. The absolute error has no interest. Notice the final error would be the variation difference between TXBISTs.</w:t>
      </w:r>
    </w:p>
    <w:p w14:paraId="515C97B8" w14:textId="00B6D5D7" w:rsidR="001753B3" w:rsidRDefault="001753B3">
      <w:pPr>
        <w:pStyle w:val="Body"/>
        <w:numPr>
          <w:ilvl w:val="0"/>
          <w:numId w:val="32"/>
        </w:numPr>
      </w:pPr>
      <w:r>
        <w:t>Coupler error : corresponds to the phase error variation due to aging,</w:t>
      </w:r>
      <w:r w:rsidR="008C2A92">
        <w:t xml:space="preserve"> </w:t>
      </w:r>
      <w:r>
        <w:t>frequency,</w:t>
      </w:r>
      <w:r w:rsidR="008C2A92">
        <w:t xml:space="preserve"> </w:t>
      </w:r>
      <w:r>
        <w:t>supply,</w:t>
      </w:r>
      <w:r w:rsidR="008C2A92">
        <w:t xml:space="preserve"> </w:t>
      </w:r>
      <w:r>
        <w:t xml:space="preserve">temperature. We need a tb with 2 TX, do a mismatch and check V,T,F variation on each run-probably </w:t>
      </w:r>
      <w:r w:rsidR="008C2A92">
        <w:t>neglectable</w:t>
      </w:r>
    </w:p>
    <w:p w14:paraId="68355B16" w14:textId="01364132" w:rsidR="001753B3" w:rsidRDefault="001753B3">
      <w:pPr>
        <w:pStyle w:val="Body"/>
        <w:numPr>
          <w:ilvl w:val="0"/>
          <w:numId w:val="32"/>
        </w:numPr>
      </w:pPr>
      <w:r>
        <w:t>Coupler error due to load (tester) : corresponds to phase error variation due to frequency,</w:t>
      </w:r>
      <w:r w:rsidR="008C2A92">
        <w:t xml:space="preserve"> </w:t>
      </w:r>
      <w:r>
        <w:t xml:space="preserve">supply (test is done at 1 temperature) when the 2 TX are loaded </w:t>
      </w:r>
      <w:r w:rsidR="008C2A92">
        <w:t>differently</w:t>
      </w:r>
      <w:r>
        <w:t xml:space="preserve"> (1 TX match, 1 S11 7dB). We checked that the initial error is not changing in this condition due to frequency , supply. </w:t>
      </w:r>
    </w:p>
    <w:p w14:paraId="5CC5801C" w14:textId="79DA3C05" w:rsidR="00C61630" w:rsidRDefault="00453B19">
      <w:pPr>
        <w:pStyle w:val="Body"/>
        <w:numPr>
          <w:ilvl w:val="0"/>
          <w:numId w:val="32"/>
        </w:numPr>
      </w:pPr>
      <w:r>
        <w:t>Phase rotator calibration error: correspond to the phase init step introduced by the calibration from frame to frame</w:t>
      </w:r>
    </w:p>
    <w:p w14:paraId="61F454C0" w14:textId="4BCA7CE8" w:rsidR="001753B3" w:rsidRDefault="001753B3">
      <w:pPr>
        <w:pStyle w:val="Body"/>
        <w:numPr>
          <w:ilvl w:val="0"/>
          <w:numId w:val="32"/>
        </w:numPr>
      </w:pPr>
      <w:r>
        <w:t>If the phase difference variation is measured by sweeping the phase on a reference channel and doing the FFT, the variation of the error mismatch between channels vs VT can lead to additional error-</w:t>
      </w:r>
      <w:r w:rsidR="00522742">
        <w:t>neglectable</w:t>
      </w:r>
    </w:p>
    <w:p w14:paraId="3226BAD5" w14:textId="7551C282" w:rsidR="00C00C94" w:rsidRDefault="00C00C94">
      <w:pPr>
        <w:pStyle w:val="Body"/>
        <w:numPr>
          <w:ilvl w:val="0"/>
          <w:numId w:val="32"/>
        </w:numPr>
      </w:pPr>
      <w:r>
        <w:t>Error due to the ADC</w:t>
      </w:r>
    </w:p>
    <w:p w14:paraId="756429F4" w14:textId="77777777" w:rsidR="001753B3" w:rsidRDefault="001753B3">
      <w:pPr>
        <w:pStyle w:val="Body"/>
      </w:pPr>
    </w:p>
    <w:p w14:paraId="1EAA7E89" w14:textId="77777777" w:rsidR="001753B3" w:rsidRDefault="001753B3">
      <w:pPr>
        <w:pStyle w:val="Body"/>
      </w:pPr>
    </w:p>
    <w:p w14:paraId="0DC52238" w14:textId="0AC524C0" w:rsidR="001753B3" w:rsidRDefault="001753B3">
      <w:pPr>
        <w:pStyle w:val="Heading3"/>
      </w:pPr>
      <w:bookmarkStart w:id="776" w:name="_Toc49245219"/>
      <w:r>
        <w:t>Phase step</w:t>
      </w:r>
      <w:bookmarkEnd w:id="776"/>
    </w:p>
    <w:p w14:paraId="5EBE66A7" w14:textId="77777777" w:rsidR="001753B3" w:rsidRDefault="001753B3">
      <w:pPr>
        <w:pStyle w:val="Body"/>
      </w:pPr>
      <w:r>
        <w:t>The phase step accuracy depends only on the linearity of the phase out vs phase in response. If the response is linear the error of offset are suppressed by the relative measurement. The INL/DNL of the response gives the accuracy.</w:t>
      </w:r>
    </w:p>
    <w:p w14:paraId="49750A3B" w14:textId="2553994D" w:rsidR="001753B3" w:rsidRDefault="001753B3">
      <w:pPr>
        <w:pStyle w:val="Body"/>
      </w:pPr>
      <w:r>
        <w:t>One major contributor is the reference channel that after calibration brings +/-</w:t>
      </w:r>
      <w:r w:rsidR="00453B19">
        <w:t xml:space="preserve">INL/2 </w:t>
      </w:r>
    </w:p>
    <w:p w14:paraId="307D1D81" w14:textId="5753E99E" w:rsidR="00453B19" w:rsidRPr="005B51B5" w:rsidRDefault="00453B19">
      <w:pPr>
        <w:pStyle w:val="Body"/>
      </w:pPr>
      <w:r>
        <w:t xml:space="preserve">Other contributor is the </w:t>
      </w:r>
      <w:r w:rsidR="00603A85">
        <w:t xml:space="preserve">noise introduced on the TXBIST and the number of points selected to generate the IF and computes the FFT. </w:t>
      </w:r>
      <w:r>
        <w:t xml:space="preserve"> </w:t>
      </w:r>
      <w:r w:rsidR="00603A85">
        <w:t>Error estimation is</w:t>
      </w:r>
      <w:r>
        <w:t xml:space="preserve"> around 0.5</w:t>
      </w:r>
      <w:r>
        <w:rPr>
          <w:rFonts w:ascii="Bahnschrift" w:hAnsi="Bahnschrift"/>
        </w:rPr>
        <w:t>º</w:t>
      </w:r>
    </w:p>
    <w:p w14:paraId="2A16530D" w14:textId="33DD94BB" w:rsidR="001753B3" w:rsidRDefault="001753B3">
      <w:pPr>
        <w:pStyle w:val="Heading3"/>
      </w:pPr>
      <w:bookmarkStart w:id="777" w:name="_Toc49245220"/>
      <w:r>
        <w:t>Phase init</w:t>
      </w:r>
      <w:bookmarkEnd w:id="777"/>
    </w:p>
    <w:p w14:paraId="357CD67E" w14:textId="77777777" w:rsidR="001753B3" w:rsidRDefault="001753B3">
      <w:pPr>
        <w:pStyle w:val="Body"/>
      </w:pPr>
      <w:r>
        <w:t xml:space="preserve">The TX RFBIST shall be able to characterize the Phase Difference between the transmitters over the RF frequency band </w:t>
      </w:r>
    </w:p>
    <w:p w14:paraId="113D5F2A" w14:textId="77777777" w:rsidR="001753B3" w:rsidRDefault="001753B3">
      <w:pPr>
        <w:pStyle w:val="Body"/>
      </w:pPr>
      <w:r>
        <w:t>Sources of errors :</w:t>
      </w:r>
    </w:p>
    <w:p w14:paraId="7A789B5B" w14:textId="77777777" w:rsidR="001753B3" w:rsidRDefault="001753B3">
      <w:pPr>
        <w:pStyle w:val="Body"/>
        <w:numPr>
          <w:ilvl w:val="0"/>
          <w:numId w:val="33"/>
        </w:numPr>
      </w:pPr>
      <w:r>
        <w:t>Mixer error : corresponds to phase error variation due to PVT</w:t>
      </w:r>
    </w:p>
    <w:p w14:paraId="7FECEEBC" w14:textId="77777777" w:rsidR="001753B3" w:rsidRDefault="001753B3">
      <w:pPr>
        <w:pStyle w:val="Body"/>
        <w:numPr>
          <w:ilvl w:val="0"/>
          <w:numId w:val="33"/>
        </w:numPr>
      </w:pPr>
      <w:r>
        <w:t>Coupler error : corresponds to the phase error mismatch between 2 transmitters</w:t>
      </w:r>
    </w:p>
    <w:p w14:paraId="3F8FAC17" w14:textId="5C9FEACA" w:rsidR="001753B3" w:rsidRDefault="001753B3">
      <w:pPr>
        <w:pStyle w:val="Body"/>
        <w:numPr>
          <w:ilvl w:val="0"/>
          <w:numId w:val="33"/>
        </w:numPr>
      </w:pPr>
      <w:r>
        <w:t>Coupler error due to load (tester) : corresponds to phase error variation due to frequency,supply (test is done at 1 temperature) when the 2 TX are loaded differentely (1 TX match, 1 S11 7dB). We checked that the initial error is not changing in this condition due to frequency , supply.</w:t>
      </w:r>
    </w:p>
    <w:p w14:paraId="7DFF2112" w14:textId="07B5E52E" w:rsidR="00C00C94" w:rsidRDefault="00C00C94">
      <w:pPr>
        <w:pStyle w:val="Body"/>
        <w:numPr>
          <w:ilvl w:val="0"/>
          <w:numId w:val="33"/>
        </w:numPr>
      </w:pPr>
      <w:r>
        <w:t>Error due to the aDC</w:t>
      </w:r>
    </w:p>
    <w:p w14:paraId="05C9C9B2" w14:textId="77777777" w:rsidR="001753B3" w:rsidRDefault="001753B3">
      <w:pPr>
        <w:pStyle w:val="Body"/>
        <w:numPr>
          <w:ilvl w:val="0"/>
          <w:numId w:val="33"/>
        </w:numPr>
      </w:pPr>
      <w:r>
        <w:t>Reference Channel error : if measured through fft</w:t>
      </w:r>
    </w:p>
    <w:p w14:paraId="294B7540" w14:textId="77777777" w:rsidR="001753B3" w:rsidRDefault="001753B3">
      <w:pPr>
        <w:pStyle w:val="Body"/>
      </w:pPr>
    </w:p>
    <w:p w14:paraId="4EDDEBF2" w14:textId="77777777" w:rsidR="001753B3" w:rsidRDefault="001753B3">
      <w:pPr>
        <w:pStyle w:val="Body"/>
      </w:pPr>
    </w:p>
    <w:p w14:paraId="32B178A2" w14:textId="77777777" w:rsidR="001753B3" w:rsidRPr="007647D7" w:rsidRDefault="001753B3">
      <w:pPr>
        <w:pStyle w:val="Body"/>
      </w:pPr>
    </w:p>
    <w:p w14:paraId="5D6DB0E6" w14:textId="77777777" w:rsidR="001753B3" w:rsidRPr="00DE3315" w:rsidRDefault="001753B3">
      <w:pPr>
        <w:pStyle w:val="Body"/>
      </w:pPr>
    </w:p>
    <w:p w14:paraId="54283D6C" w14:textId="7DC7DC72" w:rsidR="001753B3" w:rsidRDefault="001753B3">
      <w:pPr>
        <w:pStyle w:val="Heading2"/>
      </w:pPr>
      <w:bookmarkStart w:id="778" w:name="_Toc31217942"/>
      <w:bookmarkStart w:id="779" w:name="_Toc49245221"/>
      <w:r>
        <w:t>Electrical specifications</w:t>
      </w:r>
      <w:bookmarkEnd w:id="778"/>
      <w:bookmarkEnd w:id="779"/>
    </w:p>
    <w:tbl>
      <w:tblPr>
        <w:tblStyle w:val="TableGrid"/>
        <w:tblW w:w="5000" w:type="pct"/>
        <w:tblLook w:val="04A0" w:firstRow="1" w:lastRow="0" w:firstColumn="1" w:lastColumn="0" w:noHBand="0" w:noVBand="1"/>
      </w:tblPr>
      <w:tblGrid>
        <w:gridCol w:w="1673"/>
        <w:gridCol w:w="839"/>
        <w:gridCol w:w="739"/>
        <w:gridCol w:w="1199"/>
        <w:gridCol w:w="1195"/>
        <w:gridCol w:w="806"/>
        <w:gridCol w:w="1439"/>
      </w:tblGrid>
      <w:tr w:rsidR="00481ECA" w14:paraId="2CB3D36C" w14:textId="77777777" w:rsidTr="001F1C32">
        <w:tc>
          <w:tcPr>
            <w:tcW w:w="1060" w:type="pct"/>
          </w:tcPr>
          <w:p w14:paraId="26C93838" w14:textId="77777777" w:rsidR="001753B3" w:rsidRDefault="001753B3">
            <w:pPr>
              <w:pStyle w:val="Body"/>
            </w:pPr>
          </w:p>
        </w:tc>
        <w:tc>
          <w:tcPr>
            <w:tcW w:w="532" w:type="pct"/>
          </w:tcPr>
          <w:p w14:paraId="107E89F9" w14:textId="77777777" w:rsidR="001753B3" w:rsidRDefault="001753B3">
            <w:pPr>
              <w:pStyle w:val="Body"/>
            </w:pPr>
            <w:r>
              <w:t>min</w:t>
            </w:r>
          </w:p>
        </w:tc>
        <w:tc>
          <w:tcPr>
            <w:tcW w:w="468" w:type="pct"/>
          </w:tcPr>
          <w:p w14:paraId="617FCFD3" w14:textId="77777777" w:rsidR="001753B3" w:rsidRDefault="001753B3">
            <w:pPr>
              <w:pStyle w:val="Body"/>
            </w:pPr>
            <w:r>
              <w:t>typ</w:t>
            </w:r>
          </w:p>
        </w:tc>
        <w:tc>
          <w:tcPr>
            <w:tcW w:w="760" w:type="pct"/>
          </w:tcPr>
          <w:p w14:paraId="7F54BE98" w14:textId="77777777" w:rsidR="001753B3" w:rsidRDefault="001753B3">
            <w:pPr>
              <w:pStyle w:val="Body"/>
            </w:pPr>
            <w:r>
              <w:t>max</w:t>
            </w:r>
          </w:p>
        </w:tc>
        <w:tc>
          <w:tcPr>
            <w:tcW w:w="757" w:type="pct"/>
          </w:tcPr>
          <w:p w14:paraId="7120D177" w14:textId="77777777" w:rsidR="001753B3" w:rsidRDefault="001753B3">
            <w:pPr>
              <w:pStyle w:val="Body"/>
            </w:pPr>
          </w:p>
        </w:tc>
        <w:tc>
          <w:tcPr>
            <w:tcW w:w="511" w:type="pct"/>
          </w:tcPr>
          <w:p w14:paraId="1310B300" w14:textId="77777777" w:rsidR="001753B3" w:rsidRDefault="001753B3">
            <w:pPr>
              <w:pStyle w:val="Body"/>
            </w:pPr>
            <w:r>
              <w:t>Linked Doors RS</w:t>
            </w:r>
          </w:p>
        </w:tc>
        <w:tc>
          <w:tcPr>
            <w:tcW w:w="912" w:type="pct"/>
          </w:tcPr>
          <w:p w14:paraId="02AFC8B7" w14:textId="77777777" w:rsidR="001753B3" w:rsidRDefault="001753B3">
            <w:pPr>
              <w:pStyle w:val="Body"/>
            </w:pPr>
            <w:r>
              <w:t>comment</w:t>
            </w:r>
          </w:p>
        </w:tc>
      </w:tr>
      <w:tr w:rsidR="001753B3" w14:paraId="0A7CCD84" w14:textId="77777777" w:rsidTr="001F1C32">
        <w:tc>
          <w:tcPr>
            <w:tcW w:w="5000" w:type="pct"/>
            <w:gridSpan w:val="7"/>
          </w:tcPr>
          <w:p w14:paraId="09C29FE5" w14:textId="77777777" w:rsidR="001753B3" w:rsidRDefault="001753B3">
            <w:pPr>
              <w:pStyle w:val="Body"/>
            </w:pPr>
            <w:r>
              <w:t>Specification for the RF part</w:t>
            </w:r>
          </w:p>
        </w:tc>
      </w:tr>
      <w:tr w:rsidR="004D1307" w14:paraId="2323E61B" w14:textId="77777777" w:rsidTr="001F1C32">
        <w:tc>
          <w:tcPr>
            <w:tcW w:w="1060" w:type="pct"/>
          </w:tcPr>
          <w:p w14:paraId="70E4F2B4" w14:textId="77777777" w:rsidR="004D1307" w:rsidRDefault="004D1307" w:rsidP="004D1307">
            <w:pPr>
              <w:pStyle w:val="Body"/>
            </w:pPr>
            <w:r>
              <w:t>Supply provided by LDO</w:t>
            </w:r>
          </w:p>
        </w:tc>
        <w:tc>
          <w:tcPr>
            <w:tcW w:w="532" w:type="pct"/>
          </w:tcPr>
          <w:p w14:paraId="1A3FD49C" w14:textId="409D6B24" w:rsidR="004D1307" w:rsidRDefault="004D1307" w:rsidP="004D1307">
            <w:pPr>
              <w:pStyle w:val="Body"/>
            </w:pPr>
            <w:r>
              <w:t>-7%</w:t>
            </w:r>
          </w:p>
        </w:tc>
        <w:tc>
          <w:tcPr>
            <w:tcW w:w="468" w:type="pct"/>
          </w:tcPr>
          <w:p w14:paraId="1DCC29D5" w14:textId="77777777" w:rsidR="004D1307" w:rsidRDefault="004D1307" w:rsidP="004D1307">
            <w:pPr>
              <w:pStyle w:val="Body"/>
            </w:pPr>
            <w:r>
              <w:t>0.9</w:t>
            </w:r>
          </w:p>
        </w:tc>
        <w:tc>
          <w:tcPr>
            <w:tcW w:w="760" w:type="pct"/>
          </w:tcPr>
          <w:p w14:paraId="3C6D9CF5" w14:textId="72242B67" w:rsidR="004D1307" w:rsidRDefault="004D1307" w:rsidP="004D1307">
            <w:pPr>
              <w:pStyle w:val="Body"/>
            </w:pPr>
            <w:r>
              <w:t>+7%</w:t>
            </w:r>
          </w:p>
        </w:tc>
        <w:tc>
          <w:tcPr>
            <w:tcW w:w="757" w:type="pct"/>
          </w:tcPr>
          <w:p w14:paraId="542B2EE8" w14:textId="77777777" w:rsidR="004D1307" w:rsidRDefault="004D1307" w:rsidP="004D1307">
            <w:pPr>
              <w:pStyle w:val="Body"/>
            </w:pPr>
            <w:r>
              <w:t>V</w:t>
            </w:r>
          </w:p>
        </w:tc>
        <w:tc>
          <w:tcPr>
            <w:tcW w:w="511" w:type="pct"/>
          </w:tcPr>
          <w:p w14:paraId="17B35433" w14:textId="77777777" w:rsidR="004D1307" w:rsidRDefault="004D1307" w:rsidP="004D1307">
            <w:pPr>
              <w:pStyle w:val="Body"/>
            </w:pPr>
          </w:p>
        </w:tc>
        <w:tc>
          <w:tcPr>
            <w:tcW w:w="912" w:type="pct"/>
          </w:tcPr>
          <w:p w14:paraId="522D9316" w14:textId="77777777" w:rsidR="004D1307" w:rsidRDefault="004D1307" w:rsidP="004D1307">
            <w:pPr>
              <w:pStyle w:val="Body"/>
            </w:pPr>
            <w:r>
              <w:t>+/-5% full performance, +/-7% full fonctionality</w:t>
            </w:r>
          </w:p>
          <w:p w14:paraId="55B1DACE" w14:textId="77777777" w:rsidR="004D1307" w:rsidRDefault="004D1307" w:rsidP="004D1307">
            <w:pPr>
              <w:pStyle w:val="Body"/>
            </w:pPr>
          </w:p>
        </w:tc>
      </w:tr>
      <w:tr w:rsidR="004D1307" w14:paraId="234F74AF" w14:textId="77777777" w:rsidTr="001F1C32">
        <w:tc>
          <w:tcPr>
            <w:tcW w:w="1060" w:type="pct"/>
          </w:tcPr>
          <w:p w14:paraId="1CCD1665" w14:textId="7FD876CA" w:rsidR="004D1307" w:rsidRDefault="004D1307" w:rsidP="004D1307">
            <w:pPr>
              <w:pStyle w:val="Body"/>
            </w:pPr>
            <w:r>
              <w:t>Safety supply</w:t>
            </w:r>
          </w:p>
        </w:tc>
        <w:tc>
          <w:tcPr>
            <w:tcW w:w="532" w:type="pct"/>
          </w:tcPr>
          <w:p w14:paraId="02E0D7EB" w14:textId="169881AE" w:rsidR="004D1307" w:rsidRDefault="004D1307" w:rsidP="004D1307">
            <w:pPr>
              <w:pStyle w:val="Body"/>
            </w:pPr>
            <w:r>
              <w:t>-7%</w:t>
            </w:r>
          </w:p>
        </w:tc>
        <w:tc>
          <w:tcPr>
            <w:tcW w:w="468" w:type="pct"/>
          </w:tcPr>
          <w:p w14:paraId="06C800D5" w14:textId="2E5214C0" w:rsidR="004D1307" w:rsidRDefault="004D1307" w:rsidP="004D1307">
            <w:pPr>
              <w:pStyle w:val="Body"/>
            </w:pPr>
            <w:r>
              <w:t>1.8V</w:t>
            </w:r>
          </w:p>
        </w:tc>
        <w:tc>
          <w:tcPr>
            <w:tcW w:w="760" w:type="pct"/>
          </w:tcPr>
          <w:p w14:paraId="41D4902C" w14:textId="1B702679" w:rsidR="004D1307" w:rsidRDefault="004D1307" w:rsidP="004D1307">
            <w:pPr>
              <w:pStyle w:val="Body"/>
            </w:pPr>
            <w:r>
              <w:t>+7%</w:t>
            </w:r>
          </w:p>
        </w:tc>
        <w:tc>
          <w:tcPr>
            <w:tcW w:w="757" w:type="pct"/>
          </w:tcPr>
          <w:p w14:paraId="12ABB993" w14:textId="77777777" w:rsidR="004D1307" w:rsidRDefault="004D1307" w:rsidP="004D1307">
            <w:pPr>
              <w:pStyle w:val="Body"/>
            </w:pPr>
          </w:p>
        </w:tc>
        <w:tc>
          <w:tcPr>
            <w:tcW w:w="511" w:type="pct"/>
          </w:tcPr>
          <w:p w14:paraId="60FAFF89" w14:textId="77777777" w:rsidR="004D1307" w:rsidRDefault="004D1307" w:rsidP="004D1307">
            <w:pPr>
              <w:pStyle w:val="Body"/>
            </w:pPr>
          </w:p>
        </w:tc>
        <w:tc>
          <w:tcPr>
            <w:tcW w:w="912" w:type="pct"/>
          </w:tcPr>
          <w:p w14:paraId="2C286C73" w14:textId="77777777" w:rsidR="004D1307" w:rsidRDefault="004D1307" w:rsidP="004D1307">
            <w:pPr>
              <w:pStyle w:val="Body"/>
            </w:pPr>
            <w:r>
              <w:t>+/-5% full performance, +/-7% full fonctionality</w:t>
            </w:r>
          </w:p>
          <w:p w14:paraId="182A2162" w14:textId="70A1FAC3" w:rsidR="004D1307" w:rsidRDefault="004D1307" w:rsidP="004D1307">
            <w:pPr>
              <w:pStyle w:val="Body"/>
            </w:pPr>
          </w:p>
        </w:tc>
      </w:tr>
      <w:tr w:rsidR="004D1307" w14:paraId="10A59190" w14:textId="77777777" w:rsidTr="001F1C32">
        <w:tc>
          <w:tcPr>
            <w:tcW w:w="1060" w:type="pct"/>
          </w:tcPr>
          <w:p w14:paraId="333F6869" w14:textId="77777777" w:rsidR="004D1307" w:rsidRDefault="004D1307" w:rsidP="004D1307">
            <w:pPr>
              <w:pStyle w:val="Body"/>
            </w:pPr>
            <w:r>
              <w:t>Input LDO supply</w:t>
            </w:r>
          </w:p>
        </w:tc>
        <w:tc>
          <w:tcPr>
            <w:tcW w:w="532" w:type="pct"/>
          </w:tcPr>
          <w:p w14:paraId="22954C61" w14:textId="520BF4A6" w:rsidR="004D1307" w:rsidRDefault="004D1307" w:rsidP="004D1307">
            <w:pPr>
              <w:pStyle w:val="Body"/>
            </w:pPr>
            <w:r>
              <w:t>1.45V-7%</w:t>
            </w:r>
          </w:p>
        </w:tc>
        <w:tc>
          <w:tcPr>
            <w:tcW w:w="468" w:type="pct"/>
          </w:tcPr>
          <w:p w14:paraId="549FDC9C" w14:textId="2FB55694" w:rsidR="004D1307" w:rsidRDefault="004D1307" w:rsidP="004D1307">
            <w:pPr>
              <w:pStyle w:val="Body"/>
            </w:pPr>
            <w:r>
              <w:t>1.45V</w:t>
            </w:r>
          </w:p>
        </w:tc>
        <w:tc>
          <w:tcPr>
            <w:tcW w:w="760" w:type="pct"/>
          </w:tcPr>
          <w:p w14:paraId="13DF2F6E" w14:textId="5AC7302D" w:rsidR="004D1307" w:rsidRDefault="004D1307" w:rsidP="004D1307">
            <w:pPr>
              <w:pStyle w:val="Body"/>
            </w:pPr>
            <w:r>
              <w:t>1.45V+7%</w:t>
            </w:r>
          </w:p>
        </w:tc>
        <w:tc>
          <w:tcPr>
            <w:tcW w:w="757" w:type="pct"/>
          </w:tcPr>
          <w:p w14:paraId="742B51DE" w14:textId="77777777" w:rsidR="004D1307" w:rsidRDefault="004D1307" w:rsidP="004D1307">
            <w:pPr>
              <w:pStyle w:val="Body"/>
            </w:pPr>
            <w:r>
              <w:t>V</w:t>
            </w:r>
          </w:p>
        </w:tc>
        <w:tc>
          <w:tcPr>
            <w:tcW w:w="511" w:type="pct"/>
          </w:tcPr>
          <w:p w14:paraId="3CF0B9B8" w14:textId="77777777" w:rsidR="004D1307" w:rsidRDefault="004D1307" w:rsidP="004D1307">
            <w:pPr>
              <w:pStyle w:val="Body"/>
            </w:pPr>
          </w:p>
        </w:tc>
        <w:tc>
          <w:tcPr>
            <w:tcW w:w="912" w:type="pct"/>
          </w:tcPr>
          <w:p w14:paraId="5564760C" w14:textId="77777777" w:rsidR="004D1307" w:rsidRDefault="004D1307" w:rsidP="004D1307">
            <w:pPr>
              <w:pStyle w:val="Body"/>
            </w:pPr>
            <w:r>
              <w:t>+/-5% full performance, +/-7% full fonctionality</w:t>
            </w:r>
          </w:p>
          <w:p w14:paraId="7A119C49" w14:textId="77777777" w:rsidR="004D1307" w:rsidRDefault="004D1307" w:rsidP="004D1307">
            <w:pPr>
              <w:pStyle w:val="Body"/>
            </w:pPr>
          </w:p>
        </w:tc>
      </w:tr>
      <w:tr w:rsidR="004D1307" w14:paraId="6DCD06BD" w14:textId="77777777" w:rsidTr="001F1C32">
        <w:tc>
          <w:tcPr>
            <w:tcW w:w="1060" w:type="pct"/>
          </w:tcPr>
          <w:p w14:paraId="3ACDEA4D" w14:textId="269001F8" w:rsidR="004D1307" w:rsidRDefault="004D1307" w:rsidP="004D1307">
            <w:pPr>
              <w:pStyle w:val="Body"/>
            </w:pPr>
            <w:r>
              <w:t>input power</w:t>
            </w:r>
          </w:p>
        </w:tc>
        <w:tc>
          <w:tcPr>
            <w:tcW w:w="532" w:type="pct"/>
          </w:tcPr>
          <w:p w14:paraId="08A24D2A" w14:textId="27860F39" w:rsidR="004D1307" w:rsidRDefault="004D1307" w:rsidP="004D1307">
            <w:pPr>
              <w:pStyle w:val="Body"/>
            </w:pPr>
            <w:r>
              <w:t>-13.5</w:t>
            </w:r>
          </w:p>
        </w:tc>
        <w:tc>
          <w:tcPr>
            <w:tcW w:w="468" w:type="pct"/>
          </w:tcPr>
          <w:p w14:paraId="5576F8C8" w14:textId="77777777" w:rsidR="004D1307" w:rsidDel="00A46642" w:rsidRDefault="004D1307" w:rsidP="004D1307">
            <w:pPr>
              <w:pStyle w:val="Body"/>
            </w:pPr>
          </w:p>
        </w:tc>
        <w:tc>
          <w:tcPr>
            <w:tcW w:w="760" w:type="pct"/>
          </w:tcPr>
          <w:p w14:paraId="5032F728" w14:textId="5C7D589D" w:rsidR="004D1307" w:rsidDel="00A46642" w:rsidRDefault="004D1307" w:rsidP="004D1307">
            <w:pPr>
              <w:pStyle w:val="Body"/>
            </w:pPr>
            <w:r>
              <w:t>-1.5</w:t>
            </w:r>
          </w:p>
        </w:tc>
        <w:tc>
          <w:tcPr>
            <w:tcW w:w="757" w:type="pct"/>
          </w:tcPr>
          <w:p w14:paraId="4E40A5F4" w14:textId="3DF215A3" w:rsidR="004D1307" w:rsidRDefault="004D1307" w:rsidP="004D1307">
            <w:pPr>
              <w:pStyle w:val="Body"/>
            </w:pPr>
            <w:r>
              <w:t>dBm</w:t>
            </w:r>
          </w:p>
        </w:tc>
        <w:tc>
          <w:tcPr>
            <w:tcW w:w="511" w:type="pct"/>
          </w:tcPr>
          <w:p w14:paraId="212B551D" w14:textId="77777777" w:rsidR="004D1307" w:rsidRDefault="004D1307" w:rsidP="004D1307">
            <w:pPr>
              <w:pStyle w:val="Body"/>
            </w:pPr>
          </w:p>
        </w:tc>
        <w:tc>
          <w:tcPr>
            <w:tcW w:w="912" w:type="pct"/>
          </w:tcPr>
          <w:p w14:paraId="166CFA5A" w14:textId="0B34E3DD" w:rsidR="004D1307" w:rsidDel="00A46642" w:rsidRDefault="004D1307" w:rsidP="004D1307">
            <w:pPr>
              <w:pStyle w:val="Body"/>
            </w:pPr>
            <w:r>
              <w:t>To cover the high range of PA</w:t>
            </w:r>
          </w:p>
        </w:tc>
      </w:tr>
      <w:tr w:rsidR="004D1307" w14:paraId="657123F3" w14:textId="77777777" w:rsidTr="001F1C32">
        <w:tc>
          <w:tcPr>
            <w:tcW w:w="1060" w:type="pct"/>
          </w:tcPr>
          <w:p w14:paraId="77977AB8" w14:textId="77777777" w:rsidR="004D1307" w:rsidRDefault="004D1307" w:rsidP="004D1307">
            <w:pPr>
              <w:pStyle w:val="Body"/>
            </w:pPr>
            <w:r>
              <w:t>Input difference level at mixer</w:t>
            </w:r>
          </w:p>
        </w:tc>
        <w:tc>
          <w:tcPr>
            <w:tcW w:w="532" w:type="pct"/>
          </w:tcPr>
          <w:p w14:paraId="094BCE1F" w14:textId="77777777" w:rsidR="004D1307" w:rsidRDefault="004D1307" w:rsidP="004D1307">
            <w:pPr>
              <w:pStyle w:val="Body"/>
            </w:pPr>
          </w:p>
        </w:tc>
        <w:tc>
          <w:tcPr>
            <w:tcW w:w="468" w:type="pct"/>
          </w:tcPr>
          <w:p w14:paraId="3C2F36AE" w14:textId="77777777" w:rsidR="004D1307" w:rsidRDefault="004D1307" w:rsidP="004D1307">
            <w:pPr>
              <w:pStyle w:val="Body"/>
            </w:pPr>
          </w:p>
        </w:tc>
        <w:tc>
          <w:tcPr>
            <w:tcW w:w="760" w:type="pct"/>
          </w:tcPr>
          <w:p w14:paraId="7A518C9F" w14:textId="77777777" w:rsidR="004D1307" w:rsidRDefault="004D1307" w:rsidP="004D1307">
            <w:pPr>
              <w:pStyle w:val="Body"/>
            </w:pPr>
            <w:r>
              <w:t>1</w:t>
            </w:r>
          </w:p>
        </w:tc>
        <w:tc>
          <w:tcPr>
            <w:tcW w:w="757" w:type="pct"/>
          </w:tcPr>
          <w:p w14:paraId="258CA0AE" w14:textId="77777777" w:rsidR="004D1307" w:rsidRDefault="004D1307" w:rsidP="004D1307">
            <w:pPr>
              <w:pStyle w:val="Body"/>
            </w:pPr>
            <w:r>
              <w:t>dB</w:t>
            </w:r>
          </w:p>
        </w:tc>
        <w:tc>
          <w:tcPr>
            <w:tcW w:w="511" w:type="pct"/>
          </w:tcPr>
          <w:p w14:paraId="1EFD02DD" w14:textId="77777777" w:rsidR="004D1307" w:rsidRDefault="004D1307" w:rsidP="004D1307">
            <w:pPr>
              <w:pStyle w:val="Body"/>
            </w:pPr>
          </w:p>
        </w:tc>
        <w:tc>
          <w:tcPr>
            <w:tcW w:w="912" w:type="pct"/>
          </w:tcPr>
          <w:p w14:paraId="6B638EFB" w14:textId="77777777" w:rsidR="004D1307" w:rsidRDefault="004D1307" w:rsidP="004D1307">
            <w:pPr>
              <w:pStyle w:val="Body"/>
            </w:pPr>
            <w:r>
              <w:t>In the case of unbalanced TX</w:t>
            </w:r>
          </w:p>
        </w:tc>
      </w:tr>
      <w:tr w:rsidR="004D1307" w14:paraId="48516042" w14:textId="77777777" w:rsidTr="001F1C32">
        <w:tc>
          <w:tcPr>
            <w:tcW w:w="1060" w:type="pct"/>
          </w:tcPr>
          <w:p w14:paraId="407D095A" w14:textId="77777777" w:rsidR="004D1307" w:rsidRDefault="004D1307" w:rsidP="004D1307">
            <w:pPr>
              <w:pStyle w:val="Body"/>
            </w:pPr>
            <w:r>
              <w:t>Output level at vga output</w:t>
            </w:r>
          </w:p>
        </w:tc>
        <w:tc>
          <w:tcPr>
            <w:tcW w:w="532" w:type="pct"/>
          </w:tcPr>
          <w:p w14:paraId="17DCA700" w14:textId="07163A01" w:rsidR="004D1307" w:rsidRDefault="004D1307" w:rsidP="004D1307">
            <w:pPr>
              <w:pStyle w:val="Body"/>
            </w:pPr>
            <w:r>
              <w:t>0.2Vpk</w:t>
            </w:r>
          </w:p>
        </w:tc>
        <w:tc>
          <w:tcPr>
            <w:tcW w:w="468" w:type="pct"/>
          </w:tcPr>
          <w:p w14:paraId="06FF74A9" w14:textId="77777777" w:rsidR="004D1307" w:rsidRDefault="004D1307" w:rsidP="004D1307">
            <w:pPr>
              <w:pStyle w:val="Body"/>
            </w:pPr>
          </w:p>
        </w:tc>
        <w:tc>
          <w:tcPr>
            <w:tcW w:w="760" w:type="pct"/>
          </w:tcPr>
          <w:p w14:paraId="112B19B7" w14:textId="77777777" w:rsidR="004D1307" w:rsidRDefault="004D1307" w:rsidP="004D1307">
            <w:pPr>
              <w:pStyle w:val="Body"/>
            </w:pPr>
            <w:r>
              <w:t>1.2Vpk</w:t>
            </w:r>
          </w:p>
        </w:tc>
        <w:tc>
          <w:tcPr>
            <w:tcW w:w="757" w:type="pct"/>
          </w:tcPr>
          <w:p w14:paraId="3D863C4D" w14:textId="77777777" w:rsidR="004D1307" w:rsidRDefault="004D1307" w:rsidP="004D1307">
            <w:pPr>
              <w:pStyle w:val="Body"/>
            </w:pPr>
          </w:p>
        </w:tc>
        <w:tc>
          <w:tcPr>
            <w:tcW w:w="511" w:type="pct"/>
          </w:tcPr>
          <w:p w14:paraId="61C42000" w14:textId="77777777" w:rsidR="004D1307" w:rsidRDefault="004D1307" w:rsidP="004D1307">
            <w:pPr>
              <w:pStyle w:val="Body"/>
            </w:pPr>
          </w:p>
        </w:tc>
        <w:tc>
          <w:tcPr>
            <w:tcW w:w="912" w:type="pct"/>
          </w:tcPr>
          <w:p w14:paraId="3C0C8B86" w14:textId="77777777" w:rsidR="004D1307" w:rsidRDefault="004D1307" w:rsidP="004D1307">
            <w:pPr>
              <w:pStyle w:val="Body"/>
            </w:pPr>
            <w:r>
              <w:t>Adc differential range. Min signal for not having the adc limiting</w:t>
            </w:r>
          </w:p>
        </w:tc>
      </w:tr>
      <w:tr w:rsidR="004D1307" w14:paraId="507283DE" w14:textId="77777777" w:rsidTr="001F1C32">
        <w:tc>
          <w:tcPr>
            <w:tcW w:w="1060" w:type="pct"/>
          </w:tcPr>
          <w:p w14:paraId="20A7A7AB" w14:textId="2BE56984" w:rsidR="004D1307" w:rsidRDefault="004D1307" w:rsidP="004D1307">
            <w:pPr>
              <w:pStyle w:val="Body"/>
            </w:pPr>
            <w:r>
              <w:t>Output common mode voltage</w:t>
            </w:r>
          </w:p>
        </w:tc>
        <w:tc>
          <w:tcPr>
            <w:tcW w:w="532" w:type="pct"/>
          </w:tcPr>
          <w:p w14:paraId="5AD81992" w14:textId="304A21C6" w:rsidR="004D1307" w:rsidRDefault="004D1307" w:rsidP="004D1307">
            <w:pPr>
              <w:pStyle w:val="Body"/>
            </w:pPr>
            <w:r>
              <w:t>0.38</w:t>
            </w:r>
          </w:p>
        </w:tc>
        <w:tc>
          <w:tcPr>
            <w:tcW w:w="468" w:type="pct"/>
          </w:tcPr>
          <w:p w14:paraId="2F59D6B3" w14:textId="77777777" w:rsidR="004D1307" w:rsidRDefault="004D1307" w:rsidP="004D1307">
            <w:pPr>
              <w:pStyle w:val="Body"/>
            </w:pPr>
          </w:p>
        </w:tc>
        <w:tc>
          <w:tcPr>
            <w:tcW w:w="760" w:type="pct"/>
          </w:tcPr>
          <w:p w14:paraId="248E50A5" w14:textId="442FAA8D" w:rsidR="004D1307" w:rsidRDefault="004D1307" w:rsidP="004D1307">
            <w:pPr>
              <w:pStyle w:val="Body"/>
            </w:pPr>
            <w:r>
              <w:t>0.6</w:t>
            </w:r>
          </w:p>
        </w:tc>
        <w:tc>
          <w:tcPr>
            <w:tcW w:w="757" w:type="pct"/>
          </w:tcPr>
          <w:p w14:paraId="02B88597" w14:textId="77777777" w:rsidR="004D1307" w:rsidRDefault="004D1307" w:rsidP="004D1307">
            <w:pPr>
              <w:pStyle w:val="Body"/>
            </w:pPr>
          </w:p>
        </w:tc>
        <w:tc>
          <w:tcPr>
            <w:tcW w:w="511" w:type="pct"/>
          </w:tcPr>
          <w:p w14:paraId="7BE99571" w14:textId="77777777" w:rsidR="004D1307" w:rsidRDefault="004D1307" w:rsidP="004D1307">
            <w:pPr>
              <w:pStyle w:val="Body"/>
            </w:pPr>
          </w:p>
        </w:tc>
        <w:tc>
          <w:tcPr>
            <w:tcW w:w="912" w:type="pct"/>
          </w:tcPr>
          <w:p w14:paraId="4B171AF8" w14:textId="4AED1C79" w:rsidR="004D1307" w:rsidRDefault="004D1307" w:rsidP="004D1307">
            <w:pPr>
              <w:pStyle w:val="Body"/>
            </w:pPr>
            <w:r>
              <w:t>Adc common mode</w:t>
            </w:r>
          </w:p>
        </w:tc>
      </w:tr>
      <w:tr w:rsidR="004D1307" w14:paraId="73AAFADA" w14:textId="77777777" w:rsidTr="001F1C32">
        <w:tc>
          <w:tcPr>
            <w:tcW w:w="1060" w:type="pct"/>
          </w:tcPr>
          <w:p w14:paraId="74E68FE0" w14:textId="77777777" w:rsidR="004D1307" w:rsidRDefault="004D1307" w:rsidP="004D1307">
            <w:pPr>
              <w:pStyle w:val="Body"/>
            </w:pPr>
            <w:r>
              <w:t>Impedance to drive between TXbist and ATB</w:t>
            </w:r>
          </w:p>
        </w:tc>
        <w:tc>
          <w:tcPr>
            <w:tcW w:w="532" w:type="pct"/>
          </w:tcPr>
          <w:p w14:paraId="4C2A84A7" w14:textId="77777777" w:rsidR="004D1307" w:rsidRDefault="004D1307" w:rsidP="004D1307">
            <w:pPr>
              <w:pStyle w:val="Body"/>
            </w:pPr>
          </w:p>
        </w:tc>
        <w:tc>
          <w:tcPr>
            <w:tcW w:w="468" w:type="pct"/>
          </w:tcPr>
          <w:p w14:paraId="162FD350" w14:textId="77777777" w:rsidR="004D1307" w:rsidRDefault="004D1307" w:rsidP="004D1307">
            <w:pPr>
              <w:pStyle w:val="Body"/>
            </w:pPr>
            <w:r>
              <w:t>tbf</w:t>
            </w:r>
          </w:p>
        </w:tc>
        <w:tc>
          <w:tcPr>
            <w:tcW w:w="760" w:type="pct"/>
          </w:tcPr>
          <w:p w14:paraId="43CA52F8" w14:textId="77777777" w:rsidR="004D1307" w:rsidRDefault="004D1307" w:rsidP="004D1307">
            <w:pPr>
              <w:pStyle w:val="Body"/>
            </w:pPr>
          </w:p>
        </w:tc>
        <w:tc>
          <w:tcPr>
            <w:tcW w:w="757" w:type="pct"/>
          </w:tcPr>
          <w:p w14:paraId="43DDC2B2" w14:textId="77777777" w:rsidR="004D1307" w:rsidRDefault="004D1307" w:rsidP="004D1307">
            <w:pPr>
              <w:pStyle w:val="Body"/>
            </w:pPr>
          </w:p>
        </w:tc>
        <w:tc>
          <w:tcPr>
            <w:tcW w:w="511" w:type="pct"/>
          </w:tcPr>
          <w:p w14:paraId="2D82EEE5" w14:textId="77777777" w:rsidR="004D1307" w:rsidRDefault="004D1307" w:rsidP="004D1307">
            <w:pPr>
              <w:pStyle w:val="Body"/>
            </w:pPr>
          </w:p>
        </w:tc>
        <w:tc>
          <w:tcPr>
            <w:tcW w:w="912" w:type="pct"/>
          </w:tcPr>
          <w:p w14:paraId="1313A4EE" w14:textId="77777777" w:rsidR="004D1307" w:rsidRDefault="004D1307" w:rsidP="004D1307">
            <w:pPr>
              <w:pStyle w:val="Body"/>
            </w:pPr>
            <w:r>
              <w:t>Line and impedance to drive</w:t>
            </w:r>
          </w:p>
        </w:tc>
      </w:tr>
      <w:tr w:rsidR="004D1307" w14:paraId="5983B5FD" w14:textId="77777777" w:rsidTr="001F1C32">
        <w:tc>
          <w:tcPr>
            <w:tcW w:w="1060" w:type="pct"/>
          </w:tcPr>
          <w:p w14:paraId="01666679" w14:textId="77777777" w:rsidR="004D1307" w:rsidRDefault="004D1307" w:rsidP="004D1307">
            <w:pPr>
              <w:pStyle w:val="Body"/>
            </w:pPr>
            <w:r>
              <w:t>Vga gain control</w:t>
            </w:r>
          </w:p>
        </w:tc>
        <w:tc>
          <w:tcPr>
            <w:tcW w:w="532" w:type="pct"/>
          </w:tcPr>
          <w:p w14:paraId="5075EB60" w14:textId="77777777" w:rsidR="004D1307" w:rsidRDefault="004D1307" w:rsidP="004D1307">
            <w:pPr>
              <w:pStyle w:val="Body"/>
            </w:pPr>
            <w:r>
              <w:t>0</w:t>
            </w:r>
          </w:p>
        </w:tc>
        <w:tc>
          <w:tcPr>
            <w:tcW w:w="468" w:type="pct"/>
          </w:tcPr>
          <w:p w14:paraId="56D39D4A" w14:textId="77777777" w:rsidR="004D1307" w:rsidRDefault="004D1307" w:rsidP="004D1307">
            <w:pPr>
              <w:pStyle w:val="Body"/>
            </w:pPr>
          </w:p>
        </w:tc>
        <w:tc>
          <w:tcPr>
            <w:tcW w:w="760" w:type="pct"/>
          </w:tcPr>
          <w:p w14:paraId="0F45F5E7" w14:textId="18B87E8E" w:rsidR="004D1307" w:rsidRDefault="004D1307" w:rsidP="004D1307">
            <w:pPr>
              <w:pStyle w:val="Body"/>
            </w:pPr>
            <w:r>
              <w:t>25</w:t>
            </w:r>
          </w:p>
        </w:tc>
        <w:tc>
          <w:tcPr>
            <w:tcW w:w="757" w:type="pct"/>
          </w:tcPr>
          <w:p w14:paraId="09F7667A" w14:textId="77777777" w:rsidR="004D1307" w:rsidRDefault="004D1307" w:rsidP="004D1307">
            <w:pPr>
              <w:pStyle w:val="Body"/>
            </w:pPr>
            <w:r>
              <w:t>dB</w:t>
            </w:r>
          </w:p>
        </w:tc>
        <w:tc>
          <w:tcPr>
            <w:tcW w:w="511" w:type="pct"/>
          </w:tcPr>
          <w:p w14:paraId="73231BB3" w14:textId="77777777" w:rsidR="004D1307" w:rsidRDefault="004D1307" w:rsidP="004D1307">
            <w:pPr>
              <w:pStyle w:val="Body"/>
            </w:pPr>
          </w:p>
        </w:tc>
        <w:tc>
          <w:tcPr>
            <w:tcW w:w="912" w:type="pct"/>
          </w:tcPr>
          <w:p w14:paraId="24EAA9E0" w14:textId="77777777" w:rsidR="004D1307" w:rsidRDefault="004D1307" w:rsidP="004D1307">
            <w:pPr>
              <w:pStyle w:val="Body"/>
            </w:pPr>
            <w:r>
              <w:t>Output mixer can be down to 10mvpk single</w:t>
            </w:r>
          </w:p>
        </w:tc>
      </w:tr>
      <w:tr w:rsidR="004D1307" w14:paraId="2EBBF1C7" w14:textId="77777777" w:rsidTr="001F1C32">
        <w:tc>
          <w:tcPr>
            <w:tcW w:w="1060" w:type="pct"/>
          </w:tcPr>
          <w:p w14:paraId="2CE98CEB" w14:textId="77777777" w:rsidR="004D1307" w:rsidRDefault="004D1307" w:rsidP="004D1307">
            <w:pPr>
              <w:pStyle w:val="Body"/>
            </w:pPr>
            <w:r>
              <w:t>Gain step</w:t>
            </w:r>
          </w:p>
        </w:tc>
        <w:tc>
          <w:tcPr>
            <w:tcW w:w="532" w:type="pct"/>
          </w:tcPr>
          <w:p w14:paraId="16CFDD54" w14:textId="77777777" w:rsidR="004D1307" w:rsidRDefault="004D1307" w:rsidP="004D1307">
            <w:pPr>
              <w:pStyle w:val="Body"/>
            </w:pPr>
          </w:p>
        </w:tc>
        <w:tc>
          <w:tcPr>
            <w:tcW w:w="468" w:type="pct"/>
          </w:tcPr>
          <w:p w14:paraId="3F6A9DB5" w14:textId="78DBCAE0" w:rsidR="004D1307" w:rsidRDefault="004D1307" w:rsidP="004D1307">
            <w:pPr>
              <w:pStyle w:val="Body"/>
            </w:pPr>
            <w:r>
              <w:t>5</w:t>
            </w:r>
          </w:p>
        </w:tc>
        <w:tc>
          <w:tcPr>
            <w:tcW w:w="760" w:type="pct"/>
          </w:tcPr>
          <w:p w14:paraId="7830F973" w14:textId="77777777" w:rsidR="004D1307" w:rsidRDefault="004D1307" w:rsidP="004D1307">
            <w:pPr>
              <w:pStyle w:val="Body"/>
            </w:pPr>
          </w:p>
        </w:tc>
        <w:tc>
          <w:tcPr>
            <w:tcW w:w="757" w:type="pct"/>
          </w:tcPr>
          <w:p w14:paraId="09DEA2AC" w14:textId="77777777" w:rsidR="004D1307" w:rsidRDefault="004D1307" w:rsidP="004D1307">
            <w:pPr>
              <w:pStyle w:val="Body"/>
            </w:pPr>
            <w:r>
              <w:t>dB</w:t>
            </w:r>
          </w:p>
        </w:tc>
        <w:tc>
          <w:tcPr>
            <w:tcW w:w="511" w:type="pct"/>
          </w:tcPr>
          <w:p w14:paraId="3D13578F" w14:textId="77777777" w:rsidR="004D1307" w:rsidRDefault="004D1307" w:rsidP="004D1307">
            <w:pPr>
              <w:pStyle w:val="Body"/>
            </w:pPr>
          </w:p>
        </w:tc>
        <w:tc>
          <w:tcPr>
            <w:tcW w:w="912" w:type="pct"/>
          </w:tcPr>
          <w:p w14:paraId="2A12CFD5" w14:textId="77777777" w:rsidR="004D1307" w:rsidRDefault="004D1307" w:rsidP="004D1307">
            <w:pPr>
              <w:pStyle w:val="Body"/>
            </w:pPr>
          </w:p>
        </w:tc>
      </w:tr>
      <w:tr w:rsidR="004D1307" w14:paraId="185A2FF0" w14:textId="77777777" w:rsidTr="001F1C32">
        <w:tc>
          <w:tcPr>
            <w:tcW w:w="1060" w:type="pct"/>
          </w:tcPr>
          <w:p w14:paraId="7B371922" w14:textId="6F49A8D5" w:rsidR="004D1307" w:rsidRDefault="004D1307" w:rsidP="004D1307">
            <w:pPr>
              <w:pStyle w:val="Body"/>
            </w:pPr>
          </w:p>
        </w:tc>
        <w:tc>
          <w:tcPr>
            <w:tcW w:w="532" w:type="pct"/>
          </w:tcPr>
          <w:p w14:paraId="0BCC3640" w14:textId="77777777" w:rsidR="004D1307" w:rsidRDefault="004D1307" w:rsidP="004D1307">
            <w:pPr>
              <w:pStyle w:val="Body"/>
            </w:pPr>
          </w:p>
        </w:tc>
        <w:tc>
          <w:tcPr>
            <w:tcW w:w="468" w:type="pct"/>
          </w:tcPr>
          <w:p w14:paraId="3449E355" w14:textId="77DEED49" w:rsidR="004D1307" w:rsidRDefault="004D1307" w:rsidP="004D1307">
            <w:pPr>
              <w:pStyle w:val="Body"/>
            </w:pPr>
          </w:p>
        </w:tc>
        <w:tc>
          <w:tcPr>
            <w:tcW w:w="760" w:type="pct"/>
          </w:tcPr>
          <w:p w14:paraId="11A3028F" w14:textId="77777777" w:rsidR="004D1307" w:rsidRDefault="004D1307" w:rsidP="004D1307">
            <w:pPr>
              <w:pStyle w:val="Body"/>
            </w:pPr>
          </w:p>
        </w:tc>
        <w:tc>
          <w:tcPr>
            <w:tcW w:w="757" w:type="pct"/>
          </w:tcPr>
          <w:p w14:paraId="35A5D0C9" w14:textId="3E41F7BD" w:rsidR="004D1307" w:rsidRDefault="004D1307" w:rsidP="004D1307">
            <w:pPr>
              <w:pStyle w:val="Body"/>
            </w:pPr>
          </w:p>
        </w:tc>
        <w:tc>
          <w:tcPr>
            <w:tcW w:w="511" w:type="pct"/>
          </w:tcPr>
          <w:p w14:paraId="354788A2" w14:textId="77777777" w:rsidR="004D1307" w:rsidRDefault="004D1307" w:rsidP="004D1307">
            <w:pPr>
              <w:pStyle w:val="Body"/>
            </w:pPr>
          </w:p>
        </w:tc>
        <w:tc>
          <w:tcPr>
            <w:tcW w:w="912" w:type="pct"/>
          </w:tcPr>
          <w:p w14:paraId="145191FC" w14:textId="03C9EEFF" w:rsidR="004D1307" w:rsidRDefault="004D1307" w:rsidP="004D1307">
            <w:pPr>
              <w:pStyle w:val="Body"/>
            </w:pPr>
          </w:p>
        </w:tc>
      </w:tr>
      <w:tr w:rsidR="004D1307" w14:paraId="12CA5E83" w14:textId="77777777" w:rsidTr="001F1C32">
        <w:tc>
          <w:tcPr>
            <w:tcW w:w="1060" w:type="pct"/>
          </w:tcPr>
          <w:p w14:paraId="56EDD74A" w14:textId="77777777" w:rsidR="004D1307" w:rsidRDefault="004D1307" w:rsidP="004D1307">
            <w:pPr>
              <w:pStyle w:val="Body"/>
            </w:pPr>
            <w:r>
              <w:t>TXbist phase difference variation accuracy with V,T,F at specific Pout</w:t>
            </w:r>
          </w:p>
        </w:tc>
        <w:tc>
          <w:tcPr>
            <w:tcW w:w="532" w:type="pct"/>
          </w:tcPr>
          <w:p w14:paraId="7D690832" w14:textId="6EB766AA" w:rsidR="004D1307" w:rsidRDefault="004D1307" w:rsidP="004D1307">
            <w:pPr>
              <w:pStyle w:val="Body"/>
            </w:pPr>
            <w:r>
              <w:t>-1</w:t>
            </w:r>
          </w:p>
        </w:tc>
        <w:tc>
          <w:tcPr>
            <w:tcW w:w="468" w:type="pct"/>
          </w:tcPr>
          <w:p w14:paraId="416C6FF5" w14:textId="77777777" w:rsidR="004D1307" w:rsidRDefault="004D1307" w:rsidP="004D1307">
            <w:pPr>
              <w:pStyle w:val="Body"/>
            </w:pPr>
          </w:p>
        </w:tc>
        <w:tc>
          <w:tcPr>
            <w:tcW w:w="760" w:type="pct"/>
          </w:tcPr>
          <w:p w14:paraId="780FE557" w14:textId="77777777" w:rsidR="004D1307" w:rsidRDefault="004D1307" w:rsidP="004D1307">
            <w:pPr>
              <w:pStyle w:val="Body"/>
            </w:pPr>
            <w:r>
              <w:t>1</w:t>
            </w:r>
          </w:p>
        </w:tc>
        <w:tc>
          <w:tcPr>
            <w:tcW w:w="757" w:type="pct"/>
          </w:tcPr>
          <w:p w14:paraId="14DE248F" w14:textId="77777777" w:rsidR="004D1307" w:rsidRDefault="004D1307" w:rsidP="004D1307">
            <w:pPr>
              <w:pStyle w:val="Body"/>
            </w:pPr>
            <w:r>
              <w:t>deg</w:t>
            </w:r>
          </w:p>
        </w:tc>
        <w:tc>
          <w:tcPr>
            <w:tcW w:w="511" w:type="pct"/>
          </w:tcPr>
          <w:p w14:paraId="292D2F6F" w14:textId="77777777" w:rsidR="004D1307" w:rsidRDefault="004D1307" w:rsidP="004D1307">
            <w:pPr>
              <w:pStyle w:val="Body"/>
            </w:pPr>
          </w:p>
        </w:tc>
        <w:tc>
          <w:tcPr>
            <w:tcW w:w="912" w:type="pct"/>
          </w:tcPr>
          <w:p w14:paraId="4581729E" w14:textId="77777777" w:rsidR="004D1307" w:rsidRDefault="004D1307" w:rsidP="004D1307">
            <w:pPr>
              <w:pStyle w:val="Body"/>
            </w:pPr>
            <w:r>
              <w:t>For phase difference variation</w:t>
            </w:r>
          </w:p>
          <w:p w14:paraId="1216E135" w14:textId="77777777" w:rsidR="004D1307" w:rsidRDefault="00665719" w:rsidP="004D1307">
            <w:pPr>
              <w:pStyle w:val="Body"/>
            </w:pPr>
            <w:hyperlink r:id="rId109" w:history="1">
              <w:r w:rsidR="004D1307" w:rsidRPr="00986981">
                <w:rPr>
                  <w:rStyle w:val="Hyperlink"/>
                </w:rPr>
                <w:t>artf1099003</w:t>
              </w:r>
            </w:hyperlink>
          </w:p>
        </w:tc>
      </w:tr>
      <w:tr w:rsidR="004D1307" w14:paraId="19FCEF8A" w14:textId="77777777" w:rsidTr="001F1C32">
        <w:tc>
          <w:tcPr>
            <w:tcW w:w="1060" w:type="pct"/>
          </w:tcPr>
          <w:p w14:paraId="78987A2A" w14:textId="77777777" w:rsidR="004D1307" w:rsidRDefault="004D1307" w:rsidP="004D1307">
            <w:pPr>
              <w:pStyle w:val="Body"/>
            </w:pPr>
            <w:r>
              <w:t xml:space="preserve">TXbist phase difference accuracy with V,T,F </w:t>
            </w:r>
          </w:p>
        </w:tc>
        <w:tc>
          <w:tcPr>
            <w:tcW w:w="532" w:type="pct"/>
          </w:tcPr>
          <w:p w14:paraId="0C938E67" w14:textId="77777777" w:rsidR="004D1307" w:rsidRDefault="004D1307" w:rsidP="004D1307">
            <w:pPr>
              <w:pStyle w:val="Body"/>
            </w:pPr>
            <w:r>
              <w:t xml:space="preserve">Tbf </w:t>
            </w:r>
          </w:p>
        </w:tc>
        <w:tc>
          <w:tcPr>
            <w:tcW w:w="468" w:type="pct"/>
          </w:tcPr>
          <w:p w14:paraId="13CAC3B0" w14:textId="6C634813" w:rsidR="004D1307" w:rsidRDefault="004D1307" w:rsidP="004D1307">
            <w:pPr>
              <w:pStyle w:val="Body"/>
            </w:pPr>
            <w:r>
              <w:t>1.6</w:t>
            </w:r>
          </w:p>
        </w:tc>
        <w:tc>
          <w:tcPr>
            <w:tcW w:w="760" w:type="pct"/>
          </w:tcPr>
          <w:p w14:paraId="64C1E83D" w14:textId="77777777" w:rsidR="004D1307" w:rsidRDefault="004D1307" w:rsidP="004D1307">
            <w:pPr>
              <w:pStyle w:val="Body"/>
            </w:pPr>
            <w:r>
              <w:t>tbf</w:t>
            </w:r>
          </w:p>
        </w:tc>
        <w:tc>
          <w:tcPr>
            <w:tcW w:w="757" w:type="pct"/>
          </w:tcPr>
          <w:p w14:paraId="7DF759ED" w14:textId="77777777" w:rsidR="004D1307" w:rsidRDefault="004D1307" w:rsidP="004D1307">
            <w:pPr>
              <w:pStyle w:val="Body"/>
            </w:pPr>
            <w:r>
              <w:t>deg</w:t>
            </w:r>
          </w:p>
        </w:tc>
        <w:tc>
          <w:tcPr>
            <w:tcW w:w="511" w:type="pct"/>
          </w:tcPr>
          <w:p w14:paraId="1541DD46" w14:textId="77777777" w:rsidR="004D1307" w:rsidRDefault="004D1307" w:rsidP="004D1307">
            <w:pPr>
              <w:pStyle w:val="Body"/>
            </w:pPr>
          </w:p>
        </w:tc>
        <w:tc>
          <w:tcPr>
            <w:tcW w:w="912" w:type="pct"/>
          </w:tcPr>
          <w:p w14:paraId="1AD289CB" w14:textId="77777777" w:rsidR="004D1307" w:rsidRDefault="004D1307" w:rsidP="004D1307">
            <w:pPr>
              <w:pStyle w:val="Body"/>
            </w:pPr>
            <w:r>
              <w:t>For phase measurement</w:t>
            </w:r>
          </w:p>
        </w:tc>
      </w:tr>
      <w:tr w:rsidR="004D1307" w14:paraId="328C3982" w14:textId="77777777" w:rsidTr="001F1C32">
        <w:tc>
          <w:tcPr>
            <w:tcW w:w="1060" w:type="pct"/>
          </w:tcPr>
          <w:p w14:paraId="177E3CDA" w14:textId="77777777" w:rsidR="004D1307" w:rsidRDefault="004D1307" w:rsidP="004D1307">
            <w:pPr>
              <w:pStyle w:val="Body"/>
            </w:pPr>
            <w:r>
              <w:t>INL/DNL</w:t>
            </w:r>
          </w:p>
        </w:tc>
        <w:tc>
          <w:tcPr>
            <w:tcW w:w="532" w:type="pct"/>
          </w:tcPr>
          <w:p w14:paraId="60F1481E" w14:textId="77777777" w:rsidR="004D1307" w:rsidRDefault="004D1307" w:rsidP="004D1307">
            <w:pPr>
              <w:pStyle w:val="Body"/>
            </w:pPr>
            <w:r>
              <w:t>-0.5</w:t>
            </w:r>
          </w:p>
        </w:tc>
        <w:tc>
          <w:tcPr>
            <w:tcW w:w="468" w:type="pct"/>
          </w:tcPr>
          <w:p w14:paraId="23688755" w14:textId="77777777" w:rsidR="004D1307" w:rsidRDefault="004D1307" w:rsidP="004D1307">
            <w:pPr>
              <w:pStyle w:val="Body"/>
            </w:pPr>
          </w:p>
        </w:tc>
        <w:tc>
          <w:tcPr>
            <w:tcW w:w="760" w:type="pct"/>
          </w:tcPr>
          <w:p w14:paraId="7C1C98F3" w14:textId="77777777" w:rsidR="004D1307" w:rsidRDefault="004D1307" w:rsidP="004D1307">
            <w:pPr>
              <w:pStyle w:val="Body"/>
            </w:pPr>
            <w:r>
              <w:t>+0.5</w:t>
            </w:r>
          </w:p>
        </w:tc>
        <w:tc>
          <w:tcPr>
            <w:tcW w:w="757" w:type="pct"/>
          </w:tcPr>
          <w:p w14:paraId="702490A5" w14:textId="77777777" w:rsidR="004D1307" w:rsidRDefault="004D1307" w:rsidP="004D1307">
            <w:pPr>
              <w:pStyle w:val="Body"/>
            </w:pPr>
            <w:r>
              <w:t>deg</w:t>
            </w:r>
          </w:p>
        </w:tc>
        <w:tc>
          <w:tcPr>
            <w:tcW w:w="511" w:type="pct"/>
          </w:tcPr>
          <w:p w14:paraId="45CDF936" w14:textId="77777777" w:rsidR="004D1307" w:rsidRDefault="004D1307" w:rsidP="004D1307">
            <w:pPr>
              <w:pStyle w:val="Body"/>
            </w:pPr>
          </w:p>
        </w:tc>
        <w:tc>
          <w:tcPr>
            <w:tcW w:w="912" w:type="pct"/>
          </w:tcPr>
          <w:p w14:paraId="09DE5C6B" w14:textId="77777777" w:rsidR="004D1307" w:rsidRDefault="004D1307" w:rsidP="004D1307">
            <w:pPr>
              <w:pStyle w:val="Body"/>
            </w:pPr>
          </w:p>
        </w:tc>
      </w:tr>
      <w:tr w:rsidR="004D1307" w14:paraId="19E6A379" w14:textId="77777777" w:rsidTr="001F1C32">
        <w:tc>
          <w:tcPr>
            <w:tcW w:w="1060" w:type="pct"/>
          </w:tcPr>
          <w:p w14:paraId="4886F263" w14:textId="77777777" w:rsidR="004D1307" w:rsidRDefault="004D1307" w:rsidP="004D1307">
            <w:pPr>
              <w:pStyle w:val="Body"/>
            </w:pPr>
            <w:r>
              <w:t>TX phase range</w:t>
            </w:r>
          </w:p>
        </w:tc>
        <w:tc>
          <w:tcPr>
            <w:tcW w:w="532" w:type="pct"/>
          </w:tcPr>
          <w:p w14:paraId="7C0DA8B6" w14:textId="77777777" w:rsidR="004D1307" w:rsidRDefault="004D1307" w:rsidP="004D1307">
            <w:pPr>
              <w:pStyle w:val="Body"/>
            </w:pPr>
            <w:r>
              <w:t>-180</w:t>
            </w:r>
          </w:p>
        </w:tc>
        <w:tc>
          <w:tcPr>
            <w:tcW w:w="468" w:type="pct"/>
          </w:tcPr>
          <w:p w14:paraId="330E4BC6" w14:textId="77777777" w:rsidR="004D1307" w:rsidRDefault="004D1307" w:rsidP="004D1307">
            <w:pPr>
              <w:pStyle w:val="Body"/>
            </w:pPr>
          </w:p>
        </w:tc>
        <w:tc>
          <w:tcPr>
            <w:tcW w:w="760" w:type="pct"/>
          </w:tcPr>
          <w:p w14:paraId="467DB5EF" w14:textId="77777777" w:rsidR="004D1307" w:rsidRDefault="004D1307" w:rsidP="004D1307">
            <w:pPr>
              <w:pStyle w:val="Body"/>
            </w:pPr>
            <w:r>
              <w:t>180</w:t>
            </w:r>
          </w:p>
        </w:tc>
        <w:tc>
          <w:tcPr>
            <w:tcW w:w="757" w:type="pct"/>
          </w:tcPr>
          <w:p w14:paraId="5FB964D8" w14:textId="77777777" w:rsidR="004D1307" w:rsidRDefault="004D1307" w:rsidP="004D1307">
            <w:pPr>
              <w:pStyle w:val="Body"/>
            </w:pPr>
            <w:r>
              <w:t>deg</w:t>
            </w:r>
          </w:p>
        </w:tc>
        <w:tc>
          <w:tcPr>
            <w:tcW w:w="511" w:type="pct"/>
          </w:tcPr>
          <w:p w14:paraId="665E9632" w14:textId="77777777" w:rsidR="004D1307" w:rsidRDefault="004D1307" w:rsidP="004D1307">
            <w:pPr>
              <w:pStyle w:val="Body"/>
            </w:pPr>
          </w:p>
        </w:tc>
        <w:tc>
          <w:tcPr>
            <w:tcW w:w="912" w:type="pct"/>
          </w:tcPr>
          <w:p w14:paraId="55B4F34D" w14:textId="77777777" w:rsidR="004D1307" w:rsidRDefault="00665719" w:rsidP="004D1307">
            <w:pPr>
              <w:pStyle w:val="Body"/>
            </w:pPr>
            <w:hyperlink r:id="rId110" w:history="1">
              <w:r w:rsidR="004D1307" w:rsidRPr="00986981">
                <w:rPr>
                  <w:rStyle w:val="Hyperlink"/>
                </w:rPr>
                <w:t>artf1099005</w:t>
              </w:r>
            </w:hyperlink>
          </w:p>
        </w:tc>
      </w:tr>
      <w:tr w:rsidR="004D1307" w14:paraId="16FE98FF" w14:textId="77777777" w:rsidTr="001F1C32">
        <w:tc>
          <w:tcPr>
            <w:tcW w:w="1060" w:type="pct"/>
          </w:tcPr>
          <w:p w14:paraId="401A0BE9" w14:textId="55641D20" w:rsidR="004D1307" w:rsidRDefault="004D1307" w:rsidP="004D1307">
            <w:pPr>
              <w:pStyle w:val="Body"/>
            </w:pPr>
            <w:r>
              <w:t>Isolation between 2 inputs in on/off mode</w:t>
            </w:r>
          </w:p>
        </w:tc>
        <w:tc>
          <w:tcPr>
            <w:tcW w:w="532" w:type="pct"/>
          </w:tcPr>
          <w:p w14:paraId="4247B0E7" w14:textId="16592886" w:rsidR="004D1307" w:rsidRDefault="004D1307" w:rsidP="004D1307">
            <w:pPr>
              <w:pStyle w:val="Body"/>
            </w:pPr>
            <w:r>
              <w:t>10tbc</w:t>
            </w:r>
          </w:p>
        </w:tc>
        <w:tc>
          <w:tcPr>
            <w:tcW w:w="468" w:type="pct"/>
          </w:tcPr>
          <w:p w14:paraId="535A5DCA" w14:textId="77777777" w:rsidR="004D1307" w:rsidRDefault="004D1307" w:rsidP="004D1307">
            <w:pPr>
              <w:pStyle w:val="Body"/>
            </w:pPr>
          </w:p>
        </w:tc>
        <w:tc>
          <w:tcPr>
            <w:tcW w:w="760" w:type="pct"/>
          </w:tcPr>
          <w:p w14:paraId="4CCD0059" w14:textId="77777777" w:rsidR="004D1307" w:rsidRDefault="004D1307" w:rsidP="004D1307">
            <w:pPr>
              <w:pStyle w:val="Body"/>
            </w:pPr>
          </w:p>
        </w:tc>
        <w:tc>
          <w:tcPr>
            <w:tcW w:w="757" w:type="pct"/>
          </w:tcPr>
          <w:p w14:paraId="6F933ABC" w14:textId="77777777" w:rsidR="004D1307" w:rsidRDefault="004D1307" w:rsidP="004D1307">
            <w:pPr>
              <w:pStyle w:val="Body"/>
            </w:pPr>
            <w:r>
              <w:t>dB</w:t>
            </w:r>
          </w:p>
        </w:tc>
        <w:tc>
          <w:tcPr>
            <w:tcW w:w="511" w:type="pct"/>
          </w:tcPr>
          <w:p w14:paraId="7E41276B" w14:textId="77777777" w:rsidR="004D1307" w:rsidRDefault="004D1307" w:rsidP="004D1307">
            <w:pPr>
              <w:pStyle w:val="Body"/>
            </w:pPr>
          </w:p>
        </w:tc>
        <w:tc>
          <w:tcPr>
            <w:tcW w:w="912" w:type="pct"/>
          </w:tcPr>
          <w:p w14:paraId="24922E15" w14:textId="5D6DA823" w:rsidR="004D1307" w:rsidRDefault="004D1307" w:rsidP="004D1307">
            <w:pPr>
              <w:pStyle w:val="Body"/>
            </w:pPr>
          </w:p>
        </w:tc>
      </w:tr>
      <w:tr w:rsidR="004D1307" w14:paraId="642656F9" w14:textId="77777777" w:rsidTr="001F1C32">
        <w:tc>
          <w:tcPr>
            <w:tcW w:w="1060" w:type="pct"/>
          </w:tcPr>
          <w:p w14:paraId="343A6585" w14:textId="2656C1CA" w:rsidR="004D1307" w:rsidRDefault="004D1307" w:rsidP="004D1307">
            <w:pPr>
              <w:pStyle w:val="Body"/>
            </w:pPr>
            <w:r>
              <w:t>Isolation between 2 TXs in on/off mode</w:t>
            </w:r>
          </w:p>
        </w:tc>
        <w:tc>
          <w:tcPr>
            <w:tcW w:w="532" w:type="pct"/>
          </w:tcPr>
          <w:p w14:paraId="3F557629" w14:textId="34402FB9" w:rsidR="004D1307" w:rsidRDefault="004D1307" w:rsidP="004D1307">
            <w:pPr>
              <w:pStyle w:val="Body"/>
            </w:pPr>
            <w:r>
              <w:t>50</w:t>
            </w:r>
          </w:p>
        </w:tc>
        <w:tc>
          <w:tcPr>
            <w:tcW w:w="468" w:type="pct"/>
          </w:tcPr>
          <w:p w14:paraId="4CA2CA60" w14:textId="77777777" w:rsidR="004D1307" w:rsidRDefault="004D1307" w:rsidP="004D1307">
            <w:pPr>
              <w:pStyle w:val="Body"/>
            </w:pPr>
          </w:p>
        </w:tc>
        <w:tc>
          <w:tcPr>
            <w:tcW w:w="760" w:type="pct"/>
          </w:tcPr>
          <w:p w14:paraId="1C3AA9A8" w14:textId="77777777" w:rsidR="004D1307" w:rsidRDefault="004D1307" w:rsidP="004D1307">
            <w:pPr>
              <w:pStyle w:val="Body"/>
            </w:pPr>
          </w:p>
        </w:tc>
        <w:tc>
          <w:tcPr>
            <w:tcW w:w="757" w:type="pct"/>
          </w:tcPr>
          <w:p w14:paraId="118B5146" w14:textId="79B2E0A6" w:rsidR="004D1307" w:rsidRDefault="004D1307" w:rsidP="004D1307">
            <w:pPr>
              <w:pStyle w:val="Body"/>
            </w:pPr>
            <w:r>
              <w:t>dB</w:t>
            </w:r>
          </w:p>
        </w:tc>
        <w:tc>
          <w:tcPr>
            <w:tcW w:w="511" w:type="pct"/>
          </w:tcPr>
          <w:p w14:paraId="28B9A999" w14:textId="77777777" w:rsidR="004D1307" w:rsidRDefault="004D1307" w:rsidP="004D1307">
            <w:pPr>
              <w:pStyle w:val="Body"/>
            </w:pPr>
          </w:p>
        </w:tc>
        <w:tc>
          <w:tcPr>
            <w:tcW w:w="912" w:type="pct"/>
          </w:tcPr>
          <w:p w14:paraId="75AC0AC6" w14:textId="77777777" w:rsidR="004D1307" w:rsidRDefault="004D1307" w:rsidP="004D1307">
            <w:pPr>
              <w:pStyle w:val="Body"/>
            </w:pPr>
          </w:p>
        </w:tc>
      </w:tr>
      <w:tr w:rsidR="004D1307" w14:paraId="422B09B8" w14:textId="77777777" w:rsidTr="001F1C32">
        <w:tc>
          <w:tcPr>
            <w:tcW w:w="1060" w:type="pct"/>
          </w:tcPr>
          <w:p w14:paraId="40403F69" w14:textId="77777777" w:rsidR="004D1307" w:rsidRDefault="004D1307" w:rsidP="004D1307">
            <w:pPr>
              <w:pStyle w:val="Body"/>
            </w:pPr>
            <w:r>
              <w:t>SNR at VGA output</w:t>
            </w:r>
          </w:p>
        </w:tc>
        <w:tc>
          <w:tcPr>
            <w:tcW w:w="532" w:type="pct"/>
          </w:tcPr>
          <w:p w14:paraId="7BCD71A3" w14:textId="75744776" w:rsidR="004D1307" w:rsidRDefault="004D1307" w:rsidP="004D1307">
            <w:pPr>
              <w:pStyle w:val="Body"/>
            </w:pPr>
            <w:r>
              <w:t>40</w:t>
            </w:r>
          </w:p>
        </w:tc>
        <w:tc>
          <w:tcPr>
            <w:tcW w:w="468" w:type="pct"/>
          </w:tcPr>
          <w:p w14:paraId="138D79E5" w14:textId="77777777" w:rsidR="004D1307" w:rsidRDefault="004D1307" w:rsidP="004D1307">
            <w:pPr>
              <w:pStyle w:val="Body"/>
            </w:pPr>
          </w:p>
        </w:tc>
        <w:tc>
          <w:tcPr>
            <w:tcW w:w="760" w:type="pct"/>
          </w:tcPr>
          <w:p w14:paraId="358A0D73" w14:textId="77777777" w:rsidR="004D1307" w:rsidRDefault="004D1307" w:rsidP="004D1307">
            <w:pPr>
              <w:pStyle w:val="Body"/>
            </w:pPr>
          </w:p>
        </w:tc>
        <w:tc>
          <w:tcPr>
            <w:tcW w:w="757" w:type="pct"/>
          </w:tcPr>
          <w:p w14:paraId="0C32C4A8" w14:textId="77777777" w:rsidR="004D1307" w:rsidRDefault="004D1307" w:rsidP="004D1307">
            <w:pPr>
              <w:pStyle w:val="Body"/>
            </w:pPr>
            <w:r>
              <w:t>dB</w:t>
            </w:r>
          </w:p>
        </w:tc>
        <w:tc>
          <w:tcPr>
            <w:tcW w:w="511" w:type="pct"/>
          </w:tcPr>
          <w:p w14:paraId="12AF0646" w14:textId="77777777" w:rsidR="004D1307" w:rsidRDefault="004D1307" w:rsidP="004D1307">
            <w:pPr>
              <w:pStyle w:val="Body"/>
            </w:pPr>
          </w:p>
        </w:tc>
        <w:tc>
          <w:tcPr>
            <w:tcW w:w="912" w:type="pct"/>
          </w:tcPr>
          <w:p w14:paraId="5F906978" w14:textId="396AFF2F" w:rsidR="004D1307" w:rsidRDefault="004D1307" w:rsidP="004D1307">
            <w:pPr>
              <w:pStyle w:val="Body"/>
            </w:pPr>
            <w:r>
              <w:t>On 10K-10MHz BW</w:t>
            </w:r>
          </w:p>
        </w:tc>
      </w:tr>
      <w:tr w:rsidR="004D1307" w14:paraId="3D4A5B31" w14:textId="77777777" w:rsidTr="001F1C32">
        <w:tc>
          <w:tcPr>
            <w:tcW w:w="1060" w:type="pct"/>
          </w:tcPr>
          <w:p w14:paraId="0820AB9E" w14:textId="77777777" w:rsidR="004D1307" w:rsidRDefault="004D1307" w:rsidP="004D1307">
            <w:pPr>
              <w:pStyle w:val="Body"/>
            </w:pPr>
            <w:r>
              <w:t>TXbist settling time</w:t>
            </w:r>
          </w:p>
        </w:tc>
        <w:tc>
          <w:tcPr>
            <w:tcW w:w="532" w:type="pct"/>
          </w:tcPr>
          <w:p w14:paraId="686482B8" w14:textId="77777777" w:rsidR="004D1307" w:rsidRDefault="004D1307" w:rsidP="004D1307">
            <w:pPr>
              <w:pStyle w:val="Body"/>
            </w:pPr>
          </w:p>
        </w:tc>
        <w:tc>
          <w:tcPr>
            <w:tcW w:w="468" w:type="pct"/>
          </w:tcPr>
          <w:p w14:paraId="72F7C121" w14:textId="77777777" w:rsidR="004D1307" w:rsidRDefault="004D1307" w:rsidP="004D1307">
            <w:pPr>
              <w:pStyle w:val="Body"/>
            </w:pPr>
          </w:p>
        </w:tc>
        <w:tc>
          <w:tcPr>
            <w:tcW w:w="760" w:type="pct"/>
          </w:tcPr>
          <w:p w14:paraId="25B90B99" w14:textId="40E02230" w:rsidR="004D1307" w:rsidRDefault="004D1307" w:rsidP="004D1307">
            <w:pPr>
              <w:pStyle w:val="Body"/>
            </w:pPr>
            <w:r>
              <w:t>1.25</w:t>
            </w:r>
          </w:p>
        </w:tc>
        <w:tc>
          <w:tcPr>
            <w:tcW w:w="757" w:type="pct"/>
          </w:tcPr>
          <w:p w14:paraId="46FEA2C1" w14:textId="718C6B58" w:rsidR="004D1307" w:rsidRDefault="004D1307" w:rsidP="004D1307">
            <w:pPr>
              <w:pStyle w:val="Body"/>
            </w:pPr>
            <w:r>
              <w:t>us</w:t>
            </w:r>
          </w:p>
        </w:tc>
        <w:tc>
          <w:tcPr>
            <w:tcW w:w="511" w:type="pct"/>
          </w:tcPr>
          <w:p w14:paraId="31B6AC77" w14:textId="77777777" w:rsidR="004D1307" w:rsidRDefault="004D1307" w:rsidP="004D1307">
            <w:pPr>
              <w:pStyle w:val="Body"/>
            </w:pPr>
          </w:p>
        </w:tc>
        <w:tc>
          <w:tcPr>
            <w:tcW w:w="912" w:type="pct"/>
          </w:tcPr>
          <w:p w14:paraId="48032FB7" w14:textId="77777777" w:rsidR="004D1307" w:rsidRDefault="004D1307" w:rsidP="004D1307">
            <w:pPr>
              <w:pStyle w:val="Body"/>
            </w:pPr>
            <w:r>
              <w:t>For fast measurement</w:t>
            </w:r>
          </w:p>
        </w:tc>
      </w:tr>
      <w:tr w:rsidR="004D1307" w14:paraId="1943EED6" w14:textId="77777777" w:rsidTr="001F1C32">
        <w:tc>
          <w:tcPr>
            <w:tcW w:w="1060" w:type="pct"/>
          </w:tcPr>
          <w:p w14:paraId="3A1EC560" w14:textId="332BF0C5" w:rsidR="004D1307" w:rsidRDefault="004D1307" w:rsidP="004D1307">
            <w:pPr>
              <w:pStyle w:val="Body"/>
            </w:pPr>
            <w:r w:rsidRPr="004D1307">
              <w:t>TXbist settling time with filter bypass</w:t>
            </w:r>
          </w:p>
        </w:tc>
        <w:tc>
          <w:tcPr>
            <w:tcW w:w="532" w:type="pct"/>
          </w:tcPr>
          <w:p w14:paraId="4986BE0E" w14:textId="77777777" w:rsidR="004D1307" w:rsidRDefault="004D1307" w:rsidP="004D1307">
            <w:pPr>
              <w:pStyle w:val="Body"/>
            </w:pPr>
          </w:p>
        </w:tc>
        <w:tc>
          <w:tcPr>
            <w:tcW w:w="468" w:type="pct"/>
          </w:tcPr>
          <w:p w14:paraId="5135F22E" w14:textId="77777777" w:rsidR="004D1307" w:rsidRDefault="004D1307" w:rsidP="004D1307">
            <w:pPr>
              <w:pStyle w:val="Body"/>
            </w:pPr>
          </w:p>
        </w:tc>
        <w:tc>
          <w:tcPr>
            <w:tcW w:w="760" w:type="pct"/>
          </w:tcPr>
          <w:p w14:paraId="1D98B969" w14:textId="6EEEB59C" w:rsidR="004D1307" w:rsidRDefault="004D1307" w:rsidP="004D1307">
            <w:pPr>
              <w:pStyle w:val="Body"/>
            </w:pPr>
            <w:r>
              <w:t>50</w:t>
            </w:r>
          </w:p>
        </w:tc>
        <w:tc>
          <w:tcPr>
            <w:tcW w:w="757" w:type="pct"/>
          </w:tcPr>
          <w:p w14:paraId="070DBDCD" w14:textId="3B177E20" w:rsidR="004D1307" w:rsidRDefault="004D1307" w:rsidP="004D1307">
            <w:pPr>
              <w:pStyle w:val="Body"/>
            </w:pPr>
            <w:r>
              <w:t>ns</w:t>
            </w:r>
          </w:p>
        </w:tc>
        <w:tc>
          <w:tcPr>
            <w:tcW w:w="511" w:type="pct"/>
          </w:tcPr>
          <w:p w14:paraId="35370DFB" w14:textId="77777777" w:rsidR="004D1307" w:rsidRDefault="004D1307" w:rsidP="004D1307">
            <w:pPr>
              <w:pStyle w:val="Body"/>
            </w:pPr>
          </w:p>
        </w:tc>
        <w:tc>
          <w:tcPr>
            <w:tcW w:w="912" w:type="pct"/>
          </w:tcPr>
          <w:p w14:paraId="1C202BFB" w14:textId="77777777" w:rsidR="004D1307" w:rsidRDefault="004D1307" w:rsidP="004D1307">
            <w:pPr>
              <w:pStyle w:val="Body"/>
            </w:pPr>
          </w:p>
        </w:tc>
      </w:tr>
      <w:tr w:rsidR="004D1307" w14:paraId="0AAC40B0" w14:textId="77777777" w:rsidTr="001F1C32">
        <w:tc>
          <w:tcPr>
            <w:tcW w:w="1060" w:type="pct"/>
          </w:tcPr>
          <w:p w14:paraId="56F19999" w14:textId="06CFC573" w:rsidR="004D1307" w:rsidRDefault="004D1307" w:rsidP="004D1307">
            <w:pPr>
              <w:pStyle w:val="Body"/>
            </w:pPr>
            <w:r>
              <w:t>Power consumption txbist</w:t>
            </w:r>
            <w:r w:rsidR="00EA1D64">
              <w:t>(on 1.45V)</w:t>
            </w:r>
          </w:p>
        </w:tc>
        <w:tc>
          <w:tcPr>
            <w:tcW w:w="532" w:type="pct"/>
          </w:tcPr>
          <w:p w14:paraId="0D9E74A0" w14:textId="77777777" w:rsidR="004D1307" w:rsidRDefault="004D1307" w:rsidP="004D1307">
            <w:pPr>
              <w:pStyle w:val="Body"/>
            </w:pPr>
          </w:p>
        </w:tc>
        <w:tc>
          <w:tcPr>
            <w:tcW w:w="468" w:type="pct"/>
          </w:tcPr>
          <w:p w14:paraId="12ECE323" w14:textId="77777777" w:rsidR="004D1307" w:rsidRDefault="004D1307" w:rsidP="004D1307">
            <w:pPr>
              <w:pStyle w:val="Body"/>
            </w:pPr>
          </w:p>
        </w:tc>
        <w:tc>
          <w:tcPr>
            <w:tcW w:w="760" w:type="pct"/>
          </w:tcPr>
          <w:p w14:paraId="24D2745B" w14:textId="77777777" w:rsidR="004D1307" w:rsidRDefault="004D1307" w:rsidP="004D1307">
            <w:pPr>
              <w:pStyle w:val="Body"/>
            </w:pPr>
            <w:r>
              <w:t>10</w:t>
            </w:r>
          </w:p>
        </w:tc>
        <w:tc>
          <w:tcPr>
            <w:tcW w:w="757" w:type="pct"/>
          </w:tcPr>
          <w:p w14:paraId="38C69B34" w14:textId="77777777" w:rsidR="004D1307" w:rsidRDefault="004D1307" w:rsidP="004D1307">
            <w:pPr>
              <w:pStyle w:val="Body"/>
            </w:pPr>
            <w:r>
              <w:t>mA</w:t>
            </w:r>
          </w:p>
        </w:tc>
        <w:tc>
          <w:tcPr>
            <w:tcW w:w="511" w:type="pct"/>
          </w:tcPr>
          <w:p w14:paraId="363CF30E" w14:textId="77777777" w:rsidR="004D1307" w:rsidRDefault="004D1307" w:rsidP="004D1307">
            <w:pPr>
              <w:pStyle w:val="Body"/>
            </w:pPr>
          </w:p>
        </w:tc>
        <w:tc>
          <w:tcPr>
            <w:tcW w:w="912" w:type="pct"/>
          </w:tcPr>
          <w:p w14:paraId="5B453FC5" w14:textId="77777777" w:rsidR="004D1307" w:rsidRDefault="00665719" w:rsidP="004D1307">
            <w:pPr>
              <w:pStyle w:val="Body"/>
            </w:pPr>
            <w:hyperlink r:id="rId111" w:history="1">
              <w:r w:rsidR="004D1307">
                <w:rPr>
                  <w:rStyle w:val="Hyperlink"/>
                </w:rPr>
                <w:t>artf120475</w:t>
              </w:r>
            </w:hyperlink>
          </w:p>
        </w:tc>
      </w:tr>
      <w:tr w:rsidR="004D1307" w14:paraId="7A37A28D" w14:textId="77777777" w:rsidTr="001F1C32">
        <w:tc>
          <w:tcPr>
            <w:tcW w:w="1060" w:type="pct"/>
          </w:tcPr>
          <w:p w14:paraId="0D3A446E" w14:textId="7EB8706A" w:rsidR="004D1307" w:rsidRDefault="004D1307" w:rsidP="004D1307">
            <w:pPr>
              <w:pStyle w:val="Body"/>
            </w:pPr>
            <w:r>
              <w:t>Powerdown current txbist</w:t>
            </w:r>
            <w:r w:rsidR="00EA1D64">
              <w:t>(on 1.8V or 1.45V)</w:t>
            </w:r>
          </w:p>
        </w:tc>
        <w:tc>
          <w:tcPr>
            <w:tcW w:w="532" w:type="pct"/>
          </w:tcPr>
          <w:p w14:paraId="0F5FF50C" w14:textId="77777777" w:rsidR="004D1307" w:rsidRDefault="004D1307" w:rsidP="004D1307">
            <w:pPr>
              <w:pStyle w:val="Body"/>
            </w:pPr>
          </w:p>
        </w:tc>
        <w:tc>
          <w:tcPr>
            <w:tcW w:w="468" w:type="pct"/>
          </w:tcPr>
          <w:p w14:paraId="6F4892F7" w14:textId="74E25E3D" w:rsidR="004D1307" w:rsidRDefault="004D1307" w:rsidP="004D1307">
            <w:pPr>
              <w:pStyle w:val="Body"/>
            </w:pPr>
          </w:p>
        </w:tc>
        <w:tc>
          <w:tcPr>
            <w:tcW w:w="760" w:type="pct"/>
          </w:tcPr>
          <w:p w14:paraId="4E3B041E" w14:textId="6746656F" w:rsidR="004D1307" w:rsidRDefault="00F52C72" w:rsidP="004D1307">
            <w:pPr>
              <w:pStyle w:val="Body"/>
            </w:pPr>
            <w:r>
              <w:t>100</w:t>
            </w:r>
          </w:p>
        </w:tc>
        <w:tc>
          <w:tcPr>
            <w:tcW w:w="757" w:type="pct"/>
          </w:tcPr>
          <w:p w14:paraId="4919CC70" w14:textId="7C432CD1" w:rsidR="004D1307" w:rsidRDefault="004D1307" w:rsidP="004D1307">
            <w:pPr>
              <w:pStyle w:val="Body"/>
            </w:pPr>
            <w:r>
              <w:t>uA</w:t>
            </w:r>
          </w:p>
        </w:tc>
        <w:tc>
          <w:tcPr>
            <w:tcW w:w="511" w:type="pct"/>
          </w:tcPr>
          <w:p w14:paraId="7DC4C0D9" w14:textId="77777777" w:rsidR="004D1307" w:rsidRDefault="004D1307" w:rsidP="004D1307">
            <w:pPr>
              <w:pStyle w:val="Body"/>
            </w:pPr>
          </w:p>
        </w:tc>
        <w:tc>
          <w:tcPr>
            <w:tcW w:w="912" w:type="pct"/>
          </w:tcPr>
          <w:p w14:paraId="00272EB6" w14:textId="77777777" w:rsidR="004D1307" w:rsidRDefault="00665719" w:rsidP="004D1307">
            <w:pPr>
              <w:pStyle w:val="Body"/>
            </w:pPr>
            <w:hyperlink r:id="rId112" w:history="1">
              <w:r w:rsidR="004D1307">
                <w:rPr>
                  <w:rStyle w:val="Hyperlink"/>
                </w:rPr>
                <w:t>artf1098963</w:t>
              </w:r>
            </w:hyperlink>
          </w:p>
        </w:tc>
      </w:tr>
      <w:tr w:rsidR="004D1307" w14:paraId="7CD45E50" w14:textId="77777777" w:rsidTr="001F1C32">
        <w:tc>
          <w:tcPr>
            <w:tcW w:w="1060" w:type="pct"/>
          </w:tcPr>
          <w:p w14:paraId="4EDB37D9" w14:textId="77777777" w:rsidR="004D1307" w:rsidRDefault="004D1307" w:rsidP="004D1307">
            <w:pPr>
              <w:pStyle w:val="Body"/>
            </w:pPr>
            <w:r>
              <w:t xml:space="preserve">Startup time/powerdown </w:t>
            </w:r>
          </w:p>
        </w:tc>
        <w:tc>
          <w:tcPr>
            <w:tcW w:w="532" w:type="pct"/>
          </w:tcPr>
          <w:p w14:paraId="4AFA4ECE" w14:textId="77777777" w:rsidR="004D1307" w:rsidRDefault="004D1307" w:rsidP="004D1307">
            <w:pPr>
              <w:pStyle w:val="Body"/>
            </w:pPr>
          </w:p>
        </w:tc>
        <w:tc>
          <w:tcPr>
            <w:tcW w:w="468" w:type="pct"/>
          </w:tcPr>
          <w:p w14:paraId="7FAE1FE8" w14:textId="77777777" w:rsidR="004D1307" w:rsidRDefault="004D1307" w:rsidP="004D1307">
            <w:pPr>
              <w:pStyle w:val="Body"/>
            </w:pPr>
          </w:p>
        </w:tc>
        <w:tc>
          <w:tcPr>
            <w:tcW w:w="760" w:type="pct"/>
          </w:tcPr>
          <w:p w14:paraId="560AF6C6" w14:textId="2D685A68" w:rsidR="004D1307" w:rsidRDefault="004D1307" w:rsidP="004D1307">
            <w:pPr>
              <w:pStyle w:val="Body"/>
            </w:pPr>
            <w:r>
              <w:t>1</w:t>
            </w:r>
          </w:p>
        </w:tc>
        <w:tc>
          <w:tcPr>
            <w:tcW w:w="757" w:type="pct"/>
          </w:tcPr>
          <w:p w14:paraId="7DA9EE8E" w14:textId="77777777" w:rsidR="004D1307" w:rsidRDefault="004D1307" w:rsidP="004D1307">
            <w:pPr>
              <w:pStyle w:val="Body"/>
            </w:pPr>
            <w:r>
              <w:t>us</w:t>
            </w:r>
          </w:p>
        </w:tc>
        <w:tc>
          <w:tcPr>
            <w:tcW w:w="511" w:type="pct"/>
          </w:tcPr>
          <w:p w14:paraId="7B31BB9D" w14:textId="77777777" w:rsidR="004D1307" w:rsidRDefault="004D1307" w:rsidP="004D1307">
            <w:pPr>
              <w:pStyle w:val="Body"/>
            </w:pPr>
          </w:p>
        </w:tc>
        <w:tc>
          <w:tcPr>
            <w:tcW w:w="912" w:type="pct"/>
          </w:tcPr>
          <w:p w14:paraId="3DF763F5" w14:textId="77777777" w:rsidR="004D1307" w:rsidRDefault="004D1307" w:rsidP="004D1307">
            <w:pPr>
              <w:pStyle w:val="Body"/>
            </w:pPr>
            <w:r>
              <w:t>From poweron to signal out</w:t>
            </w:r>
          </w:p>
          <w:p w14:paraId="56C27376" w14:textId="77777777" w:rsidR="004D1307" w:rsidRDefault="00665719" w:rsidP="004D1307">
            <w:pPr>
              <w:pStyle w:val="Body"/>
            </w:pPr>
            <w:hyperlink r:id="rId113" w:history="1">
              <w:r w:rsidR="004D1307" w:rsidRPr="00854CAC">
                <w:rPr>
                  <w:rStyle w:val="Hyperlink"/>
                </w:rPr>
                <w:t>artf1204723</w:t>
              </w:r>
            </w:hyperlink>
          </w:p>
        </w:tc>
      </w:tr>
      <w:tr w:rsidR="004D1307" w14:paraId="05FCAAE6" w14:textId="77777777" w:rsidTr="001F1C32">
        <w:tc>
          <w:tcPr>
            <w:tcW w:w="1060" w:type="pct"/>
          </w:tcPr>
          <w:p w14:paraId="7A332B34" w14:textId="77777777" w:rsidR="004D1307" w:rsidRDefault="004D1307" w:rsidP="004D1307">
            <w:pPr>
              <w:pStyle w:val="Body"/>
            </w:pPr>
            <w:r>
              <w:t>Silicon area</w:t>
            </w:r>
          </w:p>
        </w:tc>
        <w:tc>
          <w:tcPr>
            <w:tcW w:w="532" w:type="pct"/>
          </w:tcPr>
          <w:p w14:paraId="180D6BBE" w14:textId="77777777" w:rsidR="004D1307" w:rsidRDefault="004D1307" w:rsidP="004D1307">
            <w:pPr>
              <w:pStyle w:val="Body"/>
            </w:pPr>
          </w:p>
        </w:tc>
        <w:tc>
          <w:tcPr>
            <w:tcW w:w="468" w:type="pct"/>
          </w:tcPr>
          <w:p w14:paraId="55EB299F" w14:textId="77777777" w:rsidR="004D1307" w:rsidRDefault="004D1307" w:rsidP="004D1307">
            <w:pPr>
              <w:pStyle w:val="Body"/>
            </w:pPr>
          </w:p>
        </w:tc>
        <w:tc>
          <w:tcPr>
            <w:tcW w:w="760" w:type="pct"/>
          </w:tcPr>
          <w:p w14:paraId="39A88B2F" w14:textId="77777777" w:rsidR="004D1307" w:rsidRDefault="004D1307" w:rsidP="004D1307">
            <w:pPr>
              <w:pStyle w:val="Body"/>
            </w:pPr>
            <w:r>
              <w:t>tbf</w:t>
            </w:r>
          </w:p>
        </w:tc>
        <w:tc>
          <w:tcPr>
            <w:tcW w:w="757" w:type="pct"/>
          </w:tcPr>
          <w:p w14:paraId="11F05C6C" w14:textId="77777777" w:rsidR="004D1307" w:rsidRDefault="004D1307" w:rsidP="004D1307">
            <w:pPr>
              <w:pStyle w:val="Body"/>
            </w:pPr>
          </w:p>
        </w:tc>
        <w:tc>
          <w:tcPr>
            <w:tcW w:w="511" w:type="pct"/>
          </w:tcPr>
          <w:p w14:paraId="4D16669D" w14:textId="77777777" w:rsidR="004D1307" w:rsidRDefault="004D1307" w:rsidP="004D1307">
            <w:pPr>
              <w:pStyle w:val="Body"/>
            </w:pPr>
          </w:p>
        </w:tc>
        <w:tc>
          <w:tcPr>
            <w:tcW w:w="912" w:type="pct"/>
          </w:tcPr>
          <w:p w14:paraId="6F6B6488" w14:textId="77777777" w:rsidR="004D1307" w:rsidRDefault="004D1307" w:rsidP="004D1307">
            <w:pPr>
              <w:pStyle w:val="Body"/>
            </w:pPr>
          </w:p>
        </w:tc>
      </w:tr>
    </w:tbl>
    <w:p w14:paraId="4934E5D6" w14:textId="2F32393C" w:rsidR="001753B3" w:rsidRDefault="001753B3" w:rsidP="001753B3">
      <w:pPr>
        <w:pStyle w:val="Caption"/>
        <w:keepNext/>
        <w:jc w:val="center"/>
      </w:pPr>
      <w:bookmarkStart w:id="780" w:name="_Toc42511874"/>
      <w:r>
        <w:t xml:space="preserve">Table </w:t>
      </w:r>
      <w:r>
        <w:fldChar w:fldCharType="begin"/>
      </w:r>
      <w:r>
        <w:instrText xml:space="preserve"> SEQ Table \* ARABIC </w:instrText>
      </w:r>
      <w:r>
        <w:fldChar w:fldCharType="separate"/>
      </w:r>
      <w:r w:rsidR="00403FDA">
        <w:rPr>
          <w:noProof/>
        </w:rPr>
        <w:t>15</w:t>
      </w:r>
      <w:r>
        <w:rPr>
          <w:noProof/>
        </w:rPr>
        <w:fldChar w:fldCharType="end"/>
      </w:r>
      <w:r w:rsidR="00403FDA">
        <w:rPr>
          <w:noProof/>
        </w:rPr>
        <w:t>:</w:t>
      </w:r>
      <w:r>
        <w:t xml:space="preserve"> TXBist specification</w:t>
      </w:r>
      <w:bookmarkEnd w:id="780"/>
    </w:p>
    <w:p w14:paraId="10119919" w14:textId="77777777" w:rsidR="00F92A51" w:rsidRDefault="00F92A51">
      <w:pPr>
        <w:pStyle w:val="Heading2"/>
      </w:pPr>
      <w:bookmarkStart w:id="781" w:name="_Toc49245222"/>
      <w:r>
        <w:t>Design Decisions (to be logged in DOORS AS)</w:t>
      </w:r>
      <w:bookmarkEnd w:id="7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0"/>
      </w:tblGrid>
      <w:tr w:rsidR="004D0626" w:rsidRPr="004D0626" w14:paraId="567BE98B" w14:textId="77777777" w:rsidTr="00522742">
        <w:trPr>
          <w:trHeight w:val="264"/>
        </w:trPr>
        <w:tc>
          <w:tcPr>
            <w:tcW w:w="5000" w:type="pct"/>
            <w:shd w:val="clear" w:color="auto" w:fill="auto"/>
            <w:noWrap/>
            <w:vAlign w:val="bottom"/>
            <w:hideMark/>
          </w:tcPr>
          <w:p w14:paraId="0F62A5B6" w14:textId="77777777" w:rsidR="004D0626" w:rsidRPr="004D0626" w:rsidRDefault="004D0626" w:rsidP="004D0626">
            <w:pPr>
              <w:ind w:left="0"/>
              <w:rPr>
                <w:color w:val="000000"/>
              </w:rPr>
            </w:pPr>
            <w:r w:rsidRPr="004D0626">
              <w:rPr>
                <w:color w:val="000000"/>
              </w:rPr>
              <w:t>TXBIST</w:t>
            </w:r>
          </w:p>
        </w:tc>
      </w:tr>
      <w:tr w:rsidR="004D0626" w:rsidRPr="004D0626" w14:paraId="30E02BC0" w14:textId="77777777" w:rsidTr="00522742">
        <w:trPr>
          <w:trHeight w:val="264"/>
        </w:trPr>
        <w:tc>
          <w:tcPr>
            <w:tcW w:w="5000" w:type="pct"/>
            <w:shd w:val="clear" w:color="auto" w:fill="auto"/>
            <w:noWrap/>
            <w:vAlign w:val="bottom"/>
            <w:hideMark/>
          </w:tcPr>
          <w:p w14:paraId="6ABB5CB3" w14:textId="77777777" w:rsidR="004D0626" w:rsidRPr="004D0626" w:rsidRDefault="004D0626" w:rsidP="004D0626">
            <w:pPr>
              <w:ind w:left="0"/>
              <w:rPr>
                <w:color w:val="000000"/>
              </w:rPr>
            </w:pPr>
            <w:r w:rsidRPr="004D0626">
              <w:rPr>
                <w:color w:val="000000"/>
              </w:rPr>
              <w:t>A system is placed between each transmitters to measure the phase difference</w:t>
            </w:r>
          </w:p>
        </w:tc>
      </w:tr>
      <w:tr w:rsidR="004D0626" w:rsidRPr="004D0626" w14:paraId="191635A1" w14:textId="77777777" w:rsidTr="00522742">
        <w:trPr>
          <w:trHeight w:val="264"/>
        </w:trPr>
        <w:tc>
          <w:tcPr>
            <w:tcW w:w="5000" w:type="pct"/>
            <w:shd w:val="clear" w:color="auto" w:fill="auto"/>
            <w:noWrap/>
            <w:vAlign w:val="bottom"/>
            <w:hideMark/>
          </w:tcPr>
          <w:p w14:paraId="22FB2DBB" w14:textId="77777777" w:rsidR="004D0626" w:rsidRPr="004D0626" w:rsidRDefault="004D0626" w:rsidP="004D0626">
            <w:pPr>
              <w:ind w:left="0"/>
              <w:rPr>
                <w:color w:val="000000"/>
              </w:rPr>
            </w:pPr>
            <w:r w:rsidRPr="004D0626">
              <w:rPr>
                <w:color w:val="000000"/>
              </w:rPr>
              <w:t>A RF mixer is converting the RF difference signal into a DC information (cos(phase))</w:t>
            </w:r>
          </w:p>
        </w:tc>
      </w:tr>
      <w:tr w:rsidR="004D0626" w:rsidRPr="004D0626" w14:paraId="125DEEEE" w14:textId="77777777" w:rsidTr="00522742">
        <w:trPr>
          <w:trHeight w:val="264"/>
        </w:trPr>
        <w:tc>
          <w:tcPr>
            <w:tcW w:w="5000" w:type="pct"/>
            <w:shd w:val="clear" w:color="auto" w:fill="auto"/>
            <w:noWrap/>
            <w:vAlign w:val="bottom"/>
            <w:hideMark/>
          </w:tcPr>
          <w:p w14:paraId="04141B0A" w14:textId="77777777" w:rsidR="004D0626" w:rsidRPr="004D0626" w:rsidRDefault="004D0626" w:rsidP="004D0626">
            <w:pPr>
              <w:ind w:left="0"/>
              <w:rPr>
                <w:color w:val="000000"/>
              </w:rPr>
            </w:pPr>
            <w:r w:rsidRPr="004D0626">
              <w:rPr>
                <w:color w:val="000000"/>
              </w:rPr>
              <w:t>A VGA is used to amplify the signal when the phase measurement is done for a low RF power</w:t>
            </w:r>
          </w:p>
        </w:tc>
      </w:tr>
      <w:tr w:rsidR="004D0626" w:rsidRPr="004D0626" w14:paraId="01ACFCDA" w14:textId="77777777" w:rsidTr="00522742">
        <w:trPr>
          <w:trHeight w:val="264"/>
        </w:trPr>
        <w:tc>
          <w:tcPr>
            <w:tcW w:w="5000" w:type="pct"/>
            <w:shd w:val="clear" w:color="auto" w:fill="auto"/>
            <w:noWrap/>
            <w:vAlign w:val="bottom"/>
            <w:hideMark/>
          </w:tcPr>
          <w:p w14:paraId="38A3DEF4" w14:textId="77777777" w:rsidR="004D0626" w:rsidRPr="004D0626" w:rsidRDefault="004D0626" w:rsidP="004D0626">
            <w:pPr>
              <w:ind w:left="0"/>
              <w:rPr>
                <w:color w:val="000000"/>
              </w:rPr>
            </w:pPr>
            <w:r w:rsidRPr="004D0626">
              <w:rPr>
                <w:color w:val="000000"/>
              </w:rPr>
              <w:t>The VGA is able to drive the ATB ADC in less than 1us to be able to measure each phases quickly</w:t>
            </w:r>
          </w:p>
        </w:tc>
      </w:tr>
      <w:tr w:rsidR="004D0626" w:rsidRPr="004D0626" w14:paraId="4295ED19" w14:textId="77777777" w:rsidTr="00522742">
        <w:trPr>
          <w:trHeight w:val="264"/>
        </w:trPr>
        <w:tc>
          <w:tcPr>
            <w:tcW w:w="5000" w:type="pct"/>
            <w:shd w:val="clear" w:color="auto" w:fill="auto"/>
            <w:noWrap/>
            <w:vAlign w:val="bottom"/>
            <w:hideMark/>
          </w:tcPr>
          <w:p w14:paraId="646CF23D" w14:textId="77777777" w:rsidR="004D0626" w:rsidRPr="004D0626" w:rsidRDefault="004D0626" w:rsidP="004D0626">
            <w:pPr>
              <w:ind w:left="0"/>
              <w:rPr>
                <w:color w:val="000000"/>
              </w:rPr>
            </w:pPr>
            <w:r w:rsidRPr="004D0626">
              <w:rPr>
                <w:color w:val="000000"/>
              </w:rPr>
              <w:t>the TX digital postprocessed the analog data converted by the aTB ADC</w:t>
            </w:r>
          </w:p>
        </w:tc>
      </w:tr>
      <w:tr w:rsidR="004D0626" w:rsidRPr="004D0626" w14:paraId="2FF64DBD" w14:textId="77777777" w:rsidTr="00522742">
        <w:trPr>
          <w:trHeight w:val="264"/>
        </w:trPr>
        <w:tc>
          <w:tcPr>
            <w:tcW w:w="5000" w:type="pct"/>
            <w:shd w:val="clear" w:color="auto" w:fill="auto"/>
            <w:noWrap/>
            <w:vAlign w:val="bottom"/>
            <w:hideMark/>
          </w:tcPr>
          <w:p w14:paraId="0CB5A7E2" w14:textId="77777777" w:rsidR="004D0626" w:rsidRPr="004D0626" w:rsidRDefault="004D0626" w:rsidP="004D0626">
            <w:pPr>
              <w:ind w:left="0"/>
              <w:rPr>
                <w:color w:val="000000"/>
              </w:rPr>
            </w:pPr>
            <w:r w:rsidRPr="004D0626">
              <w:rPr>
                <w:color w:val="000000"/>
              </w:rPr>
              <w:t>The phase difference is based on the FFT of the difference of the channel under test with the reference channel. The reference channel is swept in phase to get 8 (or 16) phase points.</w:t>
            </w:r>
          </w:p>
        </w:tc>
      </w:tr>
      <w:tr w:rsidR="004D0626" w:rsidRPr="004D0626" w14:paraId="044C1A0B" w14:textId="77777777" w:rsidTr="00522742">
        <w:trPr>
          <w:trHeight w:val="264"/>
        </w:trPr>
        <w:tc>
          <w:tcPr>
            <w:tcW w:w="5000" w:type="pct"/>
            <w:shd w:val="clear" w:color="auto" w:fill="auto"/>
            <w:noWrap/>
            <w:vAlign w:val="bottom"/>
            <w:hideMark/>
          </w:tcPr>
          <w:p w14:paraId="17110DD3" w14:textId="77777777" w:rsidR="004D0626" w:rsidRPr="004D0626" w:rsidRDefault="004D0626" w:rsidP="004D0626">
            <w:pPr>
              <w:ind w:left="0"/>
              <w:rPr>
                <w:color w:val="000000"/>
              </w:rPr>
            </w:pPr>
            <w:r w:rsidRPr="004D0626">
              <w:rPr>
                <w:color w:val="000000"/>
              </w:rPr>
              <w:t xml:space="preserve">The control and the measurement of the phase (through FFT) is managed by the ARM7. </w:t>
            </w:r>
          </w:p>
        </w:tc>
      </w:tr>
      <w:tr w:rsidR="004D0626" w:rsidRPr="004D0626" w14:paraId="051BF708" w14:textId="77777777" w:rsidTr="00522742">
        <w:trPr>
          <w:trHeight w:val="264"/>
        </w:trPr>
        <w:tc>
          <w:tcPr>
            <w:tcW w:w="5000" w:type="pct"/>
            <w:shd w:val="clear" w:color="auto" w:fill="auto"/>
            <w:noWrap/>
            <w:vAlign w:val="bottom"/>
            <w:hideMark/>
          </w:tcPr>
          <w:p w14:paraId="768FC8EC" w14:textId="77777777" w:rsidR="004D0626" w:rsidRPr="004D0626" w:rsidRDefault="004D0626" w:rsidP="004D0626">
            <w:pPr>
              <w:ind w:left="0"/>
              <w:rPr>
                <w:color w:val="000000"/>
              </w:rPr>
            </w:pPr>
            <w:r w:rsidRPr="004D0626">
              <w:rPr>
                <w:color w:val="000000"/>
              </w:rPr>
              <w:t>The number of phase differences is controlled by the software</w:t>
            </w:r>
          </w:p>
        </w:tc>
      </w:tr>
      <w:tr w:rsidR="004D0626" w:rsidRPr="004D0626" w14:paraId="6E8B1611" w14:textId="77777777" w:rsidTr="00522742">
        <w:trPr>
          <w:trHeight w:val="264"/>
        </w:trPr>
        <w:tc>
          <w:tcPr>
            <w:tcW w:w="5000" w:type="pct"/>
            <w:shd w:val="clear" w:color="auto" w:fill="auto"/>
            <w:noWrap/>
            <w:vAlign w:val="bottom"/>
            <w:hideMark/>
          </w:tcPr>
          <w:p w14:paraId="1CE09399" w14:textId="214B578D" w:rsidR="004D0626" w:rsidRPr="004D0626" w:rsidRDefault="004D0626" w:rsidP="004D0626">
            <w:pPr>
              <w:ind w:left="0"/>
              <w:rPr>
                <w:color w:val="000000"/>
              </w:rPr>
            </w:pPr>
            <w:r w:rsidRPr="004D0626">
              <w:rPr>
                <w:color w:val="000000"/>
              </w:rPr>
              <w:t xml:space="preserve">Phase difference and also phase steps can be </w:t>
            </w:r>
            <w:r w:rsidR="00522742">
              <w:rPr>
                <w:color w:val="000000"/>
              </w:rPr>
              <w:t>m</w:t>
            </w:r>
            <w:r w:rsidRPr="004D0626">
              <w:rPr>
                <w:color w:val="000000"/>
              </w:rPr>
              <w:t>easured through this method</w:t>
            </w:r>
          </w:p>
        </w:tc>
      </w:tr>
      <w:tr w:rsidR="004D0626" w:rsidRPr="004D0626" w14:paraId="21914D48" w14:textId="77777777" w:rsidTr="00522742">
        <w:trPr>
          <w:trHeight w:val="264"/>
        </w:trPr>
        <w:tc>
          <w:tcPr>
            <w:tcW w:w="5000" w:type="pct"/>
            <w:shd w:val="clear" w:color="auto" w:fill="auto"/>
            <w:noWrap/>
            <w:vAlign w:val="bottom"/>
            <w:hideMark/>
          </w:tcPr>
          <w:p w14:paraId="68DA80EF" w14:textId="2A8ADDD6" w:rsidR="004D0626" w:rsidRPr="004D0626" w:rsidRDefault="004D0626" w:rsidP="004D0626">
            <w:pPr>
              <w:ind w:left="0"/>
              <w:rPr>
                <w:color w:val="000000"/>
              </w:rPr>
            </w:pPr>
            <w:r w:rsidRPr="004D0626">
              <w:rPr>
                <w:color w:val="000000"/>
              </w:rPr>
              <w:t xml:space="preserve">The initial phase difference is captured in production and must be taken into memory. Any shift or unacceptable change must create </w:t>
            </w:r>
            <w:r w:rsidR="00522742">
              <w:rPr>
                <w:color w:val="000000"/>
              </w:rPr>
              <w:t>a</w:t>
            </w:r>
            <w:r w:rsidRPr="004D0626">
              <w:rPr>
                <w:color w:val="000000"/>
              </w:rPr>
              <w:t>n error by the safety software</w:t>
            </w:r>
          </w:p>
        </w:tc>
      </w:tr>
    </w:tbl>
    <w:p w14:paraId="6C8D104B" w14:textId="77777777" w:rsidR="00F92A51" w:rsidRDefault="00F92A51" w:rsidP="00F92A51">
      <w:pPr>
        <w:rPr>
          <w:b/>
          <w:bCs/>
          <w:color w:val="5E89C1"/>
          <w:sz w:val="28"/>
          <w:szCs w:val="32"/>
        </w:rPr>
      </w:pPr>
      <w:r>
        <w:br w:type="page"/>
      </w:r>
    </w:p>
    <w:p w14:paraId="30DFAD8C" w14:textId="77777777" w:rsidR="00F92A51" w:rsidRPr="005A5979" w:rsidRDefault="00F92A51" w:rsidP="005A5979"/>
    <w:p w14:paraId="0D6229FF" w14:textId="77777777" w:rsidR="001753B3" w:rsidRDefault="001753B3">
      <w:pPr>
        <w:pStyle w:val="Heading1"/>
      </w:pPr>
      <w:bookmarkStart w:id="782" w:name="_Toc31217943"/>
      <w:bookmarkStart w:id="783" w:name="_Toc49245223"/>
      <w:r>
        <w:t>TXBIST Digital</w:t>
      </w:r>
      <w:bookmarkEnd w:id="782"/>
      <w:bookmarkEnd w:id="783"/>
    </w:p>
    <w:p w14:paraId="09F1DAA8" w14:textId="2029797D" w:rsidR="001753B3" w:rsidRDefault="001753B3">
      <w:pPr>
        <w:pStyle w:val="Heading2"/>
      </w:pPr>
      <w:bookmarkStart w:id="784" w:name="_Toc31217944"/>
      <w:bookmarkStart w:id="785" w:name="_Toc49245224"/>
      <w:r>
        <w:t>Block diagram</w:t>
      </w:r>
      <w:bookmarkEnd w:id="784"/>
      <w:bookmarkEnd w:id="785"/>
    </w:p>
    <w:p w14:paraId="404F1E38" w14:textId="77777777" w:rsidR="00B92D57" w:rsidRPr="00B92D57" w:rsidRDefault="00B92D57">
      <w:pPr>
        <w:pStyle w:val="Body"/>
      </w:pPr>
    </w:p>
    <w:p w14:paraId="5EF6DF97" w14:textId="18B7298D" w:rsidR="00B92D57" w:rsidRDefault="00B92D57" w:rsidP="00B92D57">
      <w:pPr>
        <w:pStyle w:val="Caption"/>
      </w:pPr>
      <w:r w:rsidRPr="00B92D57">
        <w:t>TXDIGBIST module is merged within TXDIG module</w:t>
      </w:r>
      <w:r>
        <w:t xml:space="preserve"> and is sharing with TXDIG SPI2AHB, register map, CRC, OCCII interface</w:t>
      </w:r>
    </w:p>
    <w:p w14:paraId="186EA365" w14:textId="366E3E00" w:rsidR="00B92D57" w:rsidRDefault="00B92D57" w:rsidP="00B92D57"/>
    <w:p w14:paraId="3E4D5460" w14:textId="1A2923C7" w:rsidR="00B92D57" w:rsidRDefault="00B92D57" w:rsidP="00B92D57"/>
    <w:p w14:paraId="374E56C5" w14:textId="17E00D4C" w:rsidR="00B92D57" w:rsidRDefault="00B92D57" w:rsidP="00B92D57">
      <w:r>
        <w:rPr>
          <w:noProof/>
        </w:rPr>
        <mc:AlternateContent>
          <mc:Choice Requires="wps">
            <w:drawing>
              <wp:anchor distT="0" distB="0" distL="114300" distR="114300" simplePos="0" relativeHeight="251665920" behindDoc="0" locked="0" layoutInCell="1" allowOverlap="1" wp14:anchorId="096ADC14" wp14:editId="79FC8B05">
                <wp:simplePos x="0" y="0"/>
                <wp:positionH relativeFrom="column">
                  <wp:posOffset>-432435</wp:posOffset>
                </wp:positionH>
                <wp:positionV relativeFrom="paragraph">
                  <wp:posOffset>3215640</wp:posOffset>
                </wp:positionV>
                <wp:extent cx="50165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0C2F6710" w14:textId="05E5150A" w:rsidR="00FF2D65" w:rsidRPr="00D15FC2" w:rsidRDefault="00FF2D65" w:rsidP="006803B6">
                            <w:pPr>
                              <w:pStyle w:val="Caption"/>
                              <w:jc w:val="center"/>
                              <w:rPr>
                                <w:noProof/>
                              </w:rPr>
                            </w:pPr>
                            <w:bookmarkStart w:id="786" w:name="_Toc42511846"/>
                            <w:r>
                              <w:t>Figure 40: TXDIGBIST merged with TXDIG</w:t>
                            </w:r>
                            <w:bookmarkEnd w:id="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ADC14" id="Text Box 42" o:spid="_x0000_s1042" type="#_x0000_t202" style="position:absolute;left:0;text-align:left;margin-left:-34.05pt;margin-top:253.2pt;width:3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8BLwIAAGcEAAAOAAAAZHJzL2Uyb0RvYy54bWysVMGO2yAQvVfqPyDujZ10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" stroked="f">
                <v:textbox style="mso-fit-shape-to-text:t" inset="0,0,0,0">
                  <w:txbxContent>
                    <w:p w14:paraId="0C2F6710" w14:textId="05E5150A" w:rsidR="00FF2D65" w:rsidRPr="00D15FC2" w:rsidRDefault="00FF2D65" w:rsidP="006803B6">
                      <w:pPr>
                        <w:pStyle w:val="Caption"/>
                        <w:jc w:val="center"/>
                        <w:rPr>
                          <w:noProof/>
                        </w:rPr>
                      </w:pPr>
                      <w:bookmarkStart w:id="787" w:name="_Toc42511846"/>
                      <w:r>
                        <w:t>Figure 40: TXDIGBIST merged with TXDIG</w:t>
                      </w:r>
                      <w:bookmarkEnd w:id="787"/>
                    </w:p>
                  </w:txbxContent>
                </v:textbox>
                <w10:wrap type="square"/>
              </v:shape>
            </w:pict>
          </mc:Fallback>
        </mc:AlternateContent>
      </w:r>
      <w:r>
        <w:rPr>
          <w:noProof/>
        </w:rPr>
        <w:drawing>
          <wp:anchor distT="0" distB="0" distL="114300" distR="114300" simplePos="0" relativeHeight="251664896" behindDoc="0" locked="0" layoutInCell="1" allowOverlap="1" wp14:anchorId="5AC8DBB7" wp14:editId="686E3CC5">
            <wp:simplePos x="0" y="0"/>
            <wp:positionH relativeFrom="column">
              <wp:posOffset>-432711</wp:posOffset>
            </wp:positionH>
            <wp:positionV relativeFrom="paragraph">
              <wp:posOffset>9028</wp:posOffset>
            </wp:positionV>
            <wp:extent cx="5016500" cy="31496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016500" cy="3149600"/>
                    </a:xfrm>
                    <a:prstGeom prst="rect">
                      <a:avLst/>
                    </a:prstGeom>
                  </pic:spPr>
                </pic:pic>
              </a:graphicData>
            </a:graphic>
          </wp:anchor>
        </w:drawing>
      </w:r>
    </w:p>
    <w:p w14:paraId="2E8C3C9C" w14:textId="77777777" w:rsidR="00B92D57" w:rsidRDefault="00B92D57" w:rsidP="00B92D57"/>
    <w:p w14:paraId="0529F12F" w14:textId="5F797A16" w:rsidR="00B92D57" w:rsidRDefault="00B92D57" w:rsidP="00B92D57"/>
    <w:p w14:paraId="33B64DE3" w14:textId="77777777" w:rsidR="00B92D57" w:rsidRDefault="00B92D57" w:rsidP="00B92D57"/>
    <w:p w14:paraId="10347BC7" w14:textId="58C26C62" w:rsidR="00B92D57" w:rsidRDefault="00B92D57" w:rsidP="00B92D57"/>
    <w:p w14:paraId="35C4BF4C" w14:textId="1084FAB3" w:rsidR="00B92D57" w:rsidRDefault="00B92D57" w:rsidP="00B92D57"/>
    <w:p w14:paraId="58924C4A" w14:textId="4AE9AD38" w:rsidR="00B92D57" w:rsidRDefault="00B92D57" w:rsidP="00B92D57"/>
    <w:p w14:paraId="01A7159D" w14:textId="7307DEC2" w:rsidR="00B92D57" w:rsidRDefault="00B92D57" w:rsidP="00B92D57"/>
    <w:p w14:paraId="0FF99F78" w14:textId="2D59F99B" w:rsidR="00B92D57" w:rsidRDefault="00B92D57" w:rsidP="00B92D57"/>
    <w:p w14:paraId="6FC97776" w14:textId="4040693B" w:rsidR="00B92D57" w:rsidRDefault="00B92D57" w:rsidP="00B92D57"/>
    <w:p w14:paraId="0211D96C" w14:textId="70AB3AAC" w:rsidR="00B92D57" w:rsidRPr="00B92D57" w:rsidRDefault="00B92D57" w:rsidP="006803B6">
      <w:pPr>
        <w:ind w:left="0"/>
      </w:pPr>
    </w:p>
    <w:p w14:paraId="1E5E094B" w14:textId="29545235" w:rsidR="001753B3" w:rsidRDefault="001753B3">
      <w:pPr>
        <w:pStyle w:val="Heading2"/>
      </w:pPr>
      <w:bookmarkStart w:id="788" w:name="_Toc31217945"/>
      <w:bookmarkStart w:id="789" w:name="_Toc49245225"/>
      <w:r>
        <w:t>General Functionality and Operational mode</w:t>
      </w:r>
      <w:bookmarkEnd w:id="788"/>
      <w:bookmarkEnd w:id="789"/>
    </w:p>
    <w:p w14:paraId="70080DD2" w14:textId="1FA5D7BC" w:rsidR="006E49E1" w:rsidRDefault="006E49E1">
      <w:pPr>
        <w:pStyle w:val="Body"/>
      </w:pPr>
      <w:r>
        <w:t xml:space="preserve">TXBIST is the companion of TX. TXDIGBIST </w:t>
      </w:r>
      <w:r w:rsidR="00CC37CE">
        <w:t>contains</w:t>
      </w:r>
      <w:r>
        <w:t xml:space="preserve"> SPI registers which control VGA gain(vga_ctrl), lowpass filter mode by disabling the filter (LP_dis) of the TXBIST RF module. </w:t>
      </w:r>
    </w:p>
    <w:p w14:paraId="2F69FBDE" w14:textId="77777777" w:rsidR="006E49E1" w:rsidRDefault="006E49E1">
      <w:pPr>
        <w:pStyle w:val="Body"/>
      </w:pPr>
    </w:p>
    <w:p w14:paraId="242F2C56" w14:textId="14D40E22" w:rsidR="00B92D57" w:rsidRDefault="006E49E1">
      <w:pPr>
        <w:pStyle w:val="Body"/>
      </w:pPr>
      <w:r>
        <w:t>TXDIGBIST also controls the enable of the TXBIST level shifter (Pon_ls_txbist) , turns on the LLDOs of the TXBIST (Pon_ldo_txbist), enable the TXBIST IP(enable_txbist) , sp</w:t>
      </w:r>
      <w:r w:rsidR="00CE5BE8">
        <w:t>e</w:t>
      </w:r>
      <w:r>
        <w:t>ed up TXBIST enable (fast_enable_txbist)</w:t>
      </w:r>
      <w:r w:rsidR="00FD2D67">
        <w:t xml:space="preserve"> and bypass LDO (ldo_bypass)</w:t>
      </w:r>
    </w:p>
    <w:p w14:paraId="5932CE84" w14:textId="0D298655" w:rsidR="00FD2D67" w:rsidRDefault="00FD2D67">
      <w:pPr>
        <w:pStyle w:val="Body"/>
      </w:pPr>
    </w:p>
    <w:p w14:paraId="0D132DB8" w14:textId="77777777" w:rsidR="00FD2D67" w:rsidRDefault="00FD2D67">
      <w:pPr>
        <w:pStyle w:val="Body"/>
      </w:pPr>
    </w:p>
    <w:p w14:paraId="3F2FB86D" w14:textId="0D47C892" w:rsidR="006E49E1" w:rsidRDefault="00FD2D67">
      <w:pPr>
        <w:pStyle w:val="Body"/>
      </w:pPr>
      <w:r>
        <w:t xml:space="preserve">Digital content is mostly done </w:t>
      </w:r>
      <w:r w:rsidR="00CE5BE8">
        <w:t>in</w:t>
      </w:r>
      <w:r>
        <w:t xml:space="preserve"> software. ARM7 is controlling the TXDIG phase which is passed through the TXDIG CORDIC and </w:t>
      </w:r>
      <w:r w:rsidR="00CE5BE8">
        <w:t>thermometer</w:t>
      </w:r>
      <w:r>
        <w:t xml:space="preserve"> encoder . 256 </w:t>
      </w:r>
      <w:r w:rsidR="00CE5BE8">
        <w:t>thermometric</w:t>
      </w:r>
      <w:r>
        <w:t xml:space="preserve"> bit are </w:t>
      </w:r>
      <w:r w:rsidR="00CE5BE8">
        <w:t>br</w:t>
      </w:r>
      <w:r w:rsidR="002F0DB5">
        <w:t>ought</w:t>
      </w:r>
      <w:r>
        <w:t xml:space="preserve"> to the DAC which controls the rotation of the </w:t>
      </w:r>
      <w:r w:rsidR="002F0DB5">
        <w:t xml:space="preserve">TX </w:t>
      </w:r>
      <w:r>
        <w:t>phase through the phase rotator. The TX</w:t>
      </w:r>
      <w:r w:rsidR="002F0DB5">
        <w:t>s</w:t>
      </w:r>
      <w:r>
        <w:t xml:space="preserve"> </w:t>
      </w:r>
      <w:r w:rsidR="002F0DB5">
        <w:t xml:space="preserve">PAs </w:t>
      </w:r>
      <w:r>
        <w:t>output</w:t>
      </w:r>
      <w:r w:rsidR="002F0DB5">
        <w:t>s</w:t>
      </w:r>
      <w:r>
        <w:t xml:space="preserve"> are combined in the TXBIS</w:t>
      </w:r>
      <w:r w:rsidR="00D22293">
        <w:t>T</w:t>
      </w:r>
      <w:r>
        <w:t xml:space="preserve"> </w:t>
      </w:r>
      <w:r w:rsidR="00D22293">
        <w:t>and</w:t>
      </w:r>
      <w:r>
        <w:t xml:space="preserve"> provide and output to the ATB/ADC. ARM7 is reading back ATB ADC data. </w:t>
      </w:r>
    </w:p>
    <w:p w14:paraId="4BFC6F3C" w14:textId="2E44350D" w:rsidR="00FD2D67" w:rsidRDefault="00FD2D67">
      <w:pPr>
        <w:pStyle w:val="Body"/>
      </w:pPr>
    </w:p>
    <w:p w14:paraId="09B40EEA" w14:textId="6029BDB1" w:rsidR="00FD2D67" w:rsidRDefault="00FD2D67">
      <w:pPr>
        <w:pStyle w:val="Body"/>
      </w:pPr>
      <w:r>
        <w:rPr>
          <w:noProof/>
        </w:rPr>
        <mc:AlternateContent>
          <mc:Choice Requires="wps">
            <w:drawing>
              <wp:anchor distT="0" distB="0" distL="114300" distR="114300" simplePos="0" relativeHeight="251666944" behindDoc="0" locked="0" layoutInCell="1" allowOverlap="1" wp14:anchorId="7753241E" wp14:editId="681E3871">
                <wp:simplePos x="0" y="0"/>
                <wp:positionH relativeFrom="column">
                  <wp:posOffset>0</wp:posOffset>
                </wp:positionH>
                <wp:positionV relativeFrom="paragraph">
                  <wp:posOffset>3154045</wp:posOffset>
                </wp:positionV>
                <wp:extent cx="50165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7E4485F9" w14:textId="0BC6D7F2" w:rsidR="00FF2D65" w:rsidRPr="00B97B1A" w:rsidRDefault="00FF2D65" w:rsidP="006803B6">
                            <w:pPr>
                              <w:pStyle w:val="Caption"/>
                              <w:jc w:val="center"/>
                              <w:rPr>
                                <w:noProof/>
                              </w:rPr>
                            </w:pPr>
                            <w:bookmarkStart w:id="790" w:name="_Toc42511847"/>
                            <w:r>
                              <w:t xml:space="preserve">Figure </w:t>
                            </w:r>
                            <w:r>
                              <w:fldChar w:fldCharType="begin"/>
                            </w:r>
                            <w:r>
                              <w:instrText xml:space="preserve"> SEQ Figure \* ARABIC </w:instrText>
                            </w:r>
                            <w:r>
                              <w:fldChar w:fldCharType="separate"/>
                            </w:r>
                            <w:r>
                              <w:rPr>
                                <w:noProof/>
                              </w:rPr>
                              <w:t>20</w:t>
                            </w:r>
                            <w:r>
                              <w:fldChar w:fldCharType="end"/>
                            </w:r>
                            <w:r>
                              <w:t>: AMR7 Phase measurement loop</w:t>
                            </w:r>
                            <w:bookmarkEnd w:id="7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3241E" id="Text Box 46" o:spid="_x0000_s1043" type="#_x0000_t202" style="position:absolute;margin-left:0;margin-top:248.35pt;width:3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" stroked="f">
                <v:textbox style="mso-fit-shape-to-text:t" inset="0,0,0,0">
                  <w:txbxContent>
                    <w:p w14:paraId="7E4485F9" w14:textId="0BC6D7F2" w:rsidR="00FF2D65" w:rsidRPr="00B97B1A" w:rsidRDefault="00FF2D65" w:rsidP="006803B6">
                      <w:pPr>
                        <w:pStyle w:val="Caption"/>
                        <w:jc w:val="center"/>
                        <w:rPr>
                          <w:noProof/>
                        </w:rPr>
                      </w:pPr>
                      <w:bookmarkStart w:id="791" w:name="_Toc42511847"/>
                      <w:r>
                        <w:t xml:space="preserve">Figure </w:t>
                      </w:r>
                      <w:r>
                        <w:fldChar w:fldCharType="begin"/>
                      </w:r>
                      <w:r>
                        <w:instrText xml:space="preserve"> SEQ Figure \* ARABIC </w:instrText>
                      </w:r>
                      <w:r>
                        <w:fldChar w:fldCharType="separate"/>
                      </w:r>
                      <w:r>
                        <w:rPr>
                          <w:noProof/>
                        </w:rPr>
                        <w:t>20</w:t>
                      </w:r>
                      <w:r>
                        <w:fldChar w:fldCharType="end"/>
                      </w:r>
                      <w:r>
                        <w:t>: AMR7 Phase measurement loop</w:t>
                      </w:r>
                      <w:bookmarkEnd w:id="791"/>
                    </w:p>
                  </w:txbxContent>
                </v:textbox>
                <w10:wrap type="square"/>
              </v:shape>
            </w:pict>
          </mc:Fallback>
        </mc:AlternateContent>
      </w:r>
      <w:r w:rsidR="00CC37CE" w:rsidRPr="00CC37CE">
        <w:rPr>
          <w:noProof/>
        </w:rPr>
        <w:t xml:space="preserve"> </w:t>
      </w:r>
    </w:p>
    <w:p w14:paraId="68C4C813" w14:textId="2A6986CB" w:rsidR="006E49E1" w:rsidRDefault="00CC37CE">
      <w:pPr>
        <w:pStyle w:val="Body"/>
      </w:pPr>
      <w:r>
        <w:rPr>
          <w:noProof/>
        </w:rPr>
        <mc:AlternateContent>
          <mc:Choice Requires="wps">
            <w:drawing>
              <wp:anchor distT="0" distB="0" distL="114300" distR="114300" simplePos="0" relativeHeight="251668992" behindDoc="0" locked="0" layoutInCell="1" allowOverlap="1" wp14:anchorId="2D64E833" wp14:editId="6A682FF3">
                <wp:simplePos x="0" y="0"/>
                <wp:positionH relativeFrom="column">
                  <wp:posOffset>0</wp:posOffset>
                </wp:positionH>
                <wp:positionV relativeFrom="paragraph">
                  <wp:posOffset>3173095</wp:posOffset>
                </wp:positionV>
                <wp:extent cx="50165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28D76C76" w14:textId="75B458A7" w:rsidR="00FF2D65" w:rsidRPr="006F4310" w:rsidRDefault="00FF2D65" w:rsidP="006803B6">
                            <w:pPr>
                              <w:pStyle w:val="Caption"/>
                              <w:jc w:val="center"/>
                              <w:rPr>
                                <w:noProof/>
                              </w:rPr>
                            </w:pPr>
                            <w:bookmarkStart w:id="792" w:name="_Toc42511848"/>
                            <w:r>
                              <w:t>Figure 41: Phase measurement loop with ARM7</w:t>
                            </w:r>
                            <w:bookmarkEnd w:id="7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4E833" id="Text Box 56" o:spid="_x0000_s1044" type="#_x0000_t202" style="position:absolute;margin-left:0;margin-top:249.85pt;width:39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" stroked="f">
                <v:textbox style="mso-fit-shape-to-text:t" inset="0,0,0,0">
                  <w:txbxContent>
                    <w:p w14:paraId="28D76C76" w14:textId="75B458A7" w:rsidR="00FF2D65" w:rsidRPr="006F4310" w:rsidRDefault="00FF2D65" w:rsidP="006803B6">
                      <w:pPr>
                        <w:pStyle w:val="Caption"/>
                        <w:jc w:val="center"/>
                        <w:rPr>
                          <w:noProof/>
                        </w:rPr>
                      </w:pPr>
                      <w:bookmarkStart w:id="793" w:name="_Toc42511848"/>
                      <w:r>
                        <w:t>Figure 41: Phase measurement loop with ARM7</w:t>
                      </w:r>
                      <w:bookmarkEnd w:id="793"/>
                    </w:p>
                  </w:txbxContent>
                </v:textbox>
                <w10:wrap type="square"/>
              </v:shape>
            </w:pict>
          </mc:Fallback>
        </mc:AlternateContent>
      </w:r>
      <w:r>
        <w:rPr>
          <w:noProof/>
        </w:rPr>
        <w:drawing>
          <wp:anchor distT="0" distB="0" distL="114300" distR="114300" simplePos="0" relativeHeight="251667968" behindDoc="0" locked="0" layoutInCell="1" allowOverlap="1" wp14:anchorId="297AA760" wp14:editId="3A046282">
            <wp:simplePos x="0" y="0"/>
            <wp:positionH relativeFrom="column">
              <wp:posOffset>0</wp:posOffset>
            </wp:positionH>
            <wp:positionV relativeFrom="paragraph">
              <wp:posOffset>222250</wp:posOffset>
            </wp:positionV>
            <wp:extent cx="5016500" cy="289369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016500" cy="2893695"/>
                    </a:xfrm>
                    <a:prstGeom prst="rect">
                      <a:avLst/>
                    </a:prstGeom>
                  </pic:spPr>
                </pic:pic>
              </a:graphicData>
            </a:graphic>
          </wp:anchor>
        </w:drawing>
      </w:r>
    </w:p>
    <w:p w14:paraId="2D1C9AA9" w14:textId="414A181C" w:rsidR="006E49E1" w:rsidRDefault="006E49E1">
      <w:pPr>
        <w:pStyle w:val="Body"/>
      </w:pPr>
    </w:p>
    <w:p w14:paraId="528BB061" w14:textId="77777777" w:rsidR="006E49E1" w:rsidRPr="00B92D57" w:rsidRDefault="006E49E1">
      <w:pPr>
        <w:pStyle w:val="Body"/>
      </w:pPr>
    </w:p>
    <w:p w14:paraId="189746CF" w14:textId="56FF446E" w:rsidR="001753B3" w:rsidRDefault="001753B3">
      <w:pPr>
        <w:pStyle w:val="Heading2"/>
      </w:pPr>
      <w:bookmarkStart w:id="794" w:name="_Toc31217946"/>
      <w:bookmarkStart w:id="795" w:name="_Toc49245226"/>
      <w:r>
        <w:t>Interface with external</w:t>
      </w:r>
      <w:bookmarkEnd w:id="794"/>
      <w:bookmarkEnd w:id="795"/>
    </w:p>
    <w:p w14:paraId="7E842E64" w14:textId="2B4B791D" w:rsidR="001753B3" w:rsidRDefault="001753B3">
      <w:pPr>
        <w:pStyle w:val="Body"/>
        <w:numPr>
          <w:ilvl w:val="0"/>
          <w:numId w:val="21"/>
        </w:numPr>
      </w:pPr>
      <w:r>
        <w:t>To safety monitor</w:t>
      </w:r>
    </w:p>
    <w:p w14:paraId="09721B9D" w14:textId="411D89F4" w:rsidR="00B92D57" w:rsidRDefault="00B92D57">
      <w:pPr>
        <w:pStyle w:val="Body"/>
        <w:numPr>
          <w:ilvl w:val="1"/>
          <w:numId w:val="21"/>
        </w:numPr>
      </w:pPr>
      <w:r>
        <w:t xml:space="preserve">TXDIGBIST does not interface directly with ISM. </w:t>
      </w:r>
    </w:p>
    <w:p w14:paraId="25422C8F" w14:textId="4EBF3D44" w:rsidR="00B92D57" w:rsidRDefault="00B92D57">
      <w:pPr>
        <w:pStyle w:val="Body"/>
        <w:numPr>
          <w:ilvl w:val="1"/>
          <w:numId w:val="21"/>
        </w:numPr>
      </w:pPr>
      <w:r>
        <w:t xml:space="preserve">Safety mechanism decision is implemented in AMR7 </w:t>
      </w:r>
    </w:p>
    <w:p w14:paraId="568C3E85" w14:textId="42F11E21" w:rsidR="001753B3" w:rsidRDefault="001753B3">
      <w:pPr>
        <w:pStyle w:val="Body"/>
        <w:numPr>
          <w:ilvl w:val="0"/>
          <w:numId w:val="21"/>
        </w:numPr>
      </w:pPr>
      <w:r>
        <w:t>Via SPI</w:t>
      </w:r>
    </w:p>
    <w:p w14:paraId="371DB905" w14:textId="00BDF244" w:rsidR="00B92D57" w:rsidRPr="006803B6" w:rsidRDefault="00B92D57">
      <w:pPr>
        <w:pStyle w:val="Body"/>
        <w:numPr>
          <w:ilvl w:val="1"/>
          <w:numId w:val="21"/>
        </w:numPr>
      </w:pPr>
      <w:r w:rsidRPr="006E49E1">
        <w:t>TXDIGBIST SPI register are des</w:t>
      </w:r>
      <w:r w:rsidRPr="006803B6">
        <w:t xml:space="preserve">cribed </w:t>
      </w:r>
      <w:r w:rsidR="006E49E1">
        <w:rPr>
          <w:lang w:val="de-DE"/>
        </w:rPr>
        <w:fldChar w:fldCharType="begin"/>
      </w:r>
      <w:r w:rsidR="006E49E1" w:rsidRPr="006803B6">
        <w:instrText xml:space="preserve"> REF _Ref42071494 \r \h </w:instrText>
      </w:r>
      <w:r w:rsidR="006E49E1">
        <w:rPr>
          <w:lang w:val="de-DE"/>
        </w:rPr>
      </w:r>
      <w:r w:rsidR="006E49E1">
        <w:rPr>
          <w:lang w:val="de-DE"/>
        </w:rPr>
        <w:fldChar w:fldCharType="separate"/>
      </w:r>
      <w:r w:rsidR="006E49E1" w:rsidRPr="006803B6">
        <w:t>6.3</w:t>
      </w:r>
      <w:r w:rsidR="006E49E1">
        <w:rPr>
          <w:lang w:val="de-DE"/>
        </w:rPr>
        <w:fldChar w:fldCharType="end"/>
      </w:r>
    </w:p>
    <w:p w14:paraId="1203B874" w14:textId="318C9D64" w:rsidR="00FD2D67" w:rsidRPr="006E49E1" w:rsidRDefault="00FD2D67">
      <w:pPr>
        <w:pStyle w:val="Body"/>
        <w:numPr>
          <w:ilvl w:val="0"/>
          <w:numId w:val="21"/>
        </w:numPr>
      </w:pPr>
    </w:p>
    <w:p w14:paraId="12E48DD6" w14:textId="4063A7E4" w:rsidR="001753B3" w:rsidRDefault="001753B3">
      <w:pPr>
        <w:pStyle w:val="Heading2"/>
      </w:pPr>
      <w:bookmarkStart w:id="796" w:name="_Toc49245227"/>
      <w:r>
        <w:t>Electrical specifications</w:t>
      </w:r>
      <w:bookmarkEnd w:id="796"/>
    </w:p>
    <w:tbl>
      <w:tblPr>
        <w:tblStyle w:val="TableGrid"/>
        <w:tblW w:w="6372" w:type="pct"/>
        <w:tblInd w:w="-2165" w:type="dxa"/>
        <w:tblLook w:val="04A0" w:firstRow="1" w:lastRow="0" w:firstColumn="1" w:lastColumn="0" w:noHBand="0" w:noVBand="1"/>
      </w:tblPr>
      <w:tblGrid>
        <w:gridCol w:w="2899"/>
        <w:gridCol w:w="549"/>
        <w:gridCol w:w="483"/>
        <w:gridCol w:w="662"/>
        <w:gridCol w:w="549"/>
        <w:gridCol w:w="806"/>
        <w:gridCol w:w="1820"/>
        <w:gridCol w:w="2287"/>
      </w:tblGrid>
      <w:tr w:rsidR="001753B3" w14:paraId="44FCCDE1" w14:textId="77777777" w:rsidTr="006803B6">
        <w:tc>
          <w:tcPr>
            <w:tcW w:w="1442" w:type="pct"/>
          </w:tcPr>
          <w:p w14:paraId="65220ABB" w14:textId="77777777" w:rsidR="001753B3" w:rsidRDefault="001753B3">
            <w:pPr>
              <w:pStyle w:val="Body"/>
            </w:pPr>
            <w:r>
              <w:t>spec</w:t>
            </w:r>
          </w:p>
        </w:tc>
        <w:tc>
          <w:tcPr>
            <w:tcW w:w="273" w:type="pct"/>
          </w:tcPr>
          <w:p w14:paraId="6602866B" w14:textId="77777777" w:rsidR="001753B3" w:rsidRDefault="001753B3">
            <w:pPr>
              <w:pStyle w:val="Body"/>
            </w:pPr>
            <w:r>
              <w:t>min</w:t>
            </w:r>
          </w:p>
        </w:tc>
        <w:tc>
          <w:tcPr>
            <w:tcW w:w="240" w:type="pct"/>
          </w:tcPr>
          <w:p w14:paraId="09EB9296" w14:textId="77777777" w:rsidR="001753B3" w:rsidRDefault="001753B3">
            <w:pPr>
              <w:pStyle w:val="Body"/>
            </w:pPr>
            <w:r>
              <w:t>typ</w:t>
            </w:r>
          </w:p>
        </w:tc>
        <w:tc>
          <w:tcPr>
            <w:tcW w:w="329" w:type="pct"/>
          </w:tcPr>
          <w:p w14:paraId="2D63448F" w14:textId="77777777" w:rsidR="001753B3" w:rsidRDefault="001753B3">
            <w:pPr>
              <w:pStyle w:val="Body"/>
            </w:pPr>
            <w:r>
              <w:t>max</w:t>
            </w:r>
          </w:p>
        </w:tc>
        <w:tc>
          <w:tcPr>
            <w:tcW w:w="273" w:type="pct"/>
          </w:tcPr>
          <w:p w14:paraId="5449E10A" w14:textId="77777777" w:rsidR="001753B3" w:rsidRDefault="001753B3">
            <w:pPr>
              <w:pStyle w:val="Body"/>
            </w:pPr>
          </w:p>
        </w:tc>
        <w:tc>
          <w:tcPr>
            <w:tcW w:w="401" w:type="pct"/>
          </w:tcPr>
          <w:p w14:paraId="314B143A" w14:textId="77777777" w:rsidR="001753B3" w:rsidRDefault="001753B3">
            <w:pPr>
              <w:pStyle w:val="Body"/>
            </w:pPr>
            <w:r>
              <w:t>Linked Doors RS</w:t>
            </w:r>
          </w:p>
        </w:tc>
        <w:tc>
          <w:tcPr>
            <w:tcW w:w="905" w:type="pct"/>
          </w:tcPr>
          <w:p w14:paraId="2853B583" w14:textId="77777777" w:rsidR="001753B3" w:rsidRDefault="001753B3">
            <w:pPr>
              <w:pStyle w:val="Body"/>
            </w:pPr>
            <w:r>
              <w:t>comment</w:t>
            </w:r>
          </w:p>
        </w:tc>
        <w:tc>
          <w:tcPr>
            <w:tcW w:w="1137" w:type="pct"/>
          </w:tcPr>
          <w:p w14:paraId="2E671E29" w14:textId="77777777" w:rsidR="001753B3" w:rsidRDefault="001753B3">
            <w:pPr>
              <w:pStyle w:val="Body"/>
            </w:pPr>
          </w:p>
        </w:tc>
      </w:tr>
      <w:tr w:rsidR="001753B3" w14:paraId="099F077A" w14:textId="77777777" w:rsidTr="006803B6">
        <w:tc>
          <w:tcPr>
            <w:tcW w:w="1442" w:type="pct"/>
          </w:tcPr>
          <w:p w14:paraId="3173196A" w14:textId="77777777" w:rsidR="001753B3" w:rsidRDefault="001753B3">
            <w:pPr>
              <w:pStyle w:val="Body"/>
            </w:pPr>
            <w:r>
              <w:t>Max time for TX safety</w:t>
            </w:r>
          </w:p>
        </w:tc>
        <w:tc>
          <w:tcPr>
            <w:tcW w:w="273" w:type="pct"/>
          </w:tcPr>
          <w:p w14:paraId="27A2C7D5" w14:textId="77777777" w:rsidR="001753B3" w:rsidRDefault="001753B3">
            <w:pPr>
              <w:pStyle w:val="Body"/>
            </w:pPr>
          </w:p>
        </w:tc>
        <w:tc>
          <w:tcPr>
            <w:tcW w:w="240" w:type="pct"/>
          </w:tcPr>
          <w:p w14:paraId="2AD9056E" w14:textId="77777777" w:rsidR="001753B3" w:rsidRDefault="001753B3">
            <w:pPr>
              <w:pStyle w:val="Body"/>
            </w:pPr>
          </w:p>
        </w:tc>
        <w:tc>
          <w:tcPr>
            <w:tcW w:w="329" w:type="pct"/>
          </w:tcPr>
          <w:p w14:paraId="62B218A3" w14:textId="77777777" w:rsidR="001753B3" w:rsidRDefault="001753B3">
            <w:pPr>
              <w:pStyle w:val="Body"/>
            </w:pPr>
            <w:r>
              <w:t>4ms-Tcal</w:t>
            </w:r>
          </w:p>
        </w:tc>
        <w:tc>
          <w:tcPr>
            <w:tcW w:w="273" w:type="pct"/>
          </w:tcPr>
          <w:p w14:paraId="65681096" w14:textId="77777777" w:rsidR="001753B3" w:rsidRDefault="001753B3">
            <w:pPr>
              <w:pStyle w:val="Body"/>
            </w:pPr>
            <w:r>
              <w:t>ms</w:t>
            </w:r>
          </w:p>
        </w:tc>
        <w:tc>
          <w:tcPr>
            <w:tcW w:w="401" w:type="pct"/>
          </w:tcPr>
          <w:p w14:paraId="64512F7E" w14:textId="77777777" w:rsidR="001753B3" w:rsidRDefault="001753B3">
            <w:pPr>
              <w:pStyle w:val="Body"/>
            </w:pPr>
            <w:r>
              <w:t>yes</w:t>
            </w:r>
          </w:p>
        </w:tc>
        <w:tc>
          <w:tcPr>
            <w:tcW w:w="905" w:type="pct"/>
          </w:tcPr>
          <w:p w14:paraId="1997EF49" w14:textId="77777777" w:rsidR="001753B3" w:rsidRDefault="001753B3">
            <w:pPr>
              <w:pStyle w:val="Body"/>
            </w:pPr>
            <w:r>
              <w:t>Should be in the total safety budget</w:t>
            </w:r>
          </w:p>
        </w:tc>
        <w:tc>
          <w:tcPr>
            <w:tcW w:w="1137" w:type="pct"/>
          </w:tcPr>
          <w:p w14:paraId="74C37651" w14:textId="77777777" w:rsidR="001753B3" w:rsidRDefault="00665719">
            <w:pPr>
              <w:pStyle w:val="Body"/>
            </w:pPr>
            <w:hyperlink r:id="rId116" w:history="1">
              <w:r w:rsidR="001753B3" w:rsidRPr="004D146B">
                <w:rPr>
                  <w:rStyle w:val="Hyperlink"/>
                </w:rPr>
                <w:t>artf1098986</w:t>
              </w:r>
            </w:hyperlink>
          </w:p>
        </w:tc>
      </w:tr>
      <w:tr w:rsidR="00FD2D67" w14:paraId="198CCA97" w14:textId="77777777" w:rsidTr="00FD2D67">
        <w:tc>
          <w:tcPr>
            <w:tcW w:w="1442" w:type="pct"/>
          </w:tcPr>
          <w:p w14:paraId="05AA6A98" w14:textId="5992B102" w:rsidR="00FD2D67" w:rsidRDefault="00FD2D67">
            <w:pPr>
              <w:pStyle w:val="Body"/>
            </w:pPr>
          </w:p>
        </w:tc>
        <w:tc>
          <w:tcPr>
            <w:tcW w:w="273" w:type="pct"/>
          </w:tcPr>
          <w:p w14:paraId="75C7F234" w14:textId="77777777" w:rsidR="00FD2D67" w:rsidRDefault="00FD2D67">
            <w:pPr>
              <w:pStyle w:val="Body"/>
            </w:pPr>
          </w:p>
        </w:tc>
        <w:tc>
          <w:tcPr>
            <w:tcW w:w="240" w:type="pct"/>
          </w:tcPr>
          <w:p w14:paraId="12A39C72" w14:textId="6B9D6E51" w:rsidR="00FD2D67" w:rsidRDefault="00FD2D67">
            <w:pPr>
              <w:pStyle w:val="Body"/>
            </w:pPr>
          </w:p>
        </w:tc>
        <w:tc>
          <w:tcPr>
            <w:tcW w:w="329" w:type="pct"/>
          </w:tcPr>
          <w:p w14:paraId="29B57617" w14:textId="77777777" w:rsidR="00FD2D67" w:rsidRDefault="00FD2D67">
            <w:pPr>
              <w:pStyle w:val="Body"/>
            </w:pPr>
          </w:p>
        </w:tc>
        <w:tc>
          <w:tcPr>
            <w:tcW w:w="273" w:type="pct"/>
          </w:tcPr>
          <w:p w14:paraId="31801E6F" w14:textId="119E1C67" w:rsidR="00FD2D67" w:rsidRDefault="00FD2D67">
            <w:pPr>
              <w:pStyle w:val="Body"/>
            </w:pPr>
          </w:p>
        </w:tc>
        <w:tc>
          <w:tcPr>
            <w:tcW w:w="401" w:type="pct"/>
          </w:tcPr>
          <w:p w14:paraId="1B1C4625" w14:textId="77777777" w:rsidR="00FD2D67" w:rsidRDefault="00FD2D67">
            <w:pPr>
              <w:pStyle w:val="Body"/>
            </w:pPr>
          </w:p>
        </w:tc>
        <w:tc>
          <w:tcPr>
            <w:tcW w:w="905" w:type="pct"/>
          </w:tcPr>
          <w:p w14:paraId="26BBA74D" w14:textId="77777777" w:rsidR="00FD2D67" w:rsidRDefault="00FD2D67">
            <w:pPr>
              <w:pStyle w:val="Body"/>
            </w:pPr>
          </w:p>
        </w:tc>
        <w:tc>
          <w:tcPr>
            <w:tcW w:w="1137" w:type="pct"/>
          </w:tcPr>
          <w:p w14:paraId="080DEEBF" w14:textId="77777777" w:rsidR="00FD2D67" w:rsidRDefault="00FD2D67">
            <w:pPr>
              <w:pStyle w:val="Body"/>
            </w:pPr>
          </w:p>
        </w:tc>
      </w:tr>
      <w:tr w:rsidR="001753B3" w14:paraId="72B9EB2B" w14:textId="77777777" w:rsidTr="006803B6">
        <w:tc>
          <w:tcPr>
            <w:tcW w:w="1442" w:type="pct"/>
          </w:tcPr>
          <w:p w14:paraId="34EE8526" w14:textId="79B4625F" w:rsidR="001753B3" w:rsidRDefault="001753B3">
            <w:pPr>
              <w:pStyle w:val="Body"/>
            </w:pPr>
          </w:p>
        </w:tc>
        <w:tc>
          <w:tcPr>
            <w:tcW w:w="273" w:type="pct"/>
          </w:tcPr>
          <w:p w14:paraId="3D76D4A0" w14:textId="77777777" w:rsidR="001753B3" w:rsidRDefault="001753B3">
            <w:pPr>
              <w:pStyle w:val="Body"/>
            </w:pPr>
          </w:p>
        </w:tc>
        <w:tc>
          <w:tcPr>
            <w:tcW w:w="240" w:type="pct"/>
          </w:tcPr>
          <w:p w14:paraId="12C7E574" w14:textId="77777777" w:rsidR="001753B3" w:rsidRDefault="001753B3">
            <w:pPr>
              <w:pStyle w:val="Body"/>
            </w:pPr>
          </w:p>
        </w:tc>
        <w:tc>
          <w:tcPr>
            <w:tcW w:w="329" w:type="pct"/>
          </w:tcPr>
          <w:p w14:paraId="19BA5920" w14:textId="182ED73E" w:rsidR="001753B3" w:rsidRDefault="001753B3">
            <w:pPr>
              <w:pStyle w:val="Body"/>
            </w:pPr>
          </w:p>
        </w:tc>
        <w:tc>
          <w:tcPr>
            <w:tcW w:w="273" w:type="pct"/>
          </w:tcPr>
          <w:p w14:paraId="1CF9ED21" w14:textId="77777777" w:rsidR="001753B3" w:rsidRDefault="001753B3">
            <w:pPr>
              <w:pStyle w:val="Body"/>
            </w:pPr>
          </w:p>
        </w:tc>
        <w:tc>
          <w:tcPr>
            <w:tcW w:w="401" w:type="pct"/>
          </w:tcPr>
          <w:p w14:paraId="3B0ACFEC" w14:textId="77777777" w:rsidR="001753B3" w:rsidRDefault="001753B3">
            <w:pPr>
              <w:pStyle w:val="Body"/>
            </w:pPr>
          </w:p>
        </w:tc>
        <w:tc>
          <w:tcPr>
            <w:tcW w:w="905" w:type="pct"/>
          </w:tcPr>
          <w:p w14:paraId="28D76EC5" w14:textId="77777777" w:rsidR="001753B3" w:rsidRDefault="001753B3">
            <w:pPr>
              <w:pStyle w:val="Body"/>
            </w:pPr>
          </w:p>
        </w:tc>
        <w:tc>
          <w:tcPr>
            <w:tcW w:w="1137" w:type="pct"/>
          </w:tcPr>
          <w:p w14:paraId="6BC153D4" w14:textId="77777777" w:rsidR="001753B3" w:rsidRDefault="001753B3">
            <w:pPr>
              <w:pStyle w:val="Body"/>
            </w:pPr>
          </w:p>
        </w:tc>
      </w:tr>
    </w:tbl>
    <w:p w14:paraId="678D3162" w14:textId="620D6B65" w:rsidR="001753B3" w:rsidRPr="007166CA" w:rsidRDefault="00367397" w:rsidP="00C84A2D">
      <w:pPr>
        <w:pStyle w:val="Caption"/>
        <w:jc w:val="center"/>
      </w:pPr>
      <w:bookmarkStart w:id="797" w:name="_Toc42511875"/>
      <w:r>
        <w:t xml:space="preserve">Table </w:t>
      </w:r>
      <w:r>
        <w:fldChar w:fldCharType="begin"/>
      </w:r>
      <w:r>
        <w:instrText xml:space="preserve"> SEQ Table \* ARABIC </w:instrText>
      </w:r>
      <w:r>
        <w:fldChar w:fldCharType="separate"/>
      </w:r>
      <w:r w:rsidR="00403FDA">
        <w:rPr>
          <w:noProof/>
        </w:rPr>
        <w:t>16</w:t>
      </w:r>
      <w:r>
        <w:fldChar w:fldCharType="end"/>
      </w:r>
      <w:r w:rsidR="00403FDA">
        <w:t xml:space="preserve">: </w:t>
      </w:r>
      <w:r>
        <w:t>Electical specifications TXBIST</w:t>
      </w:r>
      <w:bookmarkEnd w:id="797"/>
    </w:p>
    <w:p w14:paraId="2EAC7038" w14:textId="77777777" w:rsidR="001753B3" w:rsidRDefault="001753B3" w:rsidP="001753B3"/>
    <w:p w14:paraId="2859D23C" w14:textId="77777777" w:rsidR="001753B3" w:rsidRDefault="001753B3">
      <w:pPr>
        <w:pStyle w:val="Heading1"/>
      </w:pPr>
      <w:bookmarkStart w:id="798" w:name="_Ref37084175"/>
      <w:bookmarkStart w:id="799" w:name="_Toc49245228"/>
      <w:r>
        <w:t>Post processing with ARM and software (calibration and safety)</w:t>
      </w:r>
      <w:bookmarkEnd w:id="798"/>
      <w:bookmarkEnd w:id="799"/>
    </w:p>
    <w:p w14:paraId="18E322FD" w14:textId="2F3C4852" w:rsidR="001753B3" w:rsidRDefault="001753B3">
      <w:pPr>
        <w:pStyle w:val="Heading2"/>
      </w:pPr>
      <w:bookmarkStart w:id="800" w:name="_Toc49245229"/>
      <w:r>
        <w:t>General processing</w:t>
      </w:r>
      <w:bookmarkEnd w:id="800"/>
    </w:p>
    <w:p w14:paraId="5CC1F98F" w14:textId="77777777" w:rsidR="001753B3" w:rsidRDefault="001753B3" w:rsidP="001753B3">
      <w:r w:rsidRPr="00E25D61">
        <w:rPr>
          <w:noProof/>
        </w:rPr>
        <w:drawing>
          <wp:inline distT="0" distB="0" distL="0" distR="0" wp14:anchorId="20D2FA19" wp14:editId="5543D7E9">
            <wp:extent cx="5016500" cy="28219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016500" cy="2821940"/>
                    </a:xfrm>
                    <a:prstGeom prst="rect">
                      <a:avLst/>
                    </a:prstGeom>
                  </pic:spPr>
                </pic:pic>
              </a:graphicData>
            </a:graphic>
          </wp:inline>
        </w:drawing>
      </w:r>
    </w:p>
    <w:p w14:paraId="188FBEE4" w14:textId="37DDE68C" w:rsidR="001753B3" w:rsidRDefault="001753B3" w:rsidP="001753B3">
      <w:pPr>
        <w:pStyle w:val="Caption"/>
        <w:jc w:val="center"/>
      </w:pPr>
      <w:bookmarkStart w:id="801" w:name="_Toc42511849"/>
      <w:r>
        <w:t xml:space="preserve">Figure </w:t>
      </w:r>
      <w:r w:rsidR="00403FDA">
        <w:t>42:</w:t>
      </w:r>
      <w:r>
        <w:t xml:space="preserve"> chirp vs Bist (calibration and safety)</w:t>
      </w:r>
      <w:bookmarkEnd w:id="801"/>
    </w:p>
    <w:p w14:paraId="5D9ADF6F" w14:textId="0EF9CFE9" w:rsidR="001753B3" w:rsidRDefault="001753B3">
      <w:pPr>
        <w:pStyle w:val="Heading3"/>
      </w:pPr>
      <w:bookmarkStart w:id="802" w:name="_Toc49245230"/>
      <w:r>
        <w:t>Calibration</w:t>
      </w:r>
      <w:bookmarkEnd w:id="802"/>
    </w:p>
    <w:p w14:paraId="20A9C9EE" w14:textId="2105BE89" w:rsidR="005B6478" w:rsidRPr="00842529" w:rsidRDefault="005B6478" w:rsidP="00842529">
      <w:pPr>
        <w:pStyle w:val="Body"/>
        <w:rPr>
          <w:color w:val="FF0000"/>
        </w:rPr>
      </w:pPr>
      <w:r w:rsidRPr="00842529">
        <w:rPr>
          <w:color w:val="FF0000"/>
        </w:rPr>
        <w:t>To be updated</w:t>
      </w:r>
    </w:p>
    <w:p w14:paraId="6F8C6C94" w14:textId="4D7AF6F9" w:rsidR="00B51BC2" w:rsidRDefault="001753B3" w:rsidP="00B51BC2">
      <w:pPr>
        <w:pStyle w:val="Body"/>
      </w:pPr>
      <w:r>
        <w:t>In the RXBIST several calibration are done by software</w:t>
      </w:r>
      <w:r w:rsidR="00B51BC2">
        <w:t>. Calibration is proposed to be run at each chirp frames. Calibration must be done in this order :</w:t>
      </w:r>
    </w:p>
    <w:p w14:paraId="792E52E3" w14:textId="77777777" w:rsidR="00B51BC2" w:rsidRDefault="00B51BC2" w:rsidP="00B51BC2">
      <w:pPr>
        <w:pStyle w:val="Body"/>
      </w:pPr>
      <w:r>
        <w:t>-first LO</w:t>
      </w:r>
    </w:p>
    <w:p w14:paraId="012EC8AD" w14:textId="77777777" w:rsidR="00B51BC2" w:rsidRDefault="00B51BC2" w:rsidP="00B51BC2">
      <w:pPr>
        <w:pStyle w:val="Body"/>
      </w:pPr>
      <w:r>
        <w:t xml:space="preserve">-then SSB </w:t>
      </w:r>
    </w:p>
    <w:p w14:paraId="5E779C4C" w14:textId="77777777" w:rsidR="001753B3" w:rsidRDefault="001753B3">
      <w:pPr>
        <w:pStyle w:val="Body"/>
      </w:pPr>
    </w:p>
    <w:p w14:paraId="2DB3E9D3" w14:textId="15D35BFE" w:rsidR="001753B3" w:rsidRDefault="001753B3">
      <w:pPr>
        <w:pStyle w:val="Heading4"/>
      </w:pPr>
      <w:r>
        <w:t xml:space="preserve">LO </w:t>
      </w:r>
      <w:r w:rsidR="00B51BC2">
        <w:t xml:space="preserve">doubler </w:t>
      </w:r>
      <w:r>
        <w:t>Power calibration</w:t>
      </w:r>
    </w:p>
    <w:p w14:paraId="5441434C" w14:textId="36EA89B7" w:rsidR="00B51BC2" w:rsidRDefault="00B51BC2" w:rsidP="00B51BC2">
      <w:pPr>
        <w:pStyle w:val="Body"/>
      </w:pPr>
      <w:r>
        <w:t>LO feeds LO doubler with a power of -12dBm. In not enough this power can be boosted to -10dBm. Calibration of the output of the LO doubler take this into account as shown in the figure below.</w:t>
      </w:r>
    </w:p>
    <w:p w14:paraId="5EB2106A" w14:textId="427D94F6" w:rsidR="00B51BC2" w:rsidRPr="00842529" w:rsidRDefault="00B51BC2" w:rsidP="00842529">
      <w:pPr>
        <w:pStyle w:val="Body"/>
      </w:pPr>
      <w:r>
        <w:t>This calibration uses binary search to find the closest power to the targeted one. However we need after each binary search to check that the chosen code is within the limits of calibration accuracy</w:t>
      </w:r>
      <w:r w:rsidR="0035679A">
        <w:t xml:space="preserve"> (here power steps of 0.5dBm max)</w:t>
      </w:r>
      <w:r>
        <w:t>.</w:t>
      </w:r>
    </w:p>
    <w:p w14:paraId="24275F6E" w14:textId="0EE9D0DD" w:rsidR="001753B3" w:rsidRDefault="00B51BC2" w:rsidP="001753B3">
      <w:pPr>
        <w:pStyle w:val="Caption"/>
        <w:jc w:val="center"/>
      </w:pPr>
      <w:r>
        <w:rPr>
          <w:noProof/>
        </w:rPr>
        <w:drawing>
          <wp:inline distT="0" distB="0" distL="0" distR="0" wp14:anchorId="408A0E7E" wp14:editId="7C2A1B62">
            <wp:extent cx="5016500" cy="31203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16500" cy="3120390"/>
                    </a:xfrm>
                    <a:prstGeom prst="rect">
                      <a:avLst/>
                    </a:prstGeom>
                  </pic:spPr>
                </pic:pic>
              </a:graphicData>
            </a:graphic>
          </wp:inline>
        </w:drawing>
      </w:r>
    </w:p>
    <w:p w14:paraId="1584D701" w14:textId="7DD233D2" w:rsidR="001753B3" w:rsidRDefault="001753B3" w:rsidP="001753B3">
      <w:pPr>
        <w:pStyle w:val="Caption"/>
        <w:jc w:val="center"/>
      </w:pPr>
      <w:bookmarkStart w:id="803" w:name="_Toc42511850"/>
      <w:r>
        <w:t xml:space="preserve">Figure </w:t>
      </w:r>
      <w:r w:rsidR="00403FDA">
        <w:t>43:</w:t>
      </w:r>
      <w:r w:rsidR="00B51BC2">
        <w:t xml:space="preserve"> LO doubler</w:t>
      </w:r>
      <w:r>
        <w:t xml:space="preserve"> power Calibration process</w:t>
      </w:r>
      <w:bookmarkEnd w:id="803"/>
    </w:p>
    <w:p w14:paraId="24390540" w14:textId="77777777" w:rsidR="001753B3" w:rsidRDefault="001753B3" w:rsidP="001753B3"/>
    <w:p w14:paraId="0670966D" w14:textId="695F9A76" w:rsidR="0035679A" w:rsidRDefault="0035679A">
      <w:pPr>
        <w:pStyle w:val="Body"/>
      </w:pPr>
      <w:r>
        <w:t xml:space="preserve">The output Power is measured by the PPD. In the final algorithm the binary search will be done on PPD Vout values. The target (3dBm) and the limits (+/-0.5dBm) will be transformed to voltage values at the PPD. PPD accuracy will then be added to the result. </w:t>
      </w:r>
    </w:p>
    <w:p w14:paraId="13B59F6D" w14:textId="19D06E48" w:rsidR="0035679A" w:rsidRDefault="0035679A">
      <w:pPr>
        <w:pStyle w:val="Body"/>
      </w:pPr>
      <w:r>
        <w:t>(</w:t>
      </w:r>
      <w:r w:rsidRPr="00842529">
        <w:rPr>
          <w:color w:val="FF0000"/>
        </w:rPr>
        <w:t>to be updated with real ppd accuracy</w:t>
      </w:r>
      <w:r>
        <w:t>)</w:t>
      </w:r>
    </w:p>
    <w:p w14:paraId="6EB8489A" w14:textId="6AE77A75" w:rsidR="0035679A" w:rsidRDefault="0035679A" w:rsidP="0035679A">
      <w:pPr>
        <w:pStyle w:val="Heading4"/>
      </w:pPr>
      <w:r>
        <w:t>SSB output Power calibration</w:t>
      </w:r>
    </w:p>
    <w:p w14:paraId="31F02741" w14:textId="77777777" w:rsidR="001753B3" w:rsidRDefault="001753B3" w:rsidP="001753B3"/>
    <w:p w14:paraId="4FD4A5E4" w14:textId="610FCBC3" w:rsidR="00CA60A4" w:rsidRDefault="0035679A" w:rsidP="0035679A">
      <w:pPr>
        <w:pStyle w:val="Body"/>
      </w:pPr>
      <w:r>
        <w:t xml:space="preserve">Output Power of SSB must be calibrated to have </w:t>
      </w:r>
      <w:r w:rsidR="002C109F">
        <w:t>a</w:t>
      </w:r>
      <w:r>
        <w:t xml:space="preserve"> measurable voltage at PPD level in the Rx</w:t>
      </w:r>
      <w:r w:rsidR="002C109F">
        <w:t xml:space="preserve"> </w:t>
      </w:r>
      <w:r>
        <w:t xml:space="preserve">(&gt;140mVpkdiff or </w:t>
      </w:r>
      <w:r w:rsidR="000854EE">
        <w:t>&gt;</w:t>
      </w:r>
      <w:r>
        <w:t>-15dBm). In a similar way we can calibrate using the PPD at the output of SSB while targeting an</w:t>
      </w:r>
      <w:r w:rsidR="000854EE">
        <w:t xml:space="preserve"> equivalent</w:t>
      </w:r>
      <w:r>
        <w:t xml:space="preserve"> output power of 4dBm (see ch 4.4.1)</w:t>
      </w:r>
      <w:r w:rsidR="00CA60A4">
        <w:t>.</w:t>
      </w:r>
    </w:p>
    <w:p w14:paraId="651EC60C" w14:textId="72F6E534" w:rsidR="001753B3" w:rsidRDefault="004A0420" w:rsidP="0035679A">
      <w:pPr>
        <w:pStyle w:val="Body"/>
      </w:pPr>
      <w:r>
        <w:rPr>
          <w:noProof/>
        </w:rPr>
        <w:drawing>
          <wp:anchor distT="0" distB="0" distL="114300" distR="114300" simplePos="0" relativeHeight="251717120" behindDoc="0" locked="0" layoutInCell="1" allowOverlap="1" wp14:anchorId="660DA640" wp14:editId="5FA7649A">
            <wp:simplePos x="0" y="0"/>
            <wp:positionH relativeFrom="column">
              <wp:posOffset>-31750</wp:posOffset>
            </wp:positionH>
            <wp:positionV relativeFrom="paragraph">
              <wp:posOffset>495300</wp:posOffset>
            </wp:positionV>
            <wp:extent cx="5016500" cy="1969135"/>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extLst>
                        <a:ext uri="{28A0092B-C50C-407E-A947-70E740481C1C}">
                          <a14:useLocalDpi xmlns:a14="http://schemas.microsoft.com/office/drawing/2010/main" val="0"/>
                        </a:ext>
                      </a:extLst>
                    </a:blip>
                    <a:srcRect t="10916"/>
                    <a:stretch/>
                  </pic:blipFill>
                  <pic:spPr bwMode="auto">
                    <a:xfrm>
                      <a:off x="0" y="0"/>
                      <a:ext cx="5016500" cy="1969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9168" behindDoc="0" locked="0" layoutInCell="1" allowOverlap="1" wp14:anchorId="26446225" wp14:editId="04C401CB">
                <wp:simplePos x="0" y="0"/>
                <wp:positionH relativeFrom="column">
                  <wp:posOffset>-69850</wp:posOffset>
                </wp:positionH>
                <wp:positionV relativeFrom="paragraph">
                  <wp:posOffset>2537460</wp:posOffset>
                </wp:positionV>
                <wp:extent cx="501650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67024C32" w14:textId="331B39D4" w:rsidR="00FF2D65" w:rsidRPr="00D01A1C" w:rsidRDefault="00FF2D65" w:rsidP="00842529">
                            <w:pPr>
                              <w:pStyle w:val="Caption"/>
                              <w:jc w:val="center"/>
                              <w:rPr>
                                <w:noProof/>
                              </w:rPr>
                            </w:pPr>
                            <w:r>
                              <w:t xml:space="preserve">Figure </w:t>
                            </w:r>
                            <w:r>
                              <w:fldChar w:fldCharType="begin"/>
                            </w:r>
                            <w:r>
                              <w:instrText xml:space="preserve"> SEQ Figure \* ARABIC </w:instrText>
                            </w:r>
                            <w:r>
                              <w:fldChar w:fldCharType="separate"/>
                            </w:r>
                            <w:r>
                              <w:rPr>
                                <w:noProof/>
                              </w:rPr>
                              <w:t>21</w:t>
                            </w:r>
                            <w:r>
                              <w:fldChar w:fldCharType="end"/>
                            </w:r>
                            <w:r>
                              <w:t>: SSB output power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46225" id="Text Box 99" o:spid="_x0000_s1045" type="#_x0000_t202" style="position:absolute;margin-left:-5.5pt;margin-top:199.8pt;width:39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" stroked="f">
                <v:textbox style="mso-fit-shape-to-text:t" inset="0,0,0,0">
                  <w:txbxContent>
                    <w:p w14:paraId="67024C32" w14:textId="331B39D4" w:rsidR="00FF2D65" w:rsidRPr="00D01A1C" w:rsidRDefault="00FF2D65" w:rsidP="00842529">
                      <w:pPr>
                        <w:pStyle w:val="Caption"/>
                        <w:jc w:val="center"/>
                        <w:rPr>
                          <w:noProof/>
                        </w:rPr>
                      </w:pPr>
                      <w:r>
                        <w:t xml:space="preserve">Figure </w:t>
                      </w:r>
                      <w:r>
                        <w:fldChar w:fldCharType="begin"/>
                      </w:r>
                      <w:r>
                        <w:instrText xml:space="preserve"> SEQ Figure \* ARABIC </w:instrText>
                      </w:r>
                      <w:r>
                        <w:fldChar w:fldCharType="separate"/>
                      </w:r>
                      <w:r>
                        <w:rPr>
                          <w:noProof/>
                        </w:rPr>
                        <w:t>21</w:t>
                      </w:r>
                      <w:r>
                        <w:fldChar w:fldCharType="end"/>
                      </w:r>
                      <w:r>
                        <w:t>: SSB output power calibration</w:t>
                      </w:r>
                    </w:p>
                  </w:txbxContent>
                </v:textbox>
                <w10:wrap type="topAndBottom"/>
              </v:shape>
            </w:pict>
          </mc:Fallback>
        </mc:AlternateContent>
      </w:r>
      <w:r w:rsidR="0035679A">
        <w:t xml:space="preserve"> </w:t>
      </w:r>
      <w:r w:rsidR="000854EE">
        <w:t>In this calibration, there is two controls for the power: PR DAC current IDAC and Buffers 1, 2 and 3 biases. This late ones are controlled all together with SSB_gain_buffer control.</w:t>
      </w:r>
    </w:p>
    <w:p w14:paraId="5832BF14" w14:textId="328D9949" w:rsidR="000854EE" w:rsidRDefault="000854EE" w:rsidP="0035679A">
      <w:pPr>
        <w:pStyle w:val="Body"/>
      </w:pPr>
      <w:r>
        <w:t xml:space="preserve">Due to design consideration, Iref DAC must be used first to set the targeted power. If the minimum value of Iref_DAC cannot achieve the target, SSB_gain_buffer is then used. This order is necessary to desaturate the buffers before controlling the biases. </w:t>
      </w:r>
    </w:p>
    <w:p w14:paraId="5C00AB5B" w14:textId="3F37D852" w:rsidR="000854EE" w:rsidRDefault="000854EE" w:rsidP="0035679A">
      <w:pPr>
        <w:pStyle w:val="Body"/>
      </w:pPr>
      <w:r>
        <w:t>Figure below shows the calibration algorithm using Rx ppd with a targeted calibration value of 140mVpkdiff.</w:t>
      </w:r>
    </w:p>
    <w:p w14:paraId="484F1DE6" w14:textId="1B23E267" w:rsidR="000854EE" w:rsidRDefault="000854EE" w:rsidP="0035679A">
      <w:pPr>
        <w:pStyle w:val="Body"/>
      </w:pPr>
    </w:p>
    <w:p w14:paraId="0478CBBD" w14:textId="21776864" w:rsidR="000854EE" w:rsidRPr="00714FB0" w:rsidRDefault="000854EE" w:rsidP="00842529">
      <w:pPr>
        <w:pStyle w:val="Body"/>
      </w:pPr>
    </w:p>
    <w:p w14:paraId="68A0A79A" w14:textId="5C291699" w:rsidR="001753B3" w:rsidRDefault="001753B3">
      <w:pPr>
        <w:pStyle w:val="Heading4"/>
      </w:pPr>
      <w:r>
        <w:t>Power detector calibration</w:t>
      </w:r>
    </w:p>
    <w:p w14:paraId="2F54E3C5" w14:textId="024CF891" w:rsidR="00522742" w:rsidRPr="00522742" w:rsidRDefault="00522742">
      <w:pPr>
        <w:pStyle w:val="Body"/>
      </w:pPr>
      <w:r w:rsidRPr="00522742">
        <w:t>Not defined yet if needed</w:t>
      </w:r>
    </w:p>
    <w:p w14:paraId="764AB8B3" w14:textId="59E71822" w:rsidR="001753B3" w:rsidRDefault="001753B3">
      <w:pPr>
        <w:pStyle w:val="Heading4"/>
      </w:pPr>
      <w:r>
        <w:t>Sat detector Calibration</w:t>
      </w:r>
      <w:r w:rsidR="00522742">
        <w:t xml:space="preserve"> </w:t>
      </w:r>
    </w:p>
    <w:p w14:paraId="2B9CB19A" w14:textId="332EC0E9" w:rsidR="001753B3" w:rsidRDefault="00522742">
      <w:pPr>
        <w:pStyle w:val="Body"/>
      </w:pPr>
      <w:r>
        <w:t>This saturation detector calibration is proposed to be run at startup only</w:t>
      </w:r>
    </w:p>
    <w:p w14:paraId="35561D1D" w14:textId="3D8E41CC" w:rsidR="001753B3" w:rsidRPr="000B4B43" w:rsidRDefault="001753B3">
      <w:pPr>
        <w:pStyle w:val="Body"/>
        <w:numPr>
          <w:ilvl w:val="0"/>
          <w:numId w:val="42"/>
        </w:numPr>
      </w:pPr>
      <w:r w:rsidRPr="000B4B43">
        <w:t>Bist power calibration:</w:t>
      </w:r>
    </w:p>
    <w:p w14:paraId="43A7B5E8" w14:textId="1181023B" w:rsidR="001753B3" w:rsidRDefault="001753B3">
      <w:pPr>
        <w:pStyle w:val="Body"/>
      </w:pPr>
      <w:r>
        <w:t xml:space="preserve">Sat detector calibration start by calibrating BB Bist power for all power steps used in this calibration. If this calibration is already done. This step is bypassed. </w:t>
      </w:r>
    </w:p>
    <w:p w14:paraId="13FA4CFE" w14:textId="1E097BC7" w:rsidR="001753B3" w:rsidRDefault="001753B3">
      <w:pPr>
        <w:pStyle w:val="Body"/>
      </w:pPr>
      <w:r>
        <w:t xml:space="preserve">- </w:t>
      </w:r>
      <w:r>
        <w:tab/>
        <w:t>rx switch config 2: calibration to ADC</w:t>
      </w:r>
    </w:p>
    <w:p w14:paraId="0468593C" w14:textId="77777777" w:rsidR="001753B3" w:rsidRDefault="001753B3">
      <w:pPr>
        <w:pStyle w:val="Body"/>
      </w:pPr>
      <w:r>
        <w:t>-</w:t>
      </w:r>
      <w:r>
        <w:tab/>
        <w:t xml:space="preserve">Set attenuator to 5dB or 10 dB attenuation. </w:t>
      </w:r>
    </w:p>
    <w:p w14:paraId="323405AD" w14:textId="5CE5EFDF" w:rsidR="001753B3" w:rsidRDefault="001753B3">
      <w:pPr>
        <w:pStyle w:val="Body"/>
      </w:pPr>
      <w:r>
        <w:t>For k=0:kmax {</w:t>
      </w:r>
    </w:p>
    <w:p w14:paraId="10CA7E24" w14:textId="77777777" w:rsidR="001753B3" w:rsidRDefault="001753B3" w:rsidP="001F1C32">
      <w:pPr>
        <w:pStyle w:val="Body"/>
      </w:pPr>
      <w:r>
        <w:t>-</w:t>
      </w:r>
      <w:r w:rsidRPr="001E19B6">
        <w:t xml:space="preserve"> </w:t>
      </w:r>
      <w:r>
        <w:tab/>
        <w:t>Set bist voltage to VBist_k=Vmin+k*Vstep,.</w:t>
      </w:r>
    </w:p>
    <w:p w14:paraId="4355D8B6" w14:textId="269D10D7" w:rsidR="001753B3" w:rsidRDefault="001753B3" w:rsidP="001F1C32">
      <w:pPr>
        <w:pStyle w:val="Body"/>
      </w:pPr>
      <w:r>
        <w:t xml:space="preserve">- </w:t>
      </w:r>
      <w:r>
        <w:tab/>
        <w:t xml:space="preserve">Read ADC output voltage </w:t>
      </w:r>
      <m:oMath>
        <m:sSubSup>
          <m:sSubSupPr>
            <m:ctrlPr>
              <w:rPr>
                <w:rFonts w:ascii="Cambria Math" w:hAnsi="Cambria Math"/>
                <w:i/>
              </w:rPr>
            </m:ctrlPr>
          </m:sSubSupPr>
          <m:e>
            <m:r>
              <w:rPr>
                <w:rFonts w:ascii="Cambria Math" w:hAnsi="Cambria Math"/>
              </w:rPr>
              <m:t>VA</m:t>
            </m:r>
          </m:e>
          <m:sub>
            <m:r>
              <w:rPr>
                <w:rFonts w:ascii="Cambria Math" w:hAnsi="Cambria Math"/>
              </w:rPr>
              <m:t>k</m:t>
            </m:r>
          </m:sub>
          <m:sup>
            <m:r>
              <w:rPr>
                <w:rFonts w:ascii="Cambria Math" w:hAnsi="Cambria Math"/>
              </w:rPr>
              <m:t>n</m:t>
            </m:r>
          </m:sup>
        </m:sSubSup>
      </m:oMath>
      <w:r>
        <w:t xml:space="preserve"> and store the result. </w:t>
      </w:r>
    </w:p>
    <w:p w14:paraId="4F678958" w14:textId="5D626447" w:rsidR="001753B3" w:rsidRDefault="001753B3">
      <w:pPr>
        <w:pStyle w:val="Body"/>
      </w:pPr>
      <w:r>
        <w:t xml:space="preserve"> </w:t>
      </w:r>
      <w:r>
        <w:tab/>
      </w:r>
      <w:r>
        <w:tab/>
      </w:r>
      <w:r>
        <w:tab/>
      </w:r>
      <w:r>
        <w:tab/>
      </w:r>
      <w:r>
        <w:tab/>
        <w:t>}</w:t>
      </w:r>
    </w:p>
    <w:p w14:paraId="520CDCE5" w14:textId="23FF6EED" w:rsidR="001753B3" w:rsidRPr="000B4B43" w:rsidRDefault="001753B3">
      <w:pPr>
        <w:pStyle w:val="Body"/>
        <w:numPr>
          <w:ilvl w:val="0"/>
          <w:numId w:val="42"/>
        </w:numPr>
      </w:pPr>
      <w:r>
        <w:t>Gain compression 1dB measurement</w:t>
      </w:r>
      <w:r w:rsidRPr="00415E4F">
        <w:t>:</w:t>
      </w:r>
    </w:p>
    <w:p w14:paraId="5283148F" w14:textId="7E4F2DF2" w:rsidR="001753B3" w:rsidRDefault="001753B3">
      <w:pPr>
        <w:pStyle w:val="Body"/>
      </w:pPr>
      <w:r>
        <w:t>Pout_1dB of VGA1 is then measured through a binary search for all PBist_N powers:</w:t>
      </w:r>
    </w:p>
    <w:p w14:paraId="09B883D9" w14:textId="1A013535" w:rsidR="001753B3" w:rsidRDefault="001753B3">
      <w:pPr>
        <w:pStyle w:val="Body"/>
      </w:pPr>
      <w:r>
        <w:t xml:space="preserve">- </w:t>
      </w:r>
      <w:r>
        <w:tab/>
        <w:t>VGA1 at max gain</w:t>
      </w:r>
    </w:p>
    <w:p w14:paraId="06A6E3C4" w14:textId="054A7BD0" w:rsidR="001753B3" w:rsidRDefault="001753B3">
      <w:pPr>
        <w:pStyle w:val="Body"/>
      </w:pPr>
      <w:r>
        <w:t xml:space="preserve">- </w:t>
      </w:r>
      <w:r>
        <w:tab/>
        <w:t xml:space="preserve">Rx switch config 4-a (See table XX), switch on attenuator Sw5 (5 to 10 dB). </w:t>
      </w:r>
    </w:p>
    <w:p w14:paraId="4B7C9811" w14:textId="77FAEFCC" w:rsidR="001753B3" w:rsidRDefault="001753B3">
      <w:pPr>
        <w:pStyle w:val="Body"/>
      </w:pPr>
      <w:r w:rsidRPr="003E3C0C">
        <w:t xml:space="preserve"> </w:t>
      </w:r>
      <w:r>
        <w:t>For k=0:kmax {</w:t>
      </w:r>
    </w:p>
    <w:p w14:paraId="05E2910E" w14:textId="77777777" w:rsidR="001753B3" w:rsidRDefault="001753B3" w:rsidP="001F1C32">
      <w:pPr>
        <w:pStyle w:val="Body"/>
      </w:pPr>
      <w:r>
        <w:t>-</w:t>
      </w:r>
      <w:r w:rsidRPr="001E19B6">
        <w:t xml:space="preserve"> </w:t>
      </w:r>
      <w:r>
        <w:tab/>
        <w:t xml:space="preserve">Set bist voltage at </w:t>
      </w:r>
      <m:oMath>
        <m:r>
          <w:rPr>
            <w:rFonts w:ascii="Cambria Math" w:hAnsi="Cambria Math"/>
          </w:rPr>
          <m:t>VBis</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step</m:t>
            </m:r>
          </m:sub>
        </m:sSub>
      </m:oMath>
    </w:p>
    <w:p w14:paraId="5FE3877F" w14:textId="77777777" w:rsidR="001753B3" w:rsidRDefault="001753B3" w:rsidP="001F1C32">
      <w:pPr>
        <w:pStyle w:val="Body"/>
      </w:pPr>
      <w:r>
        <w:t xml:space="preserve">- </w:t>
      </w:r>
      <w:r>
        <w:tab/>
        <w:t xml:space="preserve">Read ADC output voltage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n</m:t>
            </m:r>
          </m:sup>
        </m:sSubSup>
      </m:oMath>
      <w:r>
        <w:t>and store the result. (n for receiver n=1,2,3,4)</w:t>
      </w:r>
    </w:p>
    <w:p w14:paraId="36D202EE" w14:textId="77777777" w:rsidR="001753B3" w:rsidRDefault="001753B3" w:rsidP="001F1C32">
      <w:pPr>
        <w:pStyle w:val="Body"/>
      </w:pPr>
      <w:r>
        <w:t xml:space="preserve"> }</w:t>
      </w:r>
    </w:p>
    <w:p w14:paraId="31C73E9A" w14:textId="77777777" w:rsidR="001753B3" w:rsidRDefault="001753B3">
      <w:pPr>
        <w:pStyle w:val="Body"/>
        <w:numPr>
          <w:ilvl w:val="0"/>
          <w:numId w:val="43"/>
        </w:numPr>
      </w:pPr>
      <w:r>
        <w:t xml:space="preserve">determine k0 such as </w:t>
      </w:r>
      <m:oMath>
        <m:f>
          <m:fPr>
            <m:ctrlPr>
              <w:rPr>
                <w:rFonts w:ascii="Cambria Math" w:hAnsi="Cambria Math"/>
                <w:iCs/>
              </w:rPr>
            </m:ctrlPr>
          </m:fPr>
          <m:num>
            <m:sSubSup>
              <m:sSubSupPr>
                <m:ctrlPr>
                  <w:rPr>
                    <w:rFonts w:ascii="Cambria Math" w:hAnsi="Cambria Math"/>
                    <w:iCs/>
                  </w:rPr>
                </m:ctrlPr>
              </m:sSubSupPr>
              <m:e>
                <m:r>
                  <w:rPr>
                    <w:rFonts w:ascii="Cambria Math" w:hAnsi="Cambria Math"/>
                  </w:rPr>
                  <m:t>VB</m:t>
                </m:r>
              </m:e>
              <m:sub>
                <m:r>
                  <m:rPr>
                    <m:sty m:val="p"/>
                  </m:rPr>
                  <w:rPr>
                    <w:rFonts w:ascii="Cambria Math" w:hAnsi="Cambria Math"/>
                  </w:rPr>
                  <m:t>0</m:t>
                </m:r>
              </m:sub>
              <m:sup>
                <m:r>
                  <w:rPr>
                    <w:rFonts w:ascii="Cambria Math" w:hAnsi="Cambria Math"/>
                  </w:rPr>
                  <m:t>n</m:t>
                </m:r>
              </m:sup>
            </m:sSubSup>
          </m:num>
          <m:den>
            <m:sSubSup>
              <m:sSubSupPr>
                <m:ctrlPr>
                  <w:rPr>
                    <w:rFonts w:ascii="Cambria Math" w:hAnsi="Cambria Math"/>
                    <w:iCs/>
                  </w:rPr>
                </m:ctrlPr>
              </m:sSubSupPr>
              <m:e>
                <m:r>
                  <w:rPr>
                    <w:rFonts w:ascii="Cambria Math" w:hAnsi="Cambria Math"/>
                  </w:rPr>
                  <m:t>VB</m:t>
                </m:r>
              </m:e>
              <m:sub>
                <m:r>
                  <w:rPr>
                    <w:rFonts w:ascii="Cambria Math" w:hAnsi="Cambria Math"/>
                  </w:rPr>
                  <m:t>k</m:t>
                </m:r>
              </m:sub>
              <m:sup>
                <m:r>
                  <w:rPr>
                    <w:rFonts w:ascii="Cambria Math" w:hAnsi="Cambria Math"/>
                  </w:rPr>
                  <m:t>n</m:t>
                </m:r>
              </m:sup>
            </m:sSubSup>
          </m:den>
        </m:f>
        <m:r>
          <m:rPr>
            <m:sty m:val="p"/>
          </m:rPr>
          <w:rPr>
            <w:rFonts w:ascii="Cambria Math" w:hAnsi="Cambria Math"/>
          </w:rPr>
          <m:t>.</m:t>
        </m:r>
      </m:oMath>
      <w:r w:rsidRPr="001E2A28">
        <w:t xml:space="preserve"> </w:t>
      </w:r>
      <m:oMath>
        <m:f>
          <m:fPr>
            <m:ctrlPr>
              <w:rPr>
                <w:rFonts w:ascii="Cambria Math" w:hAnsi="Cambria Math"/>
                <w:iCs/>
              </w:rPr>
            </m:ctrlPr>
          </m:fPr>
          <m:num>
            <m:sSubSup>
              <m:sSubSupPr>
                <m:ctrlPr>
                  <w:rPr>
                    <w:rFonts w:ascii="Cambria Math" w:hAnsi="Cambria Math"/>
                    <w:iCs/>
                  </w:rPr>
                </m:ctrlPr>
              </m:sSubSupPr>
              <m:e>
                <m:r>
                  <w:rPr>
                    <w:rFonts w:ascii="Cambria Math" w:hAnsi="Cambria Math"/>
                  </w:rPr>
                  <m:t>VA</m:t>
                </m:r>
              </m:e>
              <m:sub>
                <m:r>
                  <w:rPr>
                    <w:rFonts w:ascii="Cambria Math" w:hAnsi="Cambria Math"/>
                  </w:rPr>
                  <m:t>k</m:t>
                </m:r>
              </m:sub>
              <m:sup>
                <m:r>
                  <w:rPr>
                    <w:rFonts w:ascii="Cambria Math" w:hAnsi="Cambria Math"/>
                  </w:rPr>
                  <m:t>n</m:t>
                </m:r>
              </m:sup>
            </m:sSubSup>
          </m:num>
          <m:den>
            <m:sSubSup>
              <m:sSubSupPr>
                <m:ctrlPr>
                  <w:rPr>
                    <w:rFonts w:ascii="Cambria Math" w:hAnsi="Cambria Math"/>
                    <w:iCs/>
                  </w:rPr>
                </m:ctrlPr>
              </m:sSubSupPr>
              <m:e>
                <m:r>
                  <w:rPr>
                    <w:rFonts w:ascii="Cambria Math" w:hAnsi="Cambria Math"/>
                  </w:rPr>
                  <m:t>VA</m:t>
                </m:r>
              </m:e>
              <m:sub>
                <m:r>
                  <m:rPr>
                    <m:sty m:val="p"/>
                  </m:rPr>
                  <w:rPr>
                    <w:rFonts w:ascii="Cambria Math" w:hAnsi="Cambria Math"/>
                  </w:rPr>
                  <m:t>0</m:t>
                </m:r>
              </m:sub>
              <m:sup>
                <m:r>
                  <w:rPr>
                    <w:rFonts w:ascii="Cambria Math" w:hAnsi="Cambria Math"/>
                  </w:rPr>
                  <m:t>n</m:t>
                </m:r>
              </m:sup>
            </m:sSubSup>
          </m:den>
        </m:f>
        <m:r>
          <m:rPr>
            <m:sty m:val="p"/>
          </m:rPr>
          <w:rPr>
            <w:rFonts w:ascii="Cambria Math" w:hAnsi="Cambria Math"/>
          </w:rPr>
          <m:t>&gt;</m:t>
        </m:r>
        <m:sSup>
          <m:sSupPr>
            <m:ctrlPr>
              <w:rPr>
                <w:rFonts w:ascii="Cambria Math" w:hAnsi="Cambria Math"/>
                <w:iCs/>
              </w:rPr>
            </m:ctrlPr>
          </m:sSupPr>
          <m:e>
            <m:r>
              <m:rPr>
                <m:sty m:val="p"/>
              </m:rPr>
              <w:rPr>
                <w:rFonts w:ascii="Cambria Math" w:hAnsi="Cambria Math"/>
              </w:rPr>
              <m:t>10</m:t>
            </m:r>
          </m:e>
          <m:sup>
            <m:r>
              <m:rPr>
                <m:sty m:val="p"/>
              </m:rPr>
              <w:rPr>
                <w:rFonts w:ascii="Cambria Math" w:hAnsi="Cambria Math"/>
              </w:rPr>
              <m:t>1</m:t>
            </m:r>
            <m:r>
              <w:rPr>
                <w:rFonts w:ascii="Cambria Math" w:hAnsi="Cambria Math"/>
              </w:rPr>
              <m:t>db</m:t>
            </m:r>
            <m:r>
              <m:rPr>
                <m:sty m:val="p"/>
              </m:rPr>
              <w:rPr>
                <w:rFonts w:ascii="Cambria Math" w:hAnsi="Cambria Math"/>
              </w:rPr>
              <m:t>/20</m:t>
            </m:r>
          </m:sup>
        </m:sSup>
      </m:oMath>
      <w:r w:rsidRPr="001E2A28">
        <w:rPr>
          <w:sz w:val="18"/>
          <w:szCs w:val="18"/>
        </w:rPr>
        <w:t>=1,12</w:t>
      </w:r>
      <w:r>
        <w:tab/>
      </w:r>
    </w:p>
    <w:p w14:paraId="43B96121" w14:textId="77777777" w:rsidR="001753B3" w:rsidRPr="001E2A28" w:rsidRDefault="001753B3">
      <w:pPr>
        <w:pStyle w:val="Body"/>
      </w:pPr>
      <w:r w:rsidRPr="001E2A28">
        <w:t xml:space="preserve">N.B: binary search cannot be done here since binary search need monotonic measurement. the result of last step will be close to the threshold and can cross it in a non-monotonic way. </w:t>
      </w:r>
    </w:p>
    <w:p w14:paraId="39CFF7E5" w14:textId="77777777" w:rsidR="001753B3" w:rsidRDefault="001753B3">
      <w:pPr>
        <w:pStyle w:val="Body"/>
        <w:numPr>
          <w:ilvl w:val="0"/>
          <w:numId w:val="42"/>
        </w:numPr>
      </w:pPr>
      <w:r>
        <w:t>Sat detector level calibration</w:t>
      </w:r>
      <w:r w:rsidRPr="00415E4F">
        <w:t>:</w:t>
      </w:r>
    </w:p>
    <w:p w14:paraId="7A65DBE9" w14:textId="77777777" w:rsidR="001753B3" w:rsidRDefault="001753B3">
      <w:pPr>
        <w:pStyle w:val="Body"/>
        <w:numPr>
          <w:ilvl w:val="0"/>
          <w:numId w:val="37"/>
        </w:numPr>
      </w:pPr>
      <w:r>
        <w:t>Set Sat detector level to it’s min</w:t>
      </w:r>
    </w:p>
    <w:p w14:paraId="30B2840A" w14:textId="77777777" w:rsidR="001753B3" w:rsidRDefault="001753B3">
      <w:pPr>
        <w:pStyle w:val="Body"/>
        <w:numPr>
          <w:ilvl w:val="0"/>
          <w:numId w:val="37"/>
        </w:numPr>
      </w:pPr>
      <w:r>
        <w:t>Set Pbist=PBist_Nsat-Pguardband</w:t>
      </w:r>
    </w:p>
    <w:p w14:paraId="4B8039FD" w14:textId="77777777" w:rsidR="001753B3" w:rsidRDefault="001753B3">
      <w:pPr>
        <w:pStyle w:val="Body"/>
        <w:numPr>
          <w:ilvl w:val="0"/>
          <w:numId w:val="37"/>
        </w:numPr>
      </w:pPr>
      <w:r>
        <w:t>Increase sat detector level until saturation flag is on</w:t>
      </w:r>
    </w:p>
    <w:p w14:paraId="113D8E42" w14:textId="77777777" w:rsidR="001753B3" w:rsidRDefault="001753B3">
      <w:pPr>
        <w:pStyle w:val="Body"/>
        <w:numPr>
          <w:ilvl w:val="0"/>
          <w:numId w:val="37"/>
        </w:numPr>
      </w:pPr>
      <w:r>
        <w:t>Set BB power to PSatDet=Pout_1dB-P_guardband</w:t>
      </w:r>
    </w:p>
    <w:p w14:paraId="01872A4F" w14:textId="77777777" w:rsidR="001753B3" w:rsidRDefault="001753B3">
      <w:pPr>
        <w:pStyle w:val="Body"/>
        <w:numPr>
          <w:ilvl w:val="0"/>
          <w:numId w:val="37"/>
        </w:numPr>
      </w:pPr>
      <w:r>
        <w:t xml:space="preserve">Increase saturation detector level until clipping </w:t>
      </w:r>
    </w:p>
    <w:p w14:paraId="396ED23F" w14:textId="77777777" w:rsidR="001753B3" w:rsidRDefault="001753B3">
      <w:pPr>
        <w:pStyle w:val="Body"/>
      </w:pPr>
    </w:p>
    <w:p w14:paraId="6B84818B" w14:textId="77777777" w:rsidR="001753B3" w:rsidRPr="0029513C" w:rsidRDefault="001753B3">
      <w:pPr>
        <w:pStyle w:val="Body"/>
      </w:pPr>
      <w:r>
        <w:t>Need to define Nmax, Vstep, Sat_step, Vguardband</w:t>
      </w:r>
    </w:p>
    <w:p w14:paraId="556AA1D0" w14:textId="77777777" w:rsidR="001753B3" w:rsidRPr="001B38CC" w:rsidRDefault="001753B3">
      <w:pPr>
        <w:pStyle w:val="Body"/>
      </w:pPr>
      <w:r>
        <w:rPr>
          <w:noProof/>
        </w:rPr>
        <mc:AlternateContent>
          <mc:Choice Requires="wps">
            <w:drawing>
              <wp:anchor distT="0" distB="0" distL="114300" distR="114300" simplePos="0" relativeHeight="251643392" behindDoc="0" locked="0" layoutInCell="1" allowOverlap="1" wp14:anchorId="5602A2BE" wp14:editId="075BFE03">
                <wp:simplePos x="0" y="0"/>
                <wp:positionH relativeFrom="column">
                  <wp:posOffset>449250</wp:posOffset>
                </wp:positionH>
                <wp:positionV relativeFrom="paragraph">
                  <wp:posOffset>6069991</wp:posOffset>
                </wp:positionV>
                <wp:extent cx="381063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wps:spPr>
                      <wps:txbx>
                        <w:txbxContent>
                          <w:p w14:paraId="7A42195D" w14:textId="22B9FD13" w:rsidR="00FF2D65" w:rsidRPr="00306C6E" w:rsidRDefault="00FF2D65" w:rsidP="001753B3">
                            <w:pPr>
                              <w:pStyle w:val="Caption"/>
                              <w:jc w:val="center"/>
                              <w:rPr>
                                <w:noProof/>
                              </w:rPr>
                            </w:pPr>
                            <w:bookmarkStart w:id="804" w:name="_Toc42070800"/>
                            <w:bookmarkStart w:id="805" w:name="_Toc42511851"/>
                            <w:r>
                              <w:t>Figure 44 : Sat detector calibration state machine</w:t>
                            </w:r>
                            <w:bookmarkEnd w:id="804"/>
                            <w:bookmarkEnd w:id="8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2A2BE" id="Text Box 78" o:spid="_x0000_s1046" type="#_x0000_t202" style="position:absolute;margin-left:35.35pt;margin-top:477.95pt;width:300.0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" stroked="f">
                <v:textbox style="mso-fit-shape-to-text:t" inset="0,0,0,0">
                  <w:txbxContent>
                    <w:p w14:paraId="7A42195D" w14:textId="22B9FD13" w:rsidR="00FF2D65" w:rsidRPr="00306C6E" w:rsidRDefault="00FF2D65" w:rsidP="001753B3">
                      <w:pPr>
                        <w:pStyle w:val="Caption"/>
                        <w:jc w:val="center"/>
                        <w:rPr>
                          <w:noProof/>
                        </w:rPr>
                      </w:pPr>
                      <w:bookmarkStart w:id="806" w:name="_Toc42070800"/>
                      <w:bookmarkStart w:id="807" w:name="_Toc42511851"/>
                      <w:r>
                        <w:t>Figure 44 : Sat detector calibration state machine</w:t>
                      </w:r>
                      <w:bookmarkEnd w:id="806"/>
                      <w:bookmarkEnd w:id="807"/>
                    </w:p>
                  </w:txbxContent>
                </v:textbox>
                <w10:wrap type="topAndBottom"/>
              </v:shape>
            </w:pict>
          </mc:Fallback>
        </mc:AlternateContent>
      </w:r>
      <w:r>
        <w:rPr>
          <w:noProof/>
        </w:rPr>
        <w:drawing>
          <wp:anchor distT="0" distB="0" distL="114300" distR="114300" simplePos="0" relativeHeight="251642368" behindDoc="0" locked="0" layoutInCell="1" allowOverlap="1" wp14:anchorId="752173C5" wp14:editId="6F2C6046">
            <wp:simplePos x="0" y="0"/>
            <wp:positionH relativeFrom="column">
              <wp:posOffset>289433</wp:posOffset>
            </wp:positionH>
            <wp:positionV relativeFrom="paragraph">
              <wp:posOffset>0</wp:posOffset>
            </wp:positionV>
            <wp:extent cx="3810635" cy="5998210"/>
            <wp:effectExtent l="0" t="0" r="0" b="254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10635" cy="5998210"/>
                    </a:xfrm>
                    <a:prstGeom prst="rect">
                      <a:avLst/>
                    </a:prstGeom>
                    <a:noFill/>
                  </pic:spPr>
                </pic:pic>
              </a:graphicData>
            </a:graphic>
            <wp14:sizeRelH relativeFrom="margin">
              <wp14:pctWidth>0</wp14:pctWidth>
            </wp14:sizeRelH>
            <wp14:sizeRelV relativeFrom="margin">
              <wp14:pctHeight>0</wp14:pctHeight>
            </wp14:sizeRelV>
          </wp:anchor>
        </w:drawing>
      </w:r>
    </w:p>
    <w:p w14:paraId="76CE8D30" w14:textId="11E01145" w:rsidR="001753B3" w:rsidRDefault="001753B3">
      <w:pPr>
        <w:pStyle w:val="Heading2"/>
      </w:pPr>
      <w:bookmarkStart w:id="808" w:name="_Toc49245231"/>
      <w:r>
        <w:t>RX safety</w:t>
      </w:r>
      <w:bookmarkEnd w:id="808"/>
    </w:p>
    <w:p w14:paraId="60F86909" w14:textId="477B7DA3" w:rsidR="005B6478" w:rsidRPr="00842529" w:rsidRDefault="005B6478" w:rsidP="00842529">
      <w:pPr>
        <w:pStyle w:val="Body"/>
        <w:rPr>
          <w:color w:val="FF0000"/>
        </w:rPr>
      </w:pPr>
      <w:r w:rsidRPr="00842529">
        <w:rPr>
          <w:color w:val="FF0000"/>
        </w:rPr>
        <w:t>To be updated</w:t>
      </w:r>
    </w:p>
    <w:p w14:paraId="6D0B6877" w14:textId="77777777" w:rsidR="001753B3" w:rsidRDefault="001753B3">
      <w:pPr>
        <w:pStyle w:val="Heading3"/>
      </w:pPr>
      <w:bookmarkStart w:id="809" w:name="_Toc49245232"/>
      <w:bookmarkStart w:id="810" w:name="_Toc34049961"/>
      <w:r>
        <w:t>Description of tests planned for safety</w:t>
      </w:r>
      <w:bookmarkEnd w:id="809"/>
    </w:p>
    <w:p w14:paraId="69B38B26" w14:textId="77777777" w:rsidR="001753B3" w:rsidRDefault="001753B3">
      <w:pPr>
        <w:pStyle w:val="Body"/>
      </w:pPr>
      <w:r>
        <w:t xml:space="preserve">In the following, index n in </w:t>
      </w:r>
      <m:oMath>
        <m:sSubSup>
          <m:sSubSupPr>
            <m:ctrlPr>
              <w:rPr>
                <w:rFonts w:ascii="Cambria Math" w:hAnsi="Cambria Math"/>
                <w:i/>
              </w:rPr>
            </m:ctrlPr>
          </m:sSubSupPr>
          <m:e>
            <m:r>
              <w:rPr>
                <w:rFonts w:ascii="Cambria Math" w:hAnsi="Cambria Math"/>
              </w:rPr>
              <m:t>X</m:t>
            </m:r>
          </m:e>
          <m:sub>
            <m:r>
              <w:rPr>
                <w:rFonts w:ascii="Cambria Math" w:hAnsi="Cambria Math"/>
              </w:rPr>
              <m:t>x</m:t>
            </m:r>
          </m:sub>
          <m:sup>
            <m:r>
              <w:rPr>
                <w:rFonts w:ascii="Cambria Math" w:hAnsi="Cambria Math"/>
              </w:rPr>
              <m:t>n</m:t>
            </m:r>
          </m:sup>
        </m:sSubSup>
      </m:oMath>
      <w:r>
        <w:t xml:space="preserve"> is used for the nth receiver n=1,2,3,4</w:t>
      </w:r>
    </w:p>
    <w:p w14:paraId="27EE1CA1" w14:textId="77777777" w:rsidR="001753B3" w:rsidRPr="001E2A28" w:rsidRDefault="001753B3">
      <w:pPr>
        <w:pStyle w:val="Body"/>
      </w:pPr>
      <w:r>
        <w:t>For calculus saving, all measurement are done in linear domain</w:t>
      </w:r>
    </w:p>
    <w:p w14:paraId="74CD0E92" w14:textId="77777777" w:rsidR="001753B3" w:rsidRDefault="001753B3">
      <w:pPr>
        <w:pStyle w:val="Heading4"/>
      </w:pPr>
      <w:r>
        <w:t>RF gain/phase measurement</w:t>
      </w:r>
    </w:p>
    <w:p w14:paraId="79B4FF2E" w14:textId="77777777" w:rsidR="001753B3" w:rsidRPr="001E2A28" w:rsidRDefault="001753B3">
      <w:pPr>
        <w:pStyle w:val="Body"/>
        <w:numPr>
          <w:ilvl w:val="0"/>
          <w:numId w:val="45"/>
        </w:numPr>
      </w:pPr>
      <w:r>
        <w:t>Minimum Gain measurement using ppd (as reference)</w:t>
      </w:r>
    </w:p>
    <w:p w14:paraId="2FAE8990" w14:textId="77777777" w:rsidR="001753B3" w:rsidRDefault="001753B3">
      <w:pPr>
        <w:pStyle w:val="Body"/>
      </w:pPr>
      <w:r>
        <w:t xml:space="preserve">- set all RX on , use min gain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setting for VGA</w:t>
      </w:r>
    </w:p>
    <w:p w14:paraId="55E02AE9" w14:textId="6739228A" w:rsidR="001753B3" w:rsidRDefault="001753B3">
      <w:pPr>
        <w:pStyle w:val="Body"/>
      </w:pPr>
      <w:r>
        <w:t>- set SSB modulator max</w:t>
      </w:r>
      <w:r w:rsidR="00351AAC">
        <w:t xml:space="preserve"> </w:t>
      </w:r>
      <w:r>
        <w:t xml:space="preserve">power and program frequency IF with respect of </w:t>
      </w:r>
      <w:r>
        <w:fldChar w:fldCharType="begin"/>
      </w:r>
      <w:r>
        <w:instrText xml:space="preserve"> REF _Ref37261871 \r \h </w:instrText>
      </w:r>
      <w:r>
        <w:fldChar w:fldCharType="separate"/>
      </w:r>
      <w:r>
        <w:t>5.3.1</w:t>
      </w:r>
      <w:r>
        <w:fldChar w:fldCharType="end"/>
      </w:r>
    </w:p>
    <w:p w14:paraId="13DAFF12" w14:textId="77777777" w:rsidR="001753B3" w:rsidRDefault="001753B3">
      <w:pPr>
        <w:pStyle w:val="Body"/>
      </w:pPr>
      <w:r>
        <w:t xml:space="preserve">- measure the voltage at 4 power detectors at RX input </w:t>
      </w:r>
      <m:oMath>
        <m:sSubSup>
          <m:sSubSupPr>
            <m:ctrlPr>
              <w:rPr>
                <w:rFonts w:ascii="Cambria Math" w:hAnsi="Cambria Math"/>
                <w:i/>
              </w:rPr>
            </m:ctrlPr>
          </m:sSubSupPr>
          <m:e>
            <m:r>
              <w:rPr>
                <w:rFonts w:ascii="Cambria Math" w:hAnsi="Cambria Math"/>
              </w:rPr>
              <m:t>V</m:t>
            </m:r>
          </m:e>
          <m:sub>
            <m:r>
              <w:rPr>
                <w:rFonts w:ascii="Cambria Math" w:hAnsi="Cambria Math"/>
              </w:rPr>
              <m:t>ppd</m:t>
            </m:r>
          </m:sub>
          <m:sup>
            <m:r>
              <w:rPr>
                <w:rFonts w:ascii="Cambria Math" w:hAnsi="Cambria Math"/>
              </w:rPr>
              <m:t>n</m:t>
            </m:r>
          </m:sup>
        </m:sSubSup>
      </m:oMath>
    </w:p>
    <w:p w14:paraId="53780185" w14:textId="77777777" w:rsidR="001753B3" w:rsidRDefault="001753B3">
      <w:pPr>
        <w:pStyle w:val="Body"/>
      </w:pPr>
      <w:r>
        <w:t xml:space="preserve">- measure the 4 FFT bin at IF </w:t>
      </w:r>
      <m:oMath>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n</m:t>
            </m:r>
          </m:sup>
        </m:sSubSup>
      </m:oMath>
    </w:p>
    <w:p w14:paraId="3DDF3D0F" w14:textId="77777777" w:rsidR="001753B3" w:rsidRDefault="001753B3">
      <w:pPr>
        <w:pStyle w:val="Body"/>
      </w:pPr>
      <w:r>
        <w:t xml:space="preserve">- calculate minimum gain : </w:t>
      </w:r>
      <m:oMath>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n</m:t>
            </m:r>
          </m:sup>
        </m:sSubSup>
        <m:r>
          <w:rPr>
            <w:rFonts w:ascii="Cambria Math" w:hAnsi="Cambria Math"/>
          </w:rPr>
          <m:t>=</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n</m:t>
                </m:r>
              </m:sup>
            </m:sSubSup>
          </m:num>
          <m:den>
            <m:sSubSup>
              <m:sSubSupPr>
                <m:ctrlPr>
                  <w:rPr>
                    <w:rFonts w:ascii="Cambria Math" w:hAnsi="Cambria Math"/>
                    <w:i/>
                  </w:rPr>
                </m:ctrlPr>
              </m:sSubSupPr>
              <m:e>
                <m:r>
                  <w:rPr>
                    <w:rFonts w:ascii="Cambria Math" w:hAnsi="Cambria Math"/>
                  </w:rPr>
                  <m:t>V</m:t>
                </m:r>
              </m:e>
              <m:sub>
                <m:r>
                  <w:rPr>
                    <w:rFonts w:ascii="Cambria Math" w:hAnsi="Cambria Math"/>
                  </w:rPr>
                  <m:t>ppd</m:t>
                </m:r>
              </m:sub>
              <m:sup>
                <m:r>
                  <w:rPr>
                    <w:rFonts w:ascii="Cambria Math" w:hAnsi="Cambria Math"/>
                  </w:rPr>
                  <m:t>n</m:t>
                </m:r>
              </m:sup>
            </m:sSubSup>
          </m:den>
        </m:f>
      </m:oMath>
      <w:r>
        <w:t xml:space="preserve">  n=1,2,3,4 for 4 receivers</w:t>
      </w:r>
    </w:p>
    <w:p w14:paraId="383637F3" w14:textId="77777777" w:rsidR="001753B3" w:rsidRDefault="001753B3">
      <w:pPr>
        <w:pStyle w:val="Body"/>
        <w:numPr>
          <w:ilvl w:val="0"/>
          <w:numId w:val="44"/>
        </w:numPr>
      </w:pPr>
      <w:r>
        <w:t>Gain/phase measurement</w:t>
      </w:r>
    </w:p>
    <w:p w14:paraId="130D3468" w14:textId="15EEF8AE" w:rsidR="001753B3" w:rsidRDefault="001753B3">
      <w:pPr>
        <w:pStyle w:val="Body"/>
      </w:pPr>
      <w:r>
        <w:t xml:space="preserve">- set the SSB power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p>
    <w:p w14:paraId="7CA0260F" w14:textId="77777777" w:rsidR="001753B3" w:rsidRDefault="001753B3">
      <w:pPr>
        <w:pStyle w:val="Body"/>
      </w:pPr>
      <w: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adequate power to not saturate the vga at gain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and such as the SNR at ADC in is &gt;30dB at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t xml:space="preserve"> for good accuracy measurement)</w:t>
      </w:r>
    </w:p>
    <w:p w14:paraId="26E11B11" w14:textId="77777777" w:rsidR="001753B3" w:rsidRDefault="001753B3">
      <w:pPr>
        <w:pStyle w:val="Body"/>
      </w:pPr>
      <w:r>
        <w:t xml:space="preserve">- measure the 4 FFT bin IF </w:t>
      </w:r>
      <m:oMath>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0</m:t>
            </m:r>
          </m:sub>
        </m:sSub>
      </m:oMath>
      <w:r>
        <w:t>), n=1,2,3,4</w:t>
      </w:r>
    </w:p>
    <w:p w14:paraId="24D81A58" w14:textId="77777777" w:rsidR="001753B3" w:rsidRDefault="001753B3">
      <w:pPr>
        <w:pStyle w:val="Body"/>
      </w:pPr>
      <w:r>
        <w:t>- set IF gain to Gi</w:t>
      </w:r>
    </w:p>
    <w:p w14:paraId="11775A2B" w14:textId="77777777" w:rsidR="001753B3" w:rsidRDefault="001753B3">
      <w:pPr>
        <w:pStyle w:val="Body"/>
      </w:pPr>
      <w:r>
        <w:t xml:space="preserve">- measure the 4 FFT bin IF </w:t>
      </w:r>
      <m:oMath>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w:r>
        <w:t xml:space="preserve"> n=1,2,3,4</w:t>
      </w:r>
    </w:p>
    <w:p w14:paraId="2ACADFF1" w14:textId="77777777" w:rsidR="001753B3" w:rsidRDefault="001753B3">
      <w:pPr>
        <w:pStyle w:val="Body"/>
      </w:pPr>
      <w:r>
        <w:t xml:space="preserve">- calculate gain I : </w:t>
      </w:r>
      <m:oMath>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n</m:t>
            </m:r>
          </m:sup>
        </m:sSubSup>
        <m:r>
          <m:rPr>
            <m:sty m:val="p"/>
          </m:rPr>
          <w:rPr>
            <w:rFonts w:ascii="Cambria Math" w:hAnsi="Cambria Math"/>
          </w:rPr>
          <m:t>=</m:t>
        </m:r>
        <m:f>
          <m:fPr>
            <m:type m:val="lin"/>
            <m:ctrlPr>
              <w:rPr>
                <w:rFonts w:ascii="Cambria Math" w:hAnsi="Cambria Math"/>
              </w:rPr>
            </m:ctrlPr>
          </m:fPr>
          <m:num>
            <m:sSubSup>
              <m:sSubSupPr>
                <m:ctrlPr>
                  <w:rPr>
                    <w:rFonts w:ascii="Cambria Math" w:hAnsi="Cambria Math"/>
                  </w:rPr>
                </m:ctrlPr>
              </m:sSubSupPr>
              <m:e>
                <m:r>
                  <w:rPr>
                    <w:rFonts w:ascii="Cambria Math" w:hAnsi="Cambria Math"/>
                  </w:rPr>
                  <m:t>G</m:t>
                </m:r>
              </m:e>
              <m:sub>
                <m:r>
                  <m:rPr>
                    <m:sty m:val="p"/>
                  </m:rPr>
                  <w:rPr>
                    <w:rFonts w:ascii="Cambria Math" w:hAnsi="Cambria Math"/>
                  </w:rPr>
                  <m:t>0</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num>
          <m:den>
            <m:sSubSup>
              <m:sSubSupPr>
                <m:ctrlPr>
                  <w:rPr>
                    <w:rFonts w:ascii="Cambria Math" w:hAnsi="Cambria Math"/>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r>
              <m:rPr>
                <m:sty m:val="p"/>
              </m:rPr>
              <w:rPr>
                <w:rFonts w:ascii="Cambria Math" w:hAnsi="Cambria Math"/>
              </w:rPr>
              <m:t>)</m:t>
            </m:r>
          </m:den>
        </m:f>
      </m:oMath>
      <w:r>
        <w:t xml:space="preserve"> ; n=1,2,3,4</w:t>
      </w:r>
    </w:p>
    <w:p w14:paraId="43FDDC7E" w14:textId="77777777" w:rsidR="001753B3" w:rsidRDefault="001753B3">
      <w:pPr>
        <w:pStyle w:val="Body"/>
      </w:pPr>
      <w:r>
        <w:t xml:space="preserve">- calculate phase i: </w:t>
      </w:r>
      <m:oMath>
        <m:sSubSup>
          <m:sSubSupPr>
            <m:ctrlPr>
              <w:rPr>
                <w:rFonts w:ascii="Cambria Math" w:hAnsi="Cambria Math"/>
              </w:rPr>
            </m:ctrlPr>
          </m:sSubSupPr>
          <m:e>
            <m:r>
              <w:rPr>
                <w:rFonts w:ascii="Cambria Math" w:hAnsi="Cambria Math"/>
              </w:rPr>
              <m:t>φ</m:t>
            </m:r>
          </m:e>
          <m:sub>
            <m:r>
              <w:rPr>
                <w:rFonts w:ascii="Cambria Math" w:hAnsi="Cambria Math"/>
              </w:rPr>
              <m:t>i</m:t>
            </m:r>
          </m:sub>
          <m:sup>
            <m:r>
              <w:rPr>
                <w:rFonts w:ascii="Cambria Math" w:hAnsi="Cambria Math"/>
              </w:rPr>
              <m:t>n</m:t>
            </m:r>
          </m:sup>
        </m:sSubSup>
        <m:r>
          <m:rPr>
            <m:sty m:val="p"/>
          </m:rPr>
          <w:rPr>
            <w:rFonts w:ascii="Cambria Math" w:hAnsi="Cambria Math"/>
          </w:rPr>
          <m:t>=arg⁡(</m:t>
        </m:r>
        <m:sSubSup>
          <m:sSubSupPr>
            <m:ctrlPr>
              <w:rPr>
                <w:rFonts w:ascii="Cambria Math" w:hAnsi="Cambria Math"/>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oMath>
    </w:p>
    <w:p w14:paraId="7D00B399" w14:textId="77777777" w:rsidR="001753B3" w:rsidRDefault="001753B3">
      <w:pPr>
        <w:pStyle w:val="Body"/>
      </w:pPr>
    </w:p>
    <w:p w14:paraId="1EF6EF04" w14:textId="77777777" w:rsidR="001753B3" w:rsidRDefault="001753B3">
      <w:pPr>
        <w:pStyle w:val="Heading4"/>
      </w:pPr>
      <w:r>
        <w:t>Measure AGC steps/gains (using IFBist)</w:t>
      </w:r>
    </w:p>
    <w:p w14:paraId="023C3ECE" w14:textId="77777777" w:rsidR="001753B3" w:rsidRDefault="001753B3">
      <w:pPr>
        <w:pStyle w:val="Body"/>
      </w:pPr>
      <w:r>
        <w:t xml:space="preserve">In the following,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adequate bist output power that not saturate the VGA/ADC at gain </w:t>
      </w:r>
      <m:oMath>
        <m:sSub>
          <m:sSubPr>
            <m:ctrlPr>
              <w:rPr>
                <w:rFonts w:ascii="Cambria Math" w:hAnsi="Cambria Math"/>
                <w:i/>
              </w:rPr>
            </m:ctrlPr>
          </m:sSubPr>
          <m:e>
            <m:r>
              <w:rPr>
                <w:rFonts w:ascii="Cambria Math" w:hAnsi="Cambria Math"/>
              </w:rPr>
              <m:t>G</m:t>
            </m:r>
          </m:e>
          <m:sub>
            <m:r>
              <w:rPr>
                <w:rFonts w:ascii="Cambria Math" w:hAnsi="Cambria Math"/>
              </w:rPr>
              <m:t>i+1</m:t>
            </m:r>
          </m:sub>
        </m:sSub>
      </m:oMath>
      <w:r>
        <w:t xml:space="preserve">  and such as the SNR at ADC in is &gt;30dB at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for good accuracy measurement</w:t>
      </w:r>
    </w:p>
    <w:p w14:paraId="5C4209D9" w14:textId="77777777" w:rsidR="001753B3" w:rsidRDefault="001753B3">
      <w:pPr>
        <w:pStyle w:val="Body"/>
      </w:pPr>
      <w:r>
        <w:t xml:space="preserve">Set the SSB IFBIST power to Pi </w:t>
      </w:r>
    </w:p>
    <w:p w14:paraId="6C80BFB2" w14:textId="77777777" w:rsidR="001753B3" w:rsidRDefault="001753B3">
      <w:pPr>
        <w:pStyle w:val="Body"/>
      </w:pPr>
      <w:r>
        <w:t xml:space="preserve">- measure the 4 FFT bin IF </w:t>
      </w:r>
      <m:oMath>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oMath>
      <w:r>
        <w:t>), n=1,2,3,4</w:t>
      </w:r>
    </w:p>
    <w:p w14:paraId="2246F5CB" w14:textId="77777777" w:rsidR="001753B3" w:rsidRDefault="001753B3">
      <w:pPr>
        <w:pStyle w:val="Body"/>
      </w:pPr>
      <w:r>
        <w:t>- set IF gain to Gi</w:t>
      </w:r>
    </w:p>
    <w:p w14:paraId="17503667" w14:textId="77777777" w:rsidR="001753B3" w:rsidRDefault="001753B3">
      <w:pPr>
        <w:pStyle w:val="Body"/>
      </w:pPr>
      <w:r>
        <w:t xml:space="preserve">- measure the 4 FFT bin IF </w:t>
      </w:r>
      <m:oMath>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oMath>
      <w:r>
        <w:t xml:space="preserve"> n=1,2,3,4</w:t>
      </w:r>
    </w:p>
    <w:p w14:paraId="7B43D618" w14:textId="77777777" w:rsidR="001753B3" w:rsidRDefault="001753B3">
      <w:pPr>
        <w:pStyle w:val="Body"/>
      </w:pPr>
      <w:r>
        <w:t xml:space="preserve">- calculate gain step i : </w:t>
      </w:r>
      <m:oMath>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r>
              <w:rPr>
                <w:rFonts w:ascii="Cambria Math" w:hAnsi="Cambria Math"/>
              </w:rPr>
              <m:t>n</m:t>
            </m:r>
          </m:sup>
        </m:sSubSup>
        <m:r>
          <m:rPr>
            <m:sty m:val="p"/>
          </m:rPr>
          <w:rPr>
            <w:rFonts w:ascii="Cambria Math" w:hAnsi="Cambria Math"/>
          </w:rPr>
          <m:t>=</m:t>
        </m:r>
        <m:f>
          <m:fPr>
            <m:type m:val="lin"/>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+1</m:t>
                </m:r>
              </m:sub>
            </m:sSub>
            <m:r>
              <m:rPr>
                <m:sty m:val="p"/>
              </m:rPr>
              <w:rPr>
                <w:rFonts w:ascii="Cambria Math" w:hAnsi="Cambria Math"/>
              </w:rPr>
              <m:t>)</m:t>
            </m:r>
          </m:num>
          <m:den>
            <m:sSubSup>
              <m:sSubSupPr>
                <m:ctrlPr>
                  <w:rPr>
                    <w:rFonts w:ascii="Cambria Math" w:hAnsi="Cambria Math"/>
                  </w:rPr>
                </m:ctrlPr>
              </m:sSubSupPr>
              <m:e>
                <m:r>
                  <w:rPr>
                    <w:rFonts w:ascii="Cambria Math" w:hAnsi="Cambria Math"/>
                  </w:rPr>
                  <m:t>V</m:t>
                </m:r>
              </m:e>
              <m:sub>
                <m:r>
                  <w:rPr>
                    <w:rFonts w:ascii="Cambria Math" w:hAnsi="Cambria Math"/>
                  </w:rPr>
                  <m:t>out</m:t>
                </m:r>
              </m:sub>
              <m:sup>
                <m:r>
                  <w:rPr>
                    <w:rFonts w:ascii="Cambria Math" w:hAnsi="Cambria Math"/>
                  </w:rPr>
                  <m:t>n</m:t>
                </m:r>
              </m:sup>
            </m:sSubSup>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den>
        </m:f>
      </m:oMath>
      <w:r>
        <w:t xml:space="preserve"> ; n=1,2,3,4</w:t>
      </w:r>
    </w:p>
    <w:p w14:paraId="74795E43" w14:textId="77777777" w:rsidR="001753B3" w:rsidRDefault="001753B3">
      <w:pPr>
        <w:pStyle w:val="Heading4"/>
      </w:pPr>
      <w:r>
        <w:t>Measure the NF</w:t>
      </w:r>
    </w:p>
    <w:p w14:paraId="6F2220CE" w14:textId="77777777" w:rsidR="001753B3" w:rsidRDefault="001753B3">
      <w:pPr>
        <w:pStyle w:val="Body"/>
      </w:pPr>
      <w:r>
        <w:t xml:space="preserve">the noise figure </w:t>
      </w:r>
      <m:oMath>
        <m:sSubSup>
          <m:sSubSupPr>
            <m:ctrlPr>
              <w:rPr>
                <w:rFonts w:ascii="Cambria Math" w:hAnsi="Cambria Math"/>
                <w:i/>
              </w:rPr>
            </m:ctrlPr>
          </m:sSubSupPr>
          <m:e>
            <m:r>
              <w:rPr>
                <w:rFonts w:ascii="Cambria Math" w:hAnsi="Cambria Math"/>
              </w:rPr>
              <m:t>NF</m:t>
            </m:r>
          </m:e>
          <m:sub>
            <m:r>
              <w:rPr>
                <w:rFonts w:ascii="Cambria Math" w:hAnsi="Cambria Math"/>
              </w:rPr>
              <m:t>i</m:t>
            </m:r>
          </m:sub>
          <m:sup>
            <m:r>
              <w:rPr>
                <w:rFonts w:ascii="Cambria Math" w:hAnsi="Cambria Math"/>
              </w:rPr>
              <m:t>n</m:t>
            </m:r>
          </m:sup>
        </m:sSubSup>
      </m:oMath>
      <w:r>
        <w:t xml:space="preserve"> is measured at a given gain </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n</m:t>
            </m:r>
          </m:sup>
        </m:sSubSup>
      </m:oMath>
      <w:r>
        <w:t xml:space="preserve"> </w:t>
      </w:r>
    </w:p>
    <w:p w14:paraId="0B517168" w14:textId="77777777" w:rsidR="001753B3" w:rsidRDefault="001753B3">
      <w:pPr>
        <w:pStyle w:val="Body"/>
      </w:pPr>
      <w:r>
        <w:t>- Rx bist is off</w:t>
      </w:r>
    </w:p>
    <w:p w14:paraId="4E784BEB" w14:textId="77777777" w:rsidR="001753B3" w:rsidRDefault="001753B3">
      <w:pPr>
        <w:pStyle w:val="Body"/>
      </w:pPr>
      <w:r>
        <w:t xml:space="preserve">- set the AGC to gain </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n</m:t>
            </m:r>
          </m:sup>
        </m:sSubSup>
      </m:oMath>
    </w:p>
    <w:p w14:paraId="7805457E" w14:textId="77777777" w:rsidR="001753B3" w:rsidRDefault="001753B3">
      <w:pPr>
        <w:pStyle w:val="Body"/>
      </w:pPr>
      <w:r>
        <w:t>- capture signal with nfft samples</w:t>
      </w:r>
    </w:p>
    <w:p w14:paraId="7D47EBC7" w14:textId="77777777" w:rsidR="001753B3" w:rsidRDefault="001753B3">
      <w:pPr>
        <w:pStyle w:val="Body"/>
      </w:pPr>
      <w:r>
        <w:t xml:space="preserve">- calculate fft of the captured samples for each Rx  </w:t>
      </w:r>
    </w:p>
    <w:p w14:paraId="4B2D3EFB" w14:textId="77777777" w:rsidR="001753B3" w:rsidRDefault="001753B3">
      <w:pPr>
        <w:pStyle w:val="Body"/>
      </w:pPr>
      <w:r>
        <w:t xml:space="preserve">- Measure the noise in the bandwidth </w:t>
      </w:r>
      <m:oMath>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n</m:t>
            </m:r>
          </m:sup>
        </m:sSubSup>
      </m:oMath>
      <w:r>
        <w:t xml:space="preserve"> (quadratic mean of all fft bins in the bandwidth)</w:t>
      </w:r>
    </w:p>
    <w:p w14:paraId="21D60F9B" w14:textId="77777777" w:rsidR="001753B3" w:rsidRPr="00C608C4" w:rsidRDefault="001753B3">
      <w:pPr>
        <w:pStyle w:val="Body"/>
      </w:pPr>
      <w:r w:rsidRPr="00C608C4">
        <w:t xml:space="preserve">-Calculate noise figure </w:t>
      </w:r>
      <m:oMath>
        <m:sSubSup>
          <m:sSubSupPr>
            <m:ctrlPr>
              <w:rPr>
                <w:rFonts w:ascii="Cambria Math" w:hAnsi="Cambria Math"/>
                <w:i/>
              </w:rPr>
            </m:ctrlPr>
          </m:sSubSupPr>
          <m:e>
            <m:r>
              <w:rPr>
                <w:rFonts w:ascii="Cambria Math" w:hAnsi="Cambria Math"/>
              </w:rPr>
              <m:t>NF</m:t>
            </m:r>
          </m:e>
          <m:sub>
            <m:r>
              <w:rPr>
                <w:rFonts w:ascii="Cambria Math" w:hAnsi="Cambria Math"/>
              </w:rPr>
              <m:t>i</m:t>
            </m:r>
          </m:sub>
          <m:sup>
            <m:r>
              <w:rPr>
                <w:rFonts w:ascii="Cambria Math" w:hAnsi="Cambria Math"/>
              </w:rPr>
              <m:t>n</m:t>
            </m:r>
          </m:sup>
        </m:sSubSup>
        <m:r>
          <w:rPr>
            <w:rFonts w:ascii="Cambria Math" w:hAnsi="Cambria Math"/>
          </w:rPr>
          <m:t>=</m:t>
        </m:r>
      </m:oMath>
      <w:r w:rsidRPr="00C608C4">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n</m:t>
            </m:r>
          </m:sup>
        </m:sSubSup>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n</m:t>
                </m:r>
              </m:sup>
            </m:sSubSup>
          </m:den>
        </m:f>
      </m:oMath>
      <w:r>
        <w:t xml:space="preserve"> where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is reference noise </w:t>
      </w:r>
    </w:p>
    <w:p w14:paraId="2C2180C8" w14:textId="77777777" w:rsidR="001753B3" w:rsidRDefault="001753B3">
      <w:pPr>
        <w:pStyle w:val="Heading4"/>
      </w:pPr>
      <w:r>
        <w:t>HPF</w:t>
      </w:r>
    </w:p>
    <w:p w14:paraId="1C563979" w14:textId="77777777" w:rsidR="001753B3" w:rsidRDefault="001753B3">
      <w:pPr>
        <w:pStyle w:val="Body"/>
      </w:pPr>
      <w:r>
        <w:t>-set nominal gain</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nom</m:t>
            </m:r>
          </m:sub>
        </m:sSub>
      </m:oMath>
    </w:p>
    <w:p w14:paraId="32E78F01" w14:textId="77777777" w:rsidR="001753B3" w:rsidRDefault="001753B3">
      <w:pPr>
        <w:pStyle w:val="Body"/>
      </w:pPr>
      <w:r>
        <w:t>- set ADC to 10Ms/s to minimize the number of samples of the fft</w:t>
      </w:r>
    </w:p>
    <w:p w14:paraId="7865EE1B" w14:textId="77777777" w:rsidR="001753B3" w:rsidRDefault="001753B3">
      <w:pPr>
        <w:pStyle w:val="Body"/>
      </w:pPr>
      <w:r>
        <w:t xml:space="preserve">- select square mode generation for RFbist with a low </w:t>
      </w:r>
      <m:oMath>
        <m:sSub>
          <m:sSubPr>
            <m:ctrlPr>
              <w:rPr>
                <w:rFonts w:ascii="Cambria Math" w:hAnsi="Cambria Math"/>
                <w:i/>
              </w:rPr>
            </m:ctrlPr>
          </m:sSubPr>
          <m:e>
            <m:r>
              <w:rPr>
                <w:rFonts w:ascii="Cambria Math" w:hAnsi="Cambria Math"/>
              </w:rPr>
              <m:t>F</m:t>
            </m:r>
          </m:e>
          <m:sub>
            <m:r>
              <w:rPr>
                <w:rFonts w:ascii="Cambria Math" w:hAnsi="Cambria Math"/>
              </w:rPr>
              <m:t>IF</m:t>
            </m:r>
          </m:sub>
        </m:sSub>
      </m:oMath>
      <w:r>
        <w:t xml:space="preserve"> frequency</w:t>
      </w:r>
    </w:p>
    <w:p w14:paraId="796C6C5A" w14:textId="77777777" w:rsidR="001753B3" w:rsidRDefault="00665719">
      <w:pPr>
        <w:pStyle w:val="Body"/>
      </w:pPr>
      <m:oMath>
        <m:sSub>
          <m:sSubPr>
            <m:ctrlPr>
              <w:rPr>
                <w:rFonts w:ascii="Cambria Math" w:hAnsi="Cambria Math"/>
                <w:i/>
              </w:rPr>
            </m:ctrlPr>
          </m:sSubPr>
          <m:e>
            <m:r>
              <w:rPr>
                <w:rFonts w:ascii="Cambria Math" w:hAnsi="Cambria Math"/>
              </w:rPr>
              <m:t>F</m:t>
            </m:r>
          </m:e>
          <m:sub>
            <m:r>
              <w:rPr>
                <w:rFonts w:ascii="Cambria Math" w:hAnsi="Cambria Math"/>
              </w:rPr>
              <m:t>IF</m:t>
            </m:r>
          </m:sub>
        </m:sSub>
        <m:r>
          <w:rPr>
            <w:rFonts w:ascii="Cambria Math" w:hAnsi="Cambria Math"/>
          </w:rPr>
          <m:t>=</m:t>
        </m:r>
      </m:oMath>
      <w:r w:rsidR="001753B3">
        <w:t xml:space="preserve"> must be in the bin of the sampled signal at </w:t>
      </w:r>
      <m:oMath>
        <m:sSub>
          <m:sSubPr>
            <m:ctrlPr>
              <w:rPr>
                <w:rFonts w:ascii="Cambria Math" w:hAnsi="Cambria Math"/>
                <w:i/>
              </w:rPr>
            </m:ctrlPr>
          </m:sSubPr>
          <m:e>
            <m:r>
              <w:rPr>
                <w:rFonts w:ascii="Cambria Math" w:hAnsi="Cambria Math"/>
              </w:rPr>
              <m:t>F</m:t>
            </m:r>
          </m:e>
          <m:sub>
            <m:r>
              <w:rPr>
                <w:rFonts w:ascii="Cambria Math" w:hAnsi="Cambria Math"/>
              </w:rPr>
              <m:t>ADC</m:t>
            </m:r>
          </m:sub>
        </m:sSub>
        <m:r>
          <w:rPr>
            <w:rFonts w:ascii="Cambria Math" w:hAnsi="Cambria Math"/>
          </w:rPr>
          <m:t>=</m:t>
        </m:r>
      </m:oMath>
      <w:r w:rsidR="001753B3">
        <w:t xml:space="preserve">10Ms/s:  </w:t>
      </w:r>
    </w:p>
    <w:p w14:paraId="4F85C449" w14:textId="77777777" w:rsidR="001753B3" w:rsidRDefault="00665719">
      <w:pPr>
        <w:pStyle w:val="Body"/>
      </w:pPr>
      <m:oMath>
        <m:sSub>
          <m:sSubPr>
            <m:ctrlPr>
              <w:rPr>
                <w:rFonts w:ascii="Cambria Math" w:hAnsi="Cambria Math"/>
                <w:i/>
              </w:rPr>
            </m:ctrlPr>
          </m:sSubPr>
          <m:e>
            <m:r>
              <w:rPr>
                <w:rFonts w:ascii="Cambria Math" w:hAnsi="Cambria Math"/>
              </w:rPr>
              <m:t>F</m:t>
            </m:r>
          </m:e>
          <m:sub>
            <m:r>
              <w:rPr>
                <w:rFonts w:ascii="Cambria Math" w:hAnsi="Cambria Math"/>
              </w:rPr>
              <m:t>IF</m:t>
            </m:r>
          </m:sub>
        </m:sSub>
        <m:r>
          <w:rPr>
            <w:rFonts w:ascii="Cambria Math" w:hAnsi="Cambria Math"/>
          </w:rPr>
          <m:t>=p*</m:t>
        </m:r>
        <m:f>
          <m:fPr>
            <m:type m:val="skw"/>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ADC</m:t>
                </m:r>
              </m:sub>
            </m:sSub>
          </m:num>
          <m:den>
            <m:sSub>
              <m:sSubPr>
                <m:ctrlPr>
                  <w:rPr>
                    <w:rFonts w:ascii="Cambria Math" w:hAnsi="Cambria Math"/>
                    <w:i/>
                  </w:rPr>
                </m:ctrlPr>
              </m:sSubPr>
              <m:e>
                <m:r>
                  <w:rPr>
                    <w:rFonts w:ascii="Cambria Math" w:hAnsi="Cambria Math"/>
                  </w:rPr>
                  <m:t>N</m:t>
                </m:r>
              </m:e>
              <m:sub>
                <m:r>
                  <w:rPr>
                    <w:rFonts w:ascii="Cambria Math" w:hAnsi="Cambria Math"/>
                  </w:rPr>
                  <m:t>fft</m:t>
                </m:r>
              </m:sub>
            </m:sSub>
          </m:den>
        </m:f>
      </m:oMath>
      <w:r w:rsidR="001753B3">
        <w:t xml:space="preserve"> where </w:t>
      </w:r>
      <m:oMath>
        <m:sSub>
          <m:sSubPr>
            <m:ctrlPr>
              <w:rPr>
                <w:rFonts w:ascii="Cambria Math" w:hAnsi="Cambria Math"/>
                <w:i/>
              </w:rPr>
            </m:ctrlPr>
          </m:sSubPr>
          <m:e>
            <m:r>
              <w:rPr>
                <w:rFonts w:ascii="Cambria Math" w:hAnsi="Cambria Math"/>
              </w:rPr>
              <m:t>N</m:t>
            </m:r>
          </m:e>
          <m:sub>
            <m:r>
              <w:rPr>
                <w:rFonts w:ascii="Cambria Math" w:hAnsi="Cambria Math"/>
              </w:rPr>
              <m:t>fft</m:t>
            </m:r>
          </m:sub>
        </m:sSub>
      </m:oMath>
      <w:r w:rsidR="001753B3">
        <w:t xml:space="preserve"> is the number of samples take for the fft. </w:t>
      </w:r>
    </w:p>
    <w:p w14:paraId="59C80DA5" w14:textId="77777777" w:rsidR="001753B3" w:rsidRDefault="001753B3">
      <w:pPr>
        <w:pStyle w:val="Body"/>
      </w:pPr>
      <w:r>
        <w:t xml:space="preserve">Given to 8.2.3, </w:t>
      </w:r>
      <m:oMath>
        <m:sSub>
          <m:sSubPr>
            <m:ctrlPr>
              <w:rPr>
                <w:rFonts w:ascii="Cambria Math" w:hAnsi="Cambria Math"/>
                <w:i/>
              </w:rPr>
            </m:ctrlPr>
          </m:sSubPr>
          <m:e>
            <m:r>
              <w:rPr>
                <w:rFonts w:ascii="Cambria Math" w:hAnsi="Cambria Math"/>
              </w:rPr>
              <m:t>N</m:t>
            </m:r>
          </m:e>
          <m:sub>
            <m:r>
              <w:rPr>
                <w:rFonts w:ascii="Cambria Math" w:hAnsi="Cambria Math"/>
              </w:rPr>
              <m:t>fft</m:t>
            </m:r>
          </m:sub>
        </m:sSub>
      </m:oMath>
      <w:r>
        <w:t xml:space="preserve"> must be at least 256 point, and </w:t>
      </w:r>
      <m:oMath>
        <m:sSub>
          <m:sSubPr>
            <m:ctrlPr>
              <w:rPr>
                <w:rFonts w:ascii="Cambria Math" w:hAnsi="Cambria Math"/>
                <w:i/>
              </w:rPr>
            </m:ctrlPr>
          </m:sSubPr>
          <m:e>
            <m:r>
              <w:rPr>
                <w:rFonts w:ascii="Cambria Math" w:hAnsi="Cambria Math"/>
              </w:rPr>
              <m:t>F</m:t>
            </m:r>
          </m:e>
          <m:sub>
            <m:r>
              <w:rPr>
                <w:rFonts w:ascii="Cambria Math" w:hAnsi="Cambria Math"/>
              </w:rPr>
              <m:t>IF</m:t>
            </m:r>
          </m:sub>
        </m:sSub>
      </m:oMath>
      <w:r>
        <w:t xml:space="preserve"> the lowest possible to achieve 5% accuracy in frequency measurement. </w:t>
      </w:r>
    </w:p>
    <w:p w14:paraId="6AC046B5" w14:textId="77777777" w:rsidR="001753B3" w:rsidRDefault="001753B3">
      <w:pPr>
        <w:pStyle w:val="Body"/>
      </w:pPr>
      <w:r>
        <w:t xml:space="preserve">Good value: </w:t>
      </w:r>
      <m:oMath>
        <m:sSub>
          <m:sSubPr>
            <m:ctrlPr>
              <w:rPr>
                <w:rFonts w:ascii="Cambria Math" w:hAnsi="Cambria Math"/>
              </w:rPr>
            </m:ctrlPr>
          </m:sSubPr>
          <m:e>
            <m:r>
              <w:rPr>
                <w:rFonts w:ascii="Cambria Math" w:hAnsi="Cambria Math"/>
              </w:rPr>
              <m:t>N</m:t>
            </m:r>
          </m:e>
          <m:sub>
            <m:r>
              <w:rPr>
                <w:rFonts w:ascii="Cambria Math" w:hAnsi="Cambria Math"/>
              </w:rPr>
              <m:t>fft</m:t>
            </m:r>
          </m:sub>
        </m:sSub>
        <m:r>
          <m:rPr>
            <m:sty m:val="p"/>
          </m:rPr>
          <w:rPr>
            <w:rFonts w:ascii="Cambria Math" w:hAnsi="Cambria Math"/>
          </w:rPr>
          <m:t>=256</m:t>
        </m:r>
      </m:oMath>
      <w:r>
        <w:t xml:space="preserve"> ; </w:t>
      </w:r>
      <m:oMath>
        <m:r>
          <w:rPr>
            <w:rFonts w:ascii="Cambria Math" w:hAnsi="Cambria Math"/>
          </w:rPr>
          <m:t>P</m:t>
        </m:r>
        <m:r>
          <m:rPr>
            <m:sty m:val="p"/>
          </m:rPr>
          <w:rPr>
            <w:rFonts w:ascii="Cambria Math" w:hAnsi="Cambria Math"/>
          </w:rPr>
          <m:t xml:space="preserve">=1 </m:t>
        </m:r>
        <m:r>
          <w:rPr>
            <w:rFonts w:ascii="Cambria Math" w:hAnsi="Cambria Math"/>
          </w:rPr>
          <m:t>or</m:t>
        </m:r>
        <m:r>
          <m:rPr>
            <m:sty m:val="p"/>
          </m:rPr>
          <w:rPr>
            <w:rFonts w:ascii="Cambria Math" w:hAnsi="Cambria Math"/>
          </w:rPr>
          <m:t xml:space="preserve"> 3</m:t>
        </m:r>
      </m:oMath>
      <w:r>
        <w:t xml:space="preserve"> ; </w:t>
      </w:r>
      <m:oMath>
        <m:sSub>
          <m:sSubPr>
            <m:ctrlPr>
              <w:rPr>
                <w:rFonts w:ascii="Cambria Math" w:hAnsi="Cambria Math"/>
              </w:rPr>
            </m:ctrlPr>
          </m:sSubPr>
          <m:e>
            <m:r>
              <w:rPr>
                <w:rFonts w:ascii="Cambria Math" w:hAnsi="Cambria Math"/>
              </w:rPr>
              <m:t>F</m:t>
            </m:r>
          </m:e>
          <m:sub>
            <m:r>
              <w:rPr>
                <w:rFonts w:ascii="Cambria Math" w:hAnsi="Cambria Math"/>
              </w:rPr>
              <m:t>ADC</m:t>
            </m:r>
          </m:sub>
        </m:sSub>
        <m:r>
          <m:rPr>
            <m:sty m:val="p"/>
          </m:rPr>
          <w:rPr>
            <w:rFonts w:ascii="Cambria Math" w:hAnsi="Cambria Math"/>
          </w:rPr>
          <m:t>=10</m:t>
        </m:r>
        <m:r>
          <w:rPr>
            <w:rFonts w:ascii="Cambria Math" w:hAnsi="Cambria Math"/>
          </w:rPr>
          <m:t>Ms</m:t>
        </m:r>
        <m:r>
          <m:rPr>
            <m:sty m:val="p"/>
          </m:rPr>
          <w:rPr>
            <w:rFonts w:ascii="Cambria Math" w:hAnsi="Cambria Math"/>
          </w:rPr>
          <m:t>/</m:t>
        </m:r>
        <m:r>
          <w:rPr>
            <w:rFonts w:ascii="Cambria Math" w:hAnsi="Cambria Math"/>
          </w:rPr>
          <m:t>s</m:t>
        </m:r>
      </m:oMath>
      <w:r>
        <w:t xml:space="preserve"> </w:t>
      </w:r>
      <w:r>
        <w:sym w:font="Wingdings" w:char="F0E0"/>
      </w:r>
      <w:r>
        <w:t xml:space="preserve"> </w:t>
      </w:r>
      <m:oMath>
        <m:sSub>
          <m:sSubPr>
            <m:ctrlPr>
              <w:rPr>
                <w:rFonts w:ascii="Cambria Math" w:hAnsi="Cambria Math"/>
              </w:rPr>
            </m:ctrlPr>
          </m:sSubPr>
          <m:e>
            <m:r>
              <w:rPr>
                <w:rFonts w:ascii="Cambria Math" w:hAnsi="Cambria Math"/>
              </w:rPr>
              <m:t>F</m:t>
            </m:r>
          </m:e>
          <m:sub>
            <m:r>
              <w:rPr>
                <w:rFonts w:ascii="Cambria Math" w:hAnsi="Cambria Math"/>
              </w:rPr>
              <m:t>IF</m:t>
            </m:r>
          </m:sub>
        </m:sSub>
        <m:r>
          <m:rPr>
            <m:sty m:val="p"/>
          </m:rPr>
          <w:rPr>
            <w:rFonts w:ascii="Cambria Math" w:hAnsi="Cambria Math"/>
          </w:rPr>
          <m:t>=39</m:t>
        </m:r>
        <m:r>
          <w:rPr>
            <w:rFonts w:ascii="Cambria Math" w:hAnsi="Cambria Math"/>
          </w:rPr>
          <m:t>kH</m:t>
        </m:r>
      </m:oMath>
      <w:r>
        <w:t xml:space="preserve"> (p=1) or </w:t>
      </w:r>
      <m:oMath>
        <m:r>
          <m:rPr>
            <m:sty m:val="p"/>
          </m:rPr>
          <w:rPr>
            <w:rFonts w:ascii="Cambria Math" w:hAnsi="Cambria Math"/>
          </w:rPr>
          <m:t>117</m:t>
        </m:r>
        <m:r>
          <w:rPr>
            <w:rFonts w:ascii="Cambria Math" w:hAnsi="Cambria Math"/>
          </w:rPr>
          <m:t>kH</m:t>
        </m:r>
      </m:oMath>
      <w:r>
        <w:t xml:space="preserve"> (p=3)</w:t>
      </w:r>
    </w:p>
    <w:p w14:paraId="6D6590CD" w14:textId="77777777" w:rsidR="001753B3" w:rsidRDefault="001753B3">
      <w:pPr>
        <w:pStyle w:val="Body"/>
      </w:pPr>
      <w:r>
        <w:t xml:space="preserve">- do ftt on </w:t>
      </w:r>
      <m:oMath>
        <m:sSub>
          <m:sSubPr>
            <m:ctrlPr>
              <w:rPr>
                <w:rFonts w:ascii="Cambria Math" w:hAnsi="Cambria Math"/>
                <w:i/>
              </w:rPr>
            </m:ctrlPr>
          </m:sSubPr>
          <m:e>
            <m:r>
              <w:rPr>
                <w:rFonts w:ascii="Cambria Math" w:hAnsi="Cambria Math"/>
              </w:rPr>
              <m:t>N</m:t>
            </m:r>
          </m:e>
          <m:sub>
            <m:r>
              <w:rPr>
                <w:rFonts w:ascii="Cambria Math" w:hAnsi="Cambria Math"/>
              </w:rPr>
              <m:t>fft</m:t>
            </m:r>
          </m:sub>
        </m:sSub>
      </m:oMath>
      <w:r>
        <w:t xml:space="preserve"> samples for each Rx</w:t>
      </w:r>
    </w:p>
    <w:p w14:paraId="6C70FCC2" w14:textId="77777777" w:rsidR="001753B3" w:rsidRDefault="001753B3">
      <w:pPr>
        <w:pStyle w:val="Body"/>
      </w:pPr>
      <w:r>
        <w:t xml:space="preserve">- measure the level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n</m:t>
            </m:r>
          </m:sup>
        </m:sSubSup>
      </m:oMath>
      <w:r>
        <w:t xml:space="preserve"> of the bin frequency at 5*</w:t>
      </w:r>
      <m:oMath>
        <m:r>
          <w:rPr>
            <w:rFonts w:ascii="Cambria Math" w:hAnsi="Cambria Math"/>
          </w:rPr>
          <m:t>F_HPF</m:t>
        </m:r>
      </m:oMath>
      <w:r>
        <w:t xml:space="preserve"> for each Rx n</w:t>
      </w:r>
    </w:p>
    <w:p w14:paraId="459D9B15" w14:textId="77777777" w:rsidR="001753B3" w:rsidRDefault="001753B3">
      <w:pPr>
        <w:pStyle w:val="Body"/>
      </w:pPr>
      <w:r>
        <w:t xml:space="preserve">- Do binary search on the bins for the nearest levels to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n</m:t>
                </m:r>
              </m:sup>
            </m:sSubSup>
            <m:r>
              <m:rPr>
                <m:sty m:val="p"/>
              </m:rPr>
              <w:rPr>
                <w:rFonts w:ascii="Cambria Math" w:hAnsi="Cambria Math"/>
              </w:rPr>
              <m:t xml:space="preserve"> </m:t>
            </m:r>
          </m:num>
          <m:den>
            <m:rad>
              <m:radPr>
                <m:degHide m:val="1"/>
                <m:ctrlPr>
                  <w:rPr>
                    <w:rFonts w:ascii="Cambria Math" w:hAnsi="Cambria Math"/>
                    <w:i/>
                  </w:rPr>
                </m:ctrlPr>
              </m:radPr>
              <m:deg/>
              <m:e>
                <m:r>
                  <w:rPr>
                    <w:rFonts w:ascii="Cambria Math" w:hAnsi="Cambria Math"/>
                  </w:rPr>
                  <m:t>2</m:t>
                </m:r>
              </m:e>
            </m:rad>
          </m:den>
        </m:f>
      </m:oMath>
      <w:r>
        <w:t xml:space="preserve">. The binary search range can be reduced to bins between </w:t>
      </w: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HPF</m:t>
                </m:r>
              </m:sub>
            </m:sSub>
          </m:num>
          <m:den>
            <m:r>
              <w:rPr>
                <w:rFonts w:ascii="Cambria Math" w:hAnsi="Cambria Math"/>
              </w:rPr>
              <m:t>2</m:t>
            </m:r>
          </m:den>
        </m:f>
        <m:r>
          <w:rPr>
            <w:rFonts w:ascii="Cambria Math" w:hAnsi="Cambria Math"/>
          </w:rPr>
          <m:t>and 2*F_HPF</m:t>
        </m:r>
      </m:oMath>
      <w:r>
        <w:t xml:space="preserve"> ; where </w:t>
      </w:r>
      <m:oMath>
        <m:sSub>
          <m:sSubPr>
            <m:ctrlPr>
              <w:rPr>
                <w:rFonts w:ascii="Cambria Math" w:hAnsi="Cambria Math"/>
                <w:i/>
              </w:rPr>
            </m:ctrlPr>
          </m:sSubPr>
          <m:e>
            <m:r>
              <w:rPr>
                <w:rFonts w:ascii="Cambria Math" w:hAnsi="Cambria Math"/>
              </w:rPr>
              <m:t>F</m:t>
            </m:r>
          </m:e>
          <m:sub>
            <m:r>
              <w:rPr>
                <w:rFonts w:ascii="Cambria Math" w:hAnsi="Cambria Math"/>
              </w:rPr>
              <m:t>HPF</m:t>
            </m:r>
          </m:sub>
        </m:sSub>
      </m:oMath>
      <w:r>
        <w:t xml:space="preserve"> is the theoretical frequency we are looking to estimate. </w:t>
      </w:r>
    </w:p>
    <w:p w14:paraId="4A53512A" w14:textId="77777777" w:rsidR="001753B3" w:rsidRDefault="001753B3">
      <w:pPr>
        <w:pStyle w:val="Body"/>
      </w:pPr>
      <w:r>
        <w:t xml:space="preserve">- The frequency bin of the nearest level above is a good estimation for </w:t>
      </w:r>
      <m:oMath>
        <m:sSub>
          <m:sSubPr>
            <m:ctrlPr>
              <w:rPr>
                <w:rFonts w:ascii="Cambria Math" w:hAnsi="Cambria Math"/>
                <w:i/>
              </w:rPr>
            </m:ctrlPr>
          </m:sSubPr>
          <m:e>
            <m:r>
              <w:rPr>
                <w:rFonts w:ascii="Cambria Math" w:hAnsi="Cambria Math"/>
              </w:rPr>
              <m:t>F</m:t>
            </m:r>
          </m:e>
          <m:sub>
            <m:r>
              <w:rPr>
                <w:rFonts w:ascii="Cambria Math" w:hAnsi="Cambria Math"/>
              </w:rPr>
              <m:t>HPF</m:t>
            </m:r>
          </m:sub>
        </m:sSub>
      </m:oMath>
      <w:r>
        <w:t xml:space="preserve"> </w:t>
      </w:r>
    </w:p>
    <w:p w14:paraId="795D9E9B" w14:textId="77777777" w:rsidR="001753B3" w:rsidRDefault="001753B3">
      <w:pPr>
        <w:pStyle w:val="Body"/>
      </w:pPr>
      <w:r>
        <w:rPr>
          <w:noProof/>
        </w:rPr>
        <mc:AlternateContent>
          <mc:Choice Requires="wps">
            <w:drawing>
              <wp:anchor distT="0" distB="0" distL="114300" distR="114300" simplePos="0" relativeHeight="251641344" behindDoc="0" locked="0" layoutInCell="1" allowOverlap="1" wp14:anchorId="3EF259D6" wp14:editId="14765D8F">
                <wp:simplePos x="0" y="0"/>
                <wp:positionH relativeFrom="column">
                  <wp:posOffset>84455</wp:posOffset>
                </wp:positionH>
                <wp:positionV relativeFrom="paragraph">
                  <wp:posOffset>1845310</wp:posOffset>
                </wp:positionV>
                <wp:extent cx="5127625" cy="189865"/>
                <wp:effectExtent l="0" t="0" r="0" b="635"/>
                <wp:wrapTopAndBottom/>
                <wp:docPr id="33" name="Text Box 33"/>
                <wp:cNvGraphicFramePr/>
                <a:graphic xmlns:a="http://schemas.openxmlformats.org/drawingml/2006/main">
                  <a:graphicData uri="http://schemas.microsoft.com/office/word/2010/wordprocessingShape">
                    <wps:wsp>
                      <wps:cNvSpPr txBox="1"/>
                      <wps:spPr>
                        <a:xfrm>
                          <a:off x="0" y="0"/>
                          <a:ext cx="5127625" cy="189865"/>
                        </a:xfrm>
                        <a:prstGeom prst="rect">
                          <a:avLst/>
                        </a:prstGeom>
                        <a:solidFill>
                          <a:prstClr val="white"/>
                        </a:solidFill>
                        <a:ln>
                          <a:noFill/>
                        </a:ln>
                      </wps:spPr>
                      <wps:txbx>
                        <w:txbxContent>
                          <w:p w14:paraId="63DEBA85" w14:textId="542E85DD" w:rsidR="00FF2D65" w:rsidRPr="00A94371" w:rsidRDefault="00FF2D65" w:rsidP="001753B3">
                            <w:pPr>
                              <w:pStyle w:val="Caption"/>
                              <w:jc w:val="center"/>
                            </w:pPr>
                            <w:bookmarkStart w:id="811" w:name="_Toc42070801"/>
                            <w:bookmarkStart w:id="812" w:name="_Toc42511852"/>
                            <w:r>
                              <w:t>Figure 45: estimation of HPF with linear interpolation</w:t>
                            </w:r>
                            <w:bookmarkEnd w:id="811"/>
                            <w:bookmarkEnd w:id="8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59D6" id="Text Box 33" o:spid="_x0000_s1047" type="#_x0000_t202" style="position:absolute;margin-left:6.65pt;margin-top:145.3pt;width:403.75pt;height:14.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" stroked="f">
                <v:textbox inset="0,0,0,0">
                  <w:txbxContent>
                    <w:p w14:paraId="63DEBA85" w14:textId="542E85DD" w:rsidR="00FF2D65" w:rsidRPr="00A94371" w:rsidRDefault="00FF2D65" w:rsidP="001753B3">
                      <w:pPr>
                        <w:pStyle w:val="Caption"/>
                        <w:jc w:val="center"/>
                      </w:pPr>
                      <w:bookmarkStart w:id="813" w:name="_Toc42070801"/>
                      <w:bookmarkStart w:id="814" w:name="_Toc42511852"/>
                      <w:r>
                        <w:t>Figure 45: estimation of HPF with linear interpolation</w:t>
                      </w:r>
                      <w:bookmarkEnd w:id="813"/>
                      <w:bookmarkEnd w:id="814"/>
                    </w:p>
                  </w:txbxContent>
                </v:textbox>
                <w10:wrap type="topAndBottom"/>
              </v:shape>
            </w:pict>
          </mc:Fallback>
        </mc:AlternateContent>
      </w:r>
      <w:r w:rsidRPr="00AC0189">
        <w:rPr>
          <w:noProof/>
        </w:rPr>
        <w:drawing>
          <wp:anchor distT="0" distB="0" distL="114300" distR="114300" simplePos="0" relativeHeight="251640320" behindDoc="0" locked="0" layoutInCell="1" allowOverlap="1" wp14:anchorId="6142A91B" wp14:editId="1BF001CE">
            <wp:simplePos x="0" y="0"/>
            <wp:positionH relativeFrom="column">
              <wp:posOffset>676783</wp:posOffset>
            </wp:positionH>
            <wp:positionV relativeFrom="paragraph">
              <wp:posOffset>434340</wp:posOffset>
            </wp:positionV>
            <wp:extent cx="3664585" cy="13525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64585" cy="1352550"/>
                    </a:xfrm>
                    <a:prstGeom prst="rect">
                      <a:avLst/>
                    </a:prstGeom>
                  </pic:spPr>
                </pic:pic>
              </a:graphicData>
            </a:graphic>
            <wp14:sizeRelH relativeFrom="margin">
              <wp14:pctWidth>0</wp14:pctWidth>
            </wp14:sizeRelH>
            <wp14:sizeRelV relativeFrom="margin">
              <wp14:pctHeight>0</wp14:pctHeight>
            </wp14:sizeRelV>
          </wp:anchor>
        </w:drawing>
      </w:r>
      <w:r>
        <w:t xml:space="preserve">- For more accuracy, linear interpolation between the two nearest values can be done to estimate </w:t>
      </w:r>
      <m:oMath>
        <m:sSub>
          <m:sSubPr>
            <m:ctrlPr>
              <w:rPr>
                <w:rFonts w:ascii="Cambria Math" w:hAnsi="Cambria Math"/>
                <w:i/>
              </w:rPr>
            </m:ctrlPr>
          </m:sSubPr>
          <m:e>
            <m:r>
              <w:rPr>
                <w:rFonts w:ascii="Cambria Math" w:hAnsi="Cambria Math"/>
              </w:rPr>
              <m:t>F</m:t>
            </m:r>
          </m:e>
          <m:sub>
            <m:r>
              <w:rPr>
                <w:rFonts w:ascii="Cambria Math" w:hAnsi="Cambria Math"/>
              </w:rPr>
              <m:t>HPF</m:t>
            </m:r>
          </m:sub>
        </m:sSub>
      </m:oMath>
      <w:r>
        <w:t xml:space="preserve"> as shown below:</w:t>
      </w:r>
    </w:p>
    <w:p w14:paraId="179AA529" w14:textId="77777777" w:rsidR="001753B3" w:rsidRDefault="001753B3">
      <w:pPr>
        <w:pStyle w:val="Body"/>
      </w:pPr>
      <w:r>
        <w:t>Table below gives simulation results for different configurations:</w:t>
      </w:r>
    </w:p>
    <w:p w14:paraId="22BECB52" w14:textId="77777777" w:rsidR="001753B3" w:rsidRDefault="001753B3">
      <w:pPr>
        <w:pStyle w:val="Body"/>
      </w:pPr>
    </w:p>
    <w:p w14:paraId="0C8ACFD3" w14:textId="47EFA953" w:rsidR="001753B3" w:rsidRDefault="001753B3" w:rsidP="001753B3">
      <w:pPr>
        <w:pStyle w:val="Caption"/>
        <w:keepNext/>
        <w:ind w:left="-513" w:firstLine="513"/>
      </w:pPr>
      <w:bookmarkStart w:id="815" w:name="_Toc42511876"/>
      <w:r>
        <w:t xml:space="preserve">Table </w:t>
      </w:r>
      <w:r>
        <w:fldChar w:fldCharType="begin"/>
      </w:r>
      <w:r>
        <w:instrText xml:space="preserve"> SEQ Table \* ARABIC </w:instrText>
      </w:r>
      <w:r>
        <w:fldChar w:fldCharType="separate"/>
      </w:r>
      <w:r w:rsidR="00403FDA">
        <w:rPr>
          <w:noProof/>
        </w:rPr>
        <w:t>17</w:t>
      </w:r>
      <w:r>
        <w:fldChar w:fldCharType="end"/>
      </w:r>
      <w:r>
        <w:t>: HPF frequency accuracy</w:t>
      </w:r>
      <w:bookmarkEnd w:id="815"/>
    </w:p>
    <w:tbl>
      <w:tblPr>
        <w:tblW w:w="6580" w:type="dxa"/>
        <w:tblCellMar>
          <w:left w:w="0" w:type="dxa"/>
          <w:right w:w="0" w:type="dxa"/>
        </w:tblCellMar>
        <w:tblLook w:val="0600" w:firstRow="0" w:lastRow="0" w:firstColumn="0" w:lastColumn="0" w:noHBand="1" w:noVBand="1"/>
      </w:tblPr>
      <w:tblGrid>
        <w:gridCol w:w="1160"/>
        <w:gridCol w:w="1840"/>
        <w:gridCol w:w="1160"/>
        <w:gridCol w:w="1260"/>
        <w:gridCol w:w="1160"/>
      </w:tblGrid>
      <w:tr w:rsidR="001753B3" w:rsidRPr="00AC0189" w14:paraId="19D29347" w14:textId="77777777" w:rsidTr="00C608C4">
        <w:trPr>
          <w:trHeight w:val="300"/>
        </w:trPr>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4538C9F" w14:textId="77777777" w:rsidR="001753B3" w:rsidRPr="00AC0189" w:rsidRDefault="001753B3" w:rsidP="00C608C4">
            <w:pPr>
              <w:ind w:left="0"/>
              <w:rPr>
                <w:rFonts w:ascii="Times New Roman" w:hAnsi="Times New Roman" w:cs="Times New Roman"/>
                <w:sz w:val="24"/>
                <w:szCs w:val="24"/>
                <w:lang w:val="fr-FR" w:eastAsia="zh-CN"/>
              </w:rPr>
            </w:pPr>
          </w:p>
        </w:tc>
        <w:tc>
          <w:tcPr>
            <w:tcW w:w="1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44687BA" w14:textId="77777777" w:rsidR="001753B3" w:rsidRPr="00AC0189" w:rsidRDefault="001753B3" w:rsidP="00C608C4">
            <w:pPr>
              <w:ind w:left="0"/>
              <w:textAlignment w:val="bottom"/>
              <w:rPr>
                <w:sz w:val="36"/>
                <w:szCs w:val="36"/>
                <w:lang w:val="fr-FR" w:eastAsia="zh-CN"/>
              </w:rPr>
            </w:pPr>
            <w:r w:rsidRPr="00AC0189">
              <w:rPr>
                <w:rFonts w:ascii="Calibri" w:hAnsi="Calibri" w:cs="Calibri"/>
                <w:color w:val="000000"/>
                <w:kern w:val="24"/>
                <w:sz w:val="22"/>
                <w:szCs w:val="22"/>
                <w:lang w:val="fr-FR" w:eastAsia="zh-CN"/>
              </w:rPr>
              <w:t>fft size:</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0D1CDDA"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128</w:t>
            </w:r>
          </w:p>
        </w:tc>
        <w:tc>
          <w:tcPr>
            <w:tcW w:w="12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7BD2F185"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256</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6886689"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512</w:t>
            </w:r>
          </w:p>
        </w:tc>
      </w:tr>
      <w:tr w:rsidR="001753B3" w:rsidRPr="00AC0189" w14:paraId="52AFF800" w14:textId="77777777" w:rsidTr="00C608C4">
        <w:trPr>
          <w:trHeight w:val="300"/>
        </w:trPr>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E68C7C9" w14:textId="77777777" w:rsidR="001753B3" w:rsidRPr="00AC0189" w:rsidRDefault="001753B3" w:rsidP="00C608C4">
            <w:pPr>
              <w:ind w:left="0"/>
              <w:jc w:val="center"/>
              <w:textAlignment w:val="bottom"/>
              <w:rPr>
                <w:sz w:val="36"/>
                <w:szCs w:val="36"/>
                <w:lang w:val="fr-FR" w:eastAsia="zh-CN"/>
              </w:rPr>
            </w:pPr>
            <w:r w:rsidRPr="00AC0189">
              <w:rPr>
                <w:rFonts w:ascii="Calibri" w:hAnsi="Calibri" w:cs="Calibri"/>
                <w:color w:val="000000"/>
                <w:kern w:val="24"/>
                <w:sz w:val="22"/>
                <w:szCs w:val="22"/>
                <w:lang w:val="fr-FR" w:eastAsia="zh-CN"/>
              </w:rPr>
              <w:t>Error [%]</w:t>
            </w:r>
          </w:p>
        </w:tc>
        <w:tc>
          <w:tcPr>
            <w:tcW w:w="1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4C53E50" w14:textId="77777777" w:rsidR="001753B3" w:rsidRPr="00AC0189" w:rsidRDefault="001753B3" w:rsidP="00C608C4">
            <w:pPr>
              <w:ind w:left="0"/>
              <w:textAlignment w:val="bottom"/>
              <w:rPr>
                <w:sz w:val="36"/>
                <w:szCs w:val="36"/>
                <w:lang w:val="fr-FR" w:eastAsia="zh-CN"/>
              </w:rPr>
            </w:pPr>
            <w:r w:rsidRPr="00AC0189">
              <w:rPr>
                <w:rFonts w:ascii="Calibri" w:hAnsi="Calibri" w:cs="Calibri"/>
                <w:color w:val="000000"/>
                <w:kern w:val="24"/>
                <w:sz w:val="22"/>
                <w:szCs w:val="22"/>
                <w:lang w:val="fr-FR" w:eastAsia="zh-CN"/>
              </w:rPr>
              <w:t xml:space="preserve">Nearest point </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DF46A2A"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30</w:t>
            </w:r>
          </w:p>
        </w:tc>
        <w:tc>
          <w:tcPr>
            <w:tcW w:w="12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1499A4B4"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8,8</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65503FE4"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5,6</w:t>
            </w:r>
          </w:p>
        </w:tc>
      </w:tr>
      <w:tr w:rsidR="001753B3" w:rsidRPr="00AC0189" w14:paraId="1ABE399E" w14:textId="77777777" w:rsidTr="00C608C4">
        <w:trPr>
          <w:trHeight w:val="300"/>
        </w:trPr>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43CA009A" w14:textId="77777777" w:rsidR="001753B3" w:rsidRPr="00AC0189" w:rsidRDefault="001753B3" w:rsidP="00C608C4">
            <w:pPr>
              <w:ind w:left="0"/>
              <w:rPr>
                <w:sz w:val="36"/>
                <w:szCs w:val="36"/>
                <w:lang w:val="fr-FR" w:eastAsia="zh-CN"/>
              </w:rPr>
            </w:pPr>
          </w:p>
        </w:tc>
        <w:tc>
          <w:tcPr>
            <w:tcW w:w="184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3785DD4D" w14:textId="77777777" w:rsidR="001753B3" w:rsidRPr="00AC0189" w:rsidRDefault="001753B3" w:rsidP="00C608C4">
            <w:pPr>
              <w:ind w:left="0"/>
              <w:textAlignment w:val="bottom"/>
              <w:rPr>
                <w:sz w:val="36"/>
                <w:szCs w:val="36"/>
                <w:lang w:val="fr-FR" w:eastAsia="zh-CN"/>
              </w:rPr>
            </w:pPr>
            <w:r w:rsidRPr="00AC0189">
              <w:rPr>
                <w:rFonts w:ascii="Calibri" w:hAnsi="Calibri" w:cs="Calibri"/>
                <w:color w:val="000000"/>
                <w:kern w:val="24"/>
                <w:sz w:val="22"/>
                <w:szCs w:val="22"/>
                <w:lang w:val="fr-FR" w:eastAsia="zh-CN"/>
              </w:rPr>
              <w:t>Linear interpolation</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587A625"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15,5</w:t>
            </w:r>
          </w:p>
        </w:tc>
        <w:tc>
          <w:tcPr>
            <w:tcW w:w="12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5FFDA4BE"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4,6</w:t>
            </w:r>
          </w:p>
        </w:tc>
        <w:tc>
          <w:tcPr>
            <w:tcW w:w="1160" w:type="dxa"/>
            <w:tcBorders>
              <w:top w:val="single" w:sz="8" w:space="0" w:color="FFFFFF"/>
              <w:left w:val="single" w:sz="8" w:space="0" w:color="FFFFFF"/>
              <w:bottom w:val="single" w:sz="8" w:space="0" w:color="FFFFFF"/>
              <w:right w:val="single" w:sz="8" w:space="0" w:color="FFFFFF"/>
            </w:tcBorders>
            <w:shd w:val="clear" w:color="auto" w:fill="E9EBF5"/>
            <w:tcMar>
              <w:top w:w="15" w:type="dxa"/>
              <w:left w:w="15" w:type="dxa"/>
              <w:bottom w:w="0" w:type="dxa"/>
              <w:right w:w="15" w:type="dxa"/>
            </w:tcMar>
            <w:vAlign w:val="bottom"/>
            <w:hideMark/>
          </w:tcPr>
          <w:p w14:paraId="20A5FBEB" w14:textId="77777777" w:rsidR="001753B3" w:rsidRPr="00AC0189" w:rsidRDefault="001753B3" w:rsidP="00C608C4">
            <w:pPr>
              <w:ind w:left="0"/>
              <w:jc w:val="right"/>
              <w:textAlignment w:val="bottom"/>
              <w:rPr>
                <w:sz w:val="36"/>
                <w:szCs w:val="36"/>
                <w:lang w:val="fr-FR" w:eastAsia="zh-CN"/>
              </w:rPr>
            </w:pPr>
            <w:r w:rsidRPr="00AC0189">
              <w:rPr>
                <w:rFonts w:ascii="Calibri" w:hAnsi="Calibri" w:cs="Calibri"/>
                <w:color w:val="000000"/>
                <w:kern w:val="24"/>
                <w:sz w:val="22"/>
                <w:szCs w:val="22"/>
                <w:lang w:val="fr-FR" w:eastAsia="zh-CN"/>
              </w:rPr>
              <w:t>2,7</w:t>
            </w:r>
          </w:p>
        </w:tc>
      </w:tr>
    </w:tbl>
    <w:p w14:paraId="0EB534AC" w14:textId="77777777" w:rsidR="001753B3" w:rsidRDefault="001753B3">
      <w:pPr>
        <w:pStyle w:val="Body"/>
      </w:pPr>
    </w:p>
    <w:p w14:paraId="58B26EE5" w14:textId="77777777" w:rsidR="001753B3" w:rsidRDefault="001753B3">
      <w:pPr>
        <w:pStyle w:val="Heading4"/>
      </w:pPr>
      <w:r>
        <w:t>RX linearity</w:t>
      </w:r>
    </w:p>
    <w:p w14:paraId="50551AD0" w14:textId="77777777" w:rsidR="001753B3" w:rsidRDefault="001753B3">
      <w:pPr>
        <w:pStyle w:val="Body"/>
      </w:pPr>
      <w:r>
        <w:t>-Set BBBist input vga switch</w:t>
      </w:r>
    </w:p>
    <w:p w14:paraId="6BF26C4F" w14:textId="77777777" w:rsidR="001753B3" w:rsidRDefault="001753B3">
      <w:pPr>
        <w:pStyle w:val="Body"/>
      </w:pPr>
      <w:r>
        <w:t xml:space="preserve">-select 2 tones modes for BBBist IF1,IF2 and levels </w:t>
      </w:r>
    </w:p>
    <w:p w14:paraId="4E320F3B" w14:textId="77777777" w:rsidR="001753B3" w:rsidRDefault="001753B3">
      <w:pPr>
        <w:pStyle w:val="Body"/>
      </w:pPr>
      <w:r>
        <w:t>-measure the bins of 2IF1-IF2 and 2IF2-IF1</w:t>
      </w:r>
    </w:p>
    <w:p w14:paraId="717F2013" w14:textId="77777777" w:rsidR="001753B3" w:rsidRDefault="001753B3">
      <w:pPr>
        <w:pStyle w:val="Heading4"/>
      </w:pPr>
      <w:r>
        <w:t>ADC purity</w:t>
      </w:r>
    </w:p>
    <w:p w14:paraId="34FE6A58" w14:textId="77777777" w:rsidR="001753B3" w:rsidRDefault="001753B3">
      <w:pPr>
        <w:pStyle w:val="Body"/>
      </w:pPr>
      <w:r>
        <w:t>-Set BBBist input vga switch</w:t>
      </w:r>
    </w:p>
    <w:p w14:paraId="1F428C1C" w14:textId="77777777" w:rsidR="001753B3" w:rsidRDefault="001753B3">
      <w:pPr>
        <w:pStyle w:val="Body"/>
      </w:pPr>
      <w:r>
        <w:t>-select 1 tone with level and frequency</w:t>
      </w:r>
    </w:p>
    <w:p w14:paraId="5705D55A" w14:textId="77777777" w:rsidR="001753B3" w:rsidRDefault="001753B3">
      <w:pPr>
        <w:pStyle w:val="Body"/>
      </w:pPr>
      <w:r>
        <w:t>-check the spectrum</w:t>
      </w:r>
    </w:p>
    <w:p w14:paraId="15D6CCF7" w14:textId="77777777" w:rsidR="001753B3" w:rsidRDefault="001753B3">
      <w:pPr>
        <w:pStyle w:val="Heading4"/>
      </w:pPr>
      <w:r>
        <w:t>Sat detector</w:t>
      </w:r>
    </w:p>
    <w:p w14:paraId="6C81EF74" w14:textId="77777777" w:rsidR="001753B3" w:rsidRDefault="001753B3">
      <w:pPr>
        <w:pStyle w:val="Body"/>
        <w:numPr>
          <w:ilvl w:val="0"/>
          <w:numId w:val="37"/>
        </w:numPr>
      </w:pPr>
      <w:r>
        <w:t>Sat VGA1 at max gain</w:t>
      </w:r>
    </w:p>
    <w:p w14:paraId="4FCC192B" w14:textId="77777777" w:rsidR="001753B3" w:rsidRDefault="001753B3">
      <w:pPr>
        <w:pStyle w:val="Body"/>
        <w:numPr>
          <w:ilvl w:val="0"/>
          <w:numId w:val="37"/>
        </w:numPr>
      </w:pPr>
      <w:r>
        <w:t xml:space="preserve">Set BBBIst voltage to </w:t>
      </w:r>
      <m:oMath>
        <m:r>
          <w:rPr>
            <w:rFonts w:ascii="Cambria Math" w:hAnsi="Cambria Math"/>
          </w:rPr>
          <m:t>VBis</m:t>
        </m:r>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k</m:t>
        </m:r>
        <m:r>
          <m:rPr>
            <m:sty m:val="p"/>
          </m:rPr>
          <w:rPr>
            <w:rFonts w:ascii="Cambria Math" w:hAnsi="Cambria Math"/>
          </w:rPr>
          <m:t>0*</m:t>
        </m:r>
        <m:sSub>
          <m:sSubPr>
            <m:ctrlPr>
              <w:rPr>
                <w:rFonts w:ascii="Cambria Math" w:hAnsi="Cambria Math"/>
              </w:rPr>
            </m:ctrlPr>
          </m:sSubPr>
          <m:e>
            <m:r>
              <w:rPr>
                <w:rFonts w:ascii="Cambria Math" w:hAnsi="Cambria Math"/>
              </w:rPr>
              <m:t>V</m:t>
            </m:r>
          </m:e>
          <m:sub>
            <m:r>
              <w:rPr>
                <w:rFonts w:ascii="Cambria Math" w:hAnsi="Cambria Math"/>
              </w:rPr>
              <m:t>step</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guarband</m:t>
            </m:r>
          </m:sub>
        </m:sSub>
        <m:r>
          <m:rPr>
            <m:sty m:val="p"/>
          </m:rPr>
          <w:rPr>
            <w:rFonts w:ascii="Cambria Math" w:hAnsi="Cambria Math"/>
          </w:rPr>
          <m:t xml:space="preserve"> </m:t>
        </m:r>
      </m:oMath>
      <w:r>
        <w:t>(see chap 8.1.1.3)</w:t>
      </w:r>
    </w:p>
    <w:p w14:paraId="63EE7357" w14:textId="77777777" w:rsidR="001753B3" w:rsidRDefault="001753B3">
      <w:pPr>
        <w:pStyle w:val="Body"/>
        <w:numPr>
          <w:ilvl w:val="0"/>
          <w:numId w:val="37"/>
        </w:numPr>
      </w:pPr>
      <w:r>
        <w:t>Check sat detector flag is on</w:t>
      </w:r>
    </w:p>
    <w:p w14:paraId="4DCBBFF3" w14:textId="3A8057F3" w:rsidR="001753B3" w:rsidRDefault="001753B3">
      <w:pPr>
        <w:pStyle w:val="Heading3"/>
      </w:pPr>
      <w:bookmarkStart w:id="816" w:name="_Toc49245233"/>
      <w:r>
        <w:t>ARM 7</w:t>
      </w:r>
      <w:bookmarkEnd w:id="810"/>
      <w:r>
        <w:t xml:space="preserve"> FFT processing</w:t>
      </w:r>
      <w:bookmarkEnd w:id="816"/>
    </w:p>
    <w:p w14:paraId="1C8FA3F9" w14:textId="77777777" w:rsidR="001753B3" w:rsidRDefault="001753B3">
      <w:pPr>
        <w:pStyle w:val="Body"/>
      </w:pPr>
      <w:r>
        <w:t xml:space="preserve">Processing of measurement of is done in the ARM7 processor run at 160MHz clock. </w:t>
      </w:r>
    </w:p>
    <w:p w14:paraId="4D924100" w14:textId="77777777" w:rsidR="001753B3" w:rsidRDefault="001753B3">
      <w:pPr>
        <w:pStyle w:val="Body"/>
      </w:pPr>
      <w:r>
        <w:t xml:space="preserve">ADC samples are stored in 2*16kb DMA memory. Each sample is 16 bites=2bytes. Memory can handle up to 8000 samples coming from 4 Rx channels </w:t>
      </w:r>
      <w:r w:rsidRPr="00173BD1">
        <w:rPr>
          <w:highlight w:val="yellow"/>
        </w:rPr>
        <w:t>with simultaneous acquisition</w:t>
      </w:r>
      <w:r>
        <w:t>.</w:t>
      </w:r>
    </w:p>
    <w:p w14:paraId="7ED48A04" w14:textId="77777777" w:rsidR="001753B3" w:rsidRDefault="001753B3">
      <w:pPr>
        <w:pStyle w:val="Body"/>
      </w:pPr>
      <w:r>
        <w:t>Once samples stored, ARM7 allow some fast postprocessing. Table below summarize fft duration time for 1 channel different configurations(valid for 1 channel).:</w:t>
      </w:r>
    </w:p>
    <w:p w14:paraId="3ABFC6AC" w14:textId="77777777" w:rsidR="001753B3" w:rsidRDefault="001753B3">
      <w:pPr>
        <w:pStyle w:val="Body"/>
      </w:pPr>
    </w:p>
    <w:tbl>
      <w:tblPr>
        <w:tblStyle w:val="GridTable4-Accent1"/>
        <w:tblW w:w="7274" w:type="dxa"/>
        <w:tblLook w:val="04A0" w:firstRow="1" w:lastRow="0" w:firstColumn="1" w:lastColumn="0" w:noHBand="0" w:noVBand="1"/>
      </w:tblPr>
      <w:tblGrid>
        <w:gridCol w:w="1090"/>
        <w:gridCol w:w="1346"/>
        <w:gridCol w:w="1123"/>
        <w:gridCol w:w="272"/>
        <w:gridCol w:w="953"/>
        <w:gridCol w:w="1348"/>
        <w:gridCol w:w="1142"/>
      </w:tblGrid>
      <w:tr w:rsidR="001753B3" w:rsidRPr="00E749E3" w14:paraId="62D62985" w14:textId="77777777" w:rsidTr="00C608C4">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59" w:type="dxa"/>
            <w:gridSpan w:val="3"/>
            <w:hideMark/>
          </w:tcPr>
          <w:p w14:paraId="6A357AD7" w14:textId="77777777" w:rsidR="001753B3" w:rsidRPr="00173BD1" w:rsidRDefault="001753B3" w:rsidP="00C608C4">
            <w:pPr>
              <w:jc w:val="center"/>
              <w:rPr>
                <w:rFonts w:ascii="Calibri" w:hAnsi="Calibri" w:cs="Calibri"/>
                <w:color w:val="000000"/>
                <w:sz w:val="22"/>
                <w:szCs w:val="22"/>
                <w:lang w:val="de-DE" w:eastAsia="zh-CN"/>
              </w:rPr>
            </w:pPr>
            <w:r w:rsidRPr="00173BD1">
              <w:rPr>
                <w:rFonts w:ascii="Calibri" w:hAnsi="Calibri" w:cs="Calibri"/>
                <w:color w:val="000000"/>
                <w:sz w:val="22"/>
                <w:szCs w:val="22"/>
                <w:lang w:val="de-DE" w:eastAsia="zh-CN"/>
              </w:rPr>
              <w:t xml:space="preserve">Single bin FFT </w:t>
            </w:r>
          </w:p>
        </w:tc>
        <w:tc>
          <w:tcPr>
            <w:tcW w:w="272" w:type="dxa"/>
            <w:noWrap/>
            <w:hideMark/>
          </w:tcPr>
          <w:p w14:paraId="20B67973" w14:textId="77777777" w:rsidR="001753B3" w:rsidRPr="00173BD1" w:rsidRDefault="001753B3" w:rsidP="00C608C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de-DE" w:eastAsia="zh-CN"/>
              </w:rPr>
            </w:pPr>
            <w:r w:rsidRPr="00173BD1">
              <w:rPr>
                <w:rFonts w:ascii="Calibri" w:hAnsi="Calibri" w:cs="Calibri"/>
                <w:color w:val="000000"/>
                <w:sz w:val="22"/>
                <w:szCs w:val="22"/>
                <w:lang w:val="de-DE" w:eastAsia="zh-CN"/>
              </w:rPr>
              <w:t> </w:t>
            </w:r>
          </w:p>
        </w:tc>
        <w:tc>
          <w:tcPr>
            <w:tcW w:w="2301" w:type="dxa"/>
            <w:gridSpan w:val="2"/>
            <w:noWrap/>
            <w:hideMark/>
          </w:tcPr>
          <w:p w14:paraId="135E0779" w14:textId="77777777" w:rsidR="001753B3" w:rsidRPr="00173BD1" w:rsidRDefault="001753B3" w:rsidP="00C608C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fr-FR" w:eastAsia="zh-CN"/>
              </w:rPr>
            </w:pPr>
            <w:r>
              <w:rPr>
                <w:rFonts w:ascii="Calibri" w:hAnsi="Calibri" w:cs="Calibri"/>
                <w:color w:val="000000"/>
                <w:sz w:val="22"/>
                <w:szCs w:val="22"/>
                <w:lang w:val="fr-FR" w:eastAsia="zh-CN"/>
              </w:rPr>
              <w:t>F</w:t>
            </w:r>
            <w:r w:rsidRPr="00812368">
              <w:rPr>
                <w:rFonts w:ascii="Calibri" w:hAnsi="Calibri" w:cs="Calibri"/>
                <w:color w:val="000000"/>
                <w:sz w:val="22"/>
                <w:szCs w:val="22"/>
                <w:lang w:val="fr-FR" w:eastAsia="zh-CN"/>
              </w:rPr>
              <w:t>ull size</w:t>
            </w:r>
            <w:r>
              <w:rPr>
                <w:rFonts w:ascii="Calibri" w:hAnsi="Calibri" w:cs="Calibri"/>
                <w:color w:val="000000"/>
                <w:sz w:val="22"/>
                <w:szCs w:val="22"/>
                <w:lang w:val="fr-FR" w:eastAsia="zh-CN"/>
              </w:rPr>
              <w:t xml:space="preserve"> r</w:t>
            </w:r>
            <w:r w:rsidRPr="00B44614">
              <w:rPr>
                <w:rFonts w:ascii="Calibri" w:hAnsi="Calibri" w:cs="Calibri"/>
                <w:color w:val="000000"/>
                <w:sz w:val="22"/>
                <w:szCs w:val="22"/>
                <w:lang w:val="fr-FR" w:eastAsia="zh-CN"/>
              </w:rPr>
              <w:t>eal</w:t>
            </w:r>
            <w:r w:rsidRPr="00812368">
              <w:rPr>
                <w:rFonts w:ascii="Calibri" w:hAnsi="Calibri" w:cs="Calibri"/>
                <w:color w:val="000000"/>
                <w:sz w:val="22"/>
                <w:szCs w:val="22"/>
                <w:lang w:val="fr-FR" w:eastAsia="zh-CN"/>
              </w:rPr>
              <w:t xml:space="preserve"> FFT</w:t>
            </w:r>
          </w:p>
        </w:tc>
        <w:tc>
          <w:tcPr>
            <w:tcW w:w="1142" w:type="dxa"/>
            <w:noWrap/>
            <w:hideMark/>
          </w:tcPr>
          <w:p w14:paraId="19516681" w14:textId="77777777" w:rsidR="001753B3" w:rsidRPr="00E749E3" w:rsidRDefault="001753B3" w:rsidP="00C608C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szCs w:val="22"/>
                <w:lang w:val="fr-FR" w:eastAsia="zh-CN"/>
              </w:rPr>
            </w:pPr>
            <w:r w:rsidRPr="00E749E3">
              <w:rPr>
                <w:rFonts w:ascii="Calibri" w:hAnsi="Calibri" w:cs="Calibri"/>
                <w:b w:val="0"/>
                <w:bCs w:val="0"/>
                <w:color w:val="000000"/>
                <w:sz w:val="22"/>
                <w:szCs w:val="22"/>
                <w:lang w:val="fr-FR" w:eastAsia="zh-CN"/>
              </w:rPr>
              <w:t> </w:t>
            </w:r>
          </w:p>
        </w:tc>
      </w:tr>
      <w:tr w:rsidR="001753B3" w:rsidRPr="00E749E3" w14:paraId="63AD0562" w14:textId="77777777" w:rsidTr="00C608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090" w:type="dxa"/>
            <w:hideMark/>
          </w:tcPr>
          <w:p w14:paraId="4D03B82B" w14:textId="77777777" w:rsidR="001753B3" w:rsidRPr="00E749E3" w:rsidRDefault="001753B3">
            <w:pPr>
              <w:pStyle w:val="Body"/>
              <w:rPr>
                <w:lang w:val="fr-FR"/>
              </w:rPr>
            </w:pPr>
            <w:r w:rsidRPr="00E749E3">
              <w:rPr>
                <w:lang w:val="fr-FR"/>
              </w:rPr>
              <w:t>Real SBDFT size</w:t>
            </w:r>
          </w:p>
        </w:tc>
        <w:tc>
          <w:tcPr>
            <w:tcW w:w="1346" w:type="dxa"/>
            <w:hideMark/>
          </w:tcPr>
          <w:p w14:paraId="22BD3632"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ARM instruction cycles</w:t>
            </w:r>
          </w:p>
        </w:tc>
        <w:tc>
          <w:tcPr>
            <w:tcW w:w="1123" w:type="dxa"/>
            <w:hideMark/>
          </w:tcPr>
          <w:p w14:paraId="4FD4D735"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Time duration [us]</w:t>
            </w:r>
          </w:p>
        </w:tc>
        <w:tc>
          <w:tcPr>
            <w:tcW w:w="272" w:type="dxa"/>
            <w:shd w:val="clear" w:color="auto" w:fill="4472C4" w:themeFill="accent1"/>
            <w:noWrap/>
          </w:tcPr>
          <w:p w14:paraId="3350EB30"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p>
        </w:tc>
        <w:tc>
          <w:tcPr>
            <w:tcW w:w="953" w:type="dxa"/>
            <w:noWrap/>
            <w:hideMark/>
          </w:tcPr>
          <w:p w14:paraId="425B6F99"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FFT size</w:t>
            </w:r>
          </w:p>
        </w:tc>
        <w:tc>
          <w:tcPr>
            <w:tcW w:w="1348" w:type="dxa"/>
            <w:hideMark/>
          </w:tcPr>
          <w:p w14:paraId="48D50E48"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ARM instruction cycles</w:t>
            </w:r>
          </w:p>
        </w:tc>
        <w:tc>
          <w:tcPr>
            <w:tcW w:w="1142" w:type="dxa"/>
            <w:hideMark/>
          </w:tcPr>
          <w:p w14:paraId="3091C7DC"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Time duration [us]</w:t>
            </w:r>
          </w:p>
        </w:tc>
      </w:tr>
      <w:tr w:rsidR="001753B3" w:rsidRPr="00E749E3" w14:paraId="6227950B" w14:textId="77777777" w:rsidTr="00C608C4">
        <w:trPr>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7FB45EDC" w14:textId="77777777" w:rsidR="001753B3" w:rsidRPr="00E749E3" w:rsidRDefault="001753B3">
            <w:pPr>
              <w:pStyle w:val="Body"/>
              <w:rPr>
                <w:lang w:val="fr-FR"/>
              </w:rPr>
            </w:pPr>
            <w:r w:rsidRPr="00E749E3">
              <w:rPr>
                <w:lang w:val="fr-FR"/>
              </w:rPr>
              <w:t>1024</w:t>
            </w:r>
          </w:p>
        </w:tc>
        <w:tc>
          <w:tcPr>
            <w:tcW w:w="1346" w:type="dxa"/>
            <w:noWrap/>
            <w:hideMark/>
          </w:tcPr>
          <w:p w14:paraId="45A80B18"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2068</w:t>
            </w:r>
          </w:p>
        </w:tc>
        <w:tc>
          <w:tcPr>
            <w:tcW w:w="1123" w:type="dxa"/>
            <w:noWrap/>
            <w:hideMark/>
          </w:tcPr>
          <w:p w14:paraId="5ABE6438"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13</w:t>
            </w:r>
          </w:p>
        </w:tc>
        <w:tc>
          <w:tcPr>
            <w:tcW w:w="272" w:type="dxa"/>
            <w:shd w:val="clear" w:color="auto" w:fill="4472C4" w:themeFill="accent1"/>
            <w:noWrap/>
            <w:hideMark/>
          </w:tcPr>
          <w:p w14:paraId="5517A3A4"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 </w:t>
            </w:r>
          </w:p>
        </w:tc>
        <w:tc>
          <w:tcPr>
            <w:tcW w:w="953" w:type="dxa"/>
            <w:noWrap/>
            <w:hideMark/>
          </w:tcPr>
          <w:p w14:paraId="06EDA89E"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1024</w:t>
            </w:r>
          </w:p>
        </w:tc>
        <w:tc>
          <w:tcPr>
            <w:tcW w:w="1348" w:type="dxa"/>
            <w:noWrap/>
            <w:hideMark/>
          </w:tcPr>
          <w:p w14:paraId="666A674C"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40108</w:t>
            </w:r>
          </w:p>
        </w:tc>
        <w:tc>
          <w:tcPr>
            <w:tcW w:w="1142" w:type="dxa"/>
            <w:noWrap/>
            <w:hideMark/>
          </w:tcPr>
          <w:p w14:paraId="1B09CDC4"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251</w:t>
            </w:r>
          </w:p>
        </w:tc>
      </w:tr>
      <w:tr w:rsidR="001753B3" w:rsidRPr="00E749E3" w14:paraId="0D9EA196" w14:textId="77777777" w:rsidTr="00C608C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238DB3B8" w14:textId="77777777" w:rsidR="001753B3" w:rsidRPr="00E749E3" w:rsidRDefault="001753B3">
            <w:pPr>
              <w:pStyle w:val="Body"/>
              <w:rPr>
                <w:lang w:val="fr-FR"/>
              </w:rPr>
            </w:pPr>
            <w:r w:rsidRPr="00E749E3">
              <w:rPr>
                <w:lang w:val="fr-FR"/>
              </w:rPr>
              <w:t>512</w:t>
            </w:r>
          </w:p>
        </w:tc>
        <w:tc>
          <w:tcPr>
            <w:tcW w:w="1346" w:type="dxa"/>
            <w:noWrap/>
            <w:hideMark/>
          </w:tcPr>
          <w:p w14:paraId="0E3462D4"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1044</w:t>
            </w:r>
          </w:p>
        </w:tc>
        <w:tc>
          <w:tcPr>
            <w:tcW w:w="1123" w:type="dxa"/>
            <w:noWrap/>
            <w:hideMark/>
          </w:tcPr>
          <w:p w14:paraId="0AC00F59"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7</w:t>
            </w:r>
          </w:p>
        </w:tc>
        <w:tc>
          <w:tcPr>
            <w:tcW w:w="272" w:type="dxa"/>
            <w:shd w:val="clear" w:color="auto" w:fill="4472C4" w:themeFill="accent1"/>
            <w:noWrap/>
            <w:hideMark/>
          </w:tcPr>
          <w:p w14:paraId="051982E2"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 </w:t>
            </w:r>
          </w:p>
        </w:tc>
        <w:tc>
          <w:tcPr>
            <w:tcW w:w="953" w:type="dxa"/>
            <w:noWrap/>
            <w:hideMark/>
          </w:tcPr>
          <w:p w14:paraId="3EBEB865"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512</w:t>
            </w:r>
          </w:p>
        </w:tc>
        <w:tc>
          <w:tcPr>
            <w:tcW w:w="1348" w:type="dxa"/>
            <w:noWrap/>
            <w:hideMark/>
          </w:tcPr>
          <w:p w14:paraId="35B4DF8C"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15946</w:t>
            </w:r>
          </w:p>
        </w:tc>
        <w:tc>
          <w:tcPr>
            <w:tcW w:w="1142" w:type="dxa"/>
            <w:noWrap/>
            <w:hideMark/>
          </w:tcPr>
          <w:p w14:paraId="76F0C410"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100</w:t>
            </w:r>
          </w:p>
        </w:tc>
      </w:tr>
      <w:tr w:rsidR="001753B3" w:rsidRPr="00E749E3" w14:paraId="74C7AA85" w14:textId="77777777" w:rsidTr="00C608C4">
        <w:trPr>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19A9B011" w14:textId="77777777" w:rsidR="001753B3" w:rsidRPr="00E749E3" w:rsidRDefault="001753B3">
            <w:pPr>
              <w:pStyle w:val="Body"/>
              <w:rPr>
                <w:lang w:val="fr-FR"/>
              </w:rPr>
            </w:pPr>
            <w:r w:rsidRPr="00E749E3">
              <w:rPr>
                <w:lang w:val="fr-FR"/>
              </w:rPr>
              <w:t>256</w:t>
            </w:r>
          </w:p>
        </w:tc>
        <w:tc>
          <w:tcPr>
            <w:tcW w:w="1346" w:type="dxa"/>
            <w:noWrap/>
            <w:hideMark/>
          </w:tcPr>
          <w:p w14:paraId="1DD434F9"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532</w:t>
            </w:r>
          </w:p>
        </w:tc>
        <w:tc>
          <w:tcPr>
            <w:tcW w:w="1123" w:type="dxa"/>
            <w:noWrap/>
            <w:hideMark/>
          </w:tcPr>
          <w:p w14:paraId="71010228"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3</w:t>
            </w:r>
          </w:p>
        </w:tc>
        <w:tc>
          <w:tcPr>
            <w:tcW w:w="272" w:type="dxa"/>
            <w:shd w:val="clear" w:color="auto" w:fill="4472C4" w:themeFill="accent1"/>
            <w:noWrap/>
            <w:hideMark/>
          </w:tcPr>
          <w:p w14:paraId="4EBCA03B"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 </w:t>
            </w:r>
          </w:p>
        </w:tc>
        <w:tc>
          <w:tcPr>
            <w:tcW w:w="953" w:type="dxa"/>
            <w:noWrap/>
            <w:hideMark/>
          </w:tcPr>
          <w:p w14:paraId="355BE042"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256</w:t>
            </w:r>
          </w:p>
        </w:tc>
        <w:tc>
          <w:tcPr>
            <w:tcW w:w="1348" w:type="dxa"/>
            <w:noWrap/>
            <w:hideMark/>
          </w:tcPr>
          <w:p w14:paraId="20B7223D"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7660</w:t>
            </w:r>
          </w:p>
        </w:tc>
        <w:tc>
          <w:tcPr>
            <w:tcW w:w="1142" w:type="dxa"/>
            <w:noWrap/>
            <w:hideMark/>
          </w:tcPr>
          <w:p w14:paraId="2CA944F8"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48</w:t>
            </w:r>
          </w:p>
        </w:tc>
      </w:tr>
      <w:tr w:rsidR="001753B3" w:rsidRPr="00E749E3" w14:paraId="380E2C14" w14:textId="77777777" w:rsidTr="00C608C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2AE594A6" w14:textId="77777777" w:rsidR="001753B3" w:rsidRPr="00E749E3" w:rsidRDefault="001753B3">
            <w:pPr>
              <w:pStyle w:val="Body"/>
              <w:rPr>
                <w:lang w:val="fr-FR"/>
              </w:rPr>
            </w:pPr>
            <w:r w:rsidRPr="00E749E3">
              <w:rPr>
                <w:lang w:val="fr-FR"/>
              </w:rPr>
              <w:t>128</w:t>
            </w:r>
          </w:p>
        </w:tc>
        <w:tc>
          <w:tcPr>
            <w:tcW w:w="1346" w:type="dxa"/>
            <w:noWrap/>
            <w:hideMark/>
          </w:tcPr>
          <w:p w14:paraId="4484602C"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276</w:t>
            </w:r>
          </w:p>
        </w:tc>
        <w:tc>
          <w:tcPr>
            <w:tcW w:w="1123" w:type="dxa"/>
            <w:noWrap/>
            <w:hideMark/>
          </w:tcPr>
          <w:p w14:paraId="256A56D8"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2</w:t>
            </w:r>
          </w:p>
        </w:tc>
        <w:tc>
          <w:tcPr>
            <w:tcW w:w="272" w:type="dxa"/>
            <w:shd w:val="clear" w:color="auto" w:fill="4472C4" w:themeFill="accent1"/>
            <w:noWrap/>
            <w:hideMark/>
          </w:tcPr>
          <w:p w14:paraId="7B9274A8"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 </w:t>
            </w:r>
          </w:p>
        </w:tc>
        <w:tc>
          <w:tcPr>
            <w:tcW w:w="953" w:type="dxa"/>
            <w:noWrap/>
            <w:hideMark/>
          </w:tcPr>
          <w:p w14:paraId="3C924937"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128</w:t>
            </w:r>
          </w:p>
        </w:tc>
        <w:tc>
          <w:tcPr>
            <w:tcW w:w="1348" w:type="dxa"/>
            <w:noWrap/>
            <w:hideMark/>
          </w:tcPr>
          <w:p w14:paraId="530FAA4E"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3098</w:t>
            </w:r>
          </w:p>
        </w:tc>
        <w:tc>
          <w:tcPr>
            <w:tcW w:w="1142" w:type="dxa"/>
            <w:noWrap/>
            <w:hideMark/>
          </w:tcPr>
          <w:p w14:paraId="1B055EAF"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19</w:t>
            </w:r>
          </w:p>
        </w:tc>
      </w:tr>
      <w:tr w:rsidR="001753B3" w:rsidRPr="00E749E3" w14:paraId="0AB0883A" w14:textId="77777777" w:rsidTr="00C608C4">
        <w:trPr>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12BDC034" w14:textId="77777777" w:rsidR="001753B3" w:rsidRPr="00E749E3" w:rsidRDefault="001753B3">
            <w:pPr>
              <w:pStyle w:val="Body"/>
              <w:rPr>
                <w:lang w:val="fr-FR"/>
              </w:rPr>
            </w:pPr>
            <w:r w:rsidRPr="00E749E3">
              <w:rPr>
                <w:lang w:val="fr-FR"/>
              </w:rPr>
              <w:t>64</w:t>
            </w:r>
          </w:p>
        </w:tc>
        <w:tc>
          <w:tcPr>
            <w:tcW w:w="1346" w:type="dxa"/>
            <w:noWrap/>
            <w:hideMark/>
          </w:tcPr>
          <w:p w14:paraId="14834291"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148</w:t>
            </w:r>
          </w:p>
        </w:tc>
        <w:tc>
          <w:tcPr>
            <w:tcW w:w="1123" w:type="dxa"/>
            <w:noWrap/>
            <w:hideMark/>
          </w:tcPr>
          <w:p w14:paraId="0A9D6695"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w:t>
            </w:r>
          </w:p>
        </w:tc>
        <w:tc>
          <w:tcPr>
            <w:tcW w:w="272" w:type="dxa"/>
            <w:shd w:val="clear" w:color="auto" w:fill="4472C4" w:themeFill="accent1"/>
            <w:noWrap/>
            <w:hideMark/>
          </w:tcPr>
          <w:p w14:paraId="5375148E"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 </w:t>
            </w:r>
          </w:p>
        </w:tc>
        <w:tc>
          <w:tcPr>
            <w:tcW w:w="953" w:type="dxa"/>
            <w:noWrap/>
            <w:hideMark/>
          </w:tcPr>
          <w:p w14:paraId="4DA26ECA"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64</w:t>
            </w:r>
          </w:p>
        </w:tc>
        <w:tc>
          <w:tcPr>
            <w:tcW w:w="1348" w:type="dxa"/>
            <w:noWrap/>
            <w:hideMark/>
          </w:tcPr>
          <w:p w14:paraId="6B81281A"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1719</w:t>
            </w:r>
          </w:p>
        </w:tc>
        <w:tc>
          <w:tcPr>
            <w:tcW w:w="1142" w:type="dxa"/>
            <w:noWrap/>
            <w:hideMark/>
          </w:tcPr>
          <w:p w14:paraId="54EC5CCA"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11</w:t>
            </w:r>
          </w:p>
        </w:tc>
      </w:tr>
      <w:tr w:rsidR="001753B3" w:rsidRPr="00E749E3" w14:paraId="1BD7835D" w14:textId="77777777" w:rsidTr="00C608C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3166E08E" w14:textId="77777777" w:rsidR="001753B3" w:rsidRPr="00E749E3" w:rsidRDefault="001753B3">
            <w:pPr>
              <w:pStyle w:val="Body"/>
              <w:rPr>
                <w:lang w:val="fr-FR"/>
              </w:rPr>
            </w:pPr>
            <w:r w:rsidRPr="00E749E3">
              <w:rPr>
                <w:lang w:val="fr-FR"/>
              </w:rPr>
              <w:t>32</w:t>
            </w:r>
          </w:p>
        </w:tc>
        <w:tc>
          <w:tcPr>
            <w:tcW w:w="1346" w:type="dxa"/>
            <w:noWrap/>
            <w:hideMark/>
          </w:tcPr>
          <w:p w14:paraId="52C16600"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84</w:t>
            </w:r>
          </w:p>
        </w:tc>
        <w:tc>
          <w:tcPr>
            <w:tcW w:w="1123" w:type="dxa"/>
            <w:noWrap/>
            <w:hideMark/>
          </w:tcPr>
          <w:p w14:paraId="6072F39A"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w:t>
            </w:r>
          </w:p>
        </w:tc>
        <w:tc>
          <w:tcPr>
            <w:tcW w:w="272" w:type="dxa"/>
            <w:shd w:val="clear" w:color="auto" w:fill="4472C4" w:themeFill="accent1"/>
            <w:noWrap/>
            <w:hideMark/>
          </w:tcPr>
          <w:p w14:paraId="34F84079"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 </w:t>
            </w:r>
          </w:p>
        </w:tc>
        <w:tc>
          <w:tcPr>
            <w:tcW w:w="953" w:type="dxa"/>
            <w:noWrap/>
            <w:hideMark/>
          </w:tcPr>
          <w:p w14:paraId="32CE4085"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32</w:t>
            </w:r>
          </w:p>
        </w:tc>
        <w:tc>
          <w:tcPr>
            <w:tcW w:w="1348" w:type="dxa"/>
            <w:noWrap/>
            <w:hideMark/>
          </w:tcPr>
          <w:p w14:paraId="2D8DEAA3"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676</w:t>
            </w:r>
          </w:p>
        </w:tc>
        <w:tc>
          <w:tcPr>
            <w:tcW w:w="1142" w:type="dxa"/>
            <w:noWrap/>
            <w:hideMark/>
          </w:tcPr>
          <w:p w14:paraId="386F2B29"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4</w:t>
            </w:r>
          </w:p>
        </w:tc>
      </w:tr>
      <w:tr w:rsidR="001753B3" w:rsidRPr="00E749E3" w14:paraId="785B9ED2" w14:textId="77777777" w:rsidTr="00C608C4">
        <w:trPr>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35D7347E" w14:textId="77777777" w:rsidR="001753B3" w:rsidRPr="00E749E3" w:rsidRDefault="001753B3">
            <w:pPr>
              <w:pStyle w:val="Body"/>
              <w:rPr>
                <w:lang w:val="fr-FR"/>
              </w:rPr>
            </w:pPr>
            <w:r w:rsidRPr="00E749E3">
              <w:rPr>
                <w:lang w:val="fr-FR"/>
              </w:rPr>
              <w:t>16</w:t>
            </w:r>
          </w:p>
        </w:tc>
        <w:tc>
          <w:tcPr>
            <w:tcW w:w="1346" w:type="dxa"/>
            <w:noWrap/>
            <w:hideMark/>
          </w:tcPr>
          <w:p w14:paraId="1C0597F9"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52</w:t>
            </w:r>
          </w:p>
        </w:tc>
        <w:tc>
          <w:tcPr>
            <w:tcW w:w="1123" w:type="dxa"/>
            <w:noWrap/>
            <w:hideMark/>
          </w:tcPr>
          <w:p w14:paraId="1DA3E8E7"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0</w:t>
            </w:r>
          </w:p>
        </w:tc>
        <w:tc>
          <w:tcPr>
            <w:tcW w:w="272" w:type="dxa"/>
            <w:shd w:val="clear" w:color="auto" w:fill="4472C4" w:themeFill="accent1"/>
            <w:noWrap/>
            <w:hideMark/>
          </w:tcPr>
          <w:p w14:paraId="342A974C"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 </w:t>
            </w:r>
          </w:p>
        </w:tc>
        <w:tc>
          <w:tcPr>
            <w:tcW w:w="953" w:type="dxa"/>
            <w:noWrap/>
            <w:hideMark/>
          </w:tcPr>
          <w:p w14:paraId="60FB0CFC"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16</w:t>
            </w:r>
          </w:p>
        </w:tc>
        <w:tc>
          <w:tcPr>
            <w:tcW w:w="1348" w:type="dxa"/>
            <w:noWrap/>
            <w:hideMark/>
          </w:tcPr>
          <w:p w14:paraId="1A2DF93D"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185</w:t>
            </w:r>
          </w:p>
        </w:tc>
        <w:tc>
          <w:tcPr>
            <w:tcW w:w="1142" w:type="dxa"/>
            <w:noWrap/>
            <w:hideMark/>
          </w:tcPr>
          <w:p w14:paraId="70BF5CE5" w14:textId="77777777" w:rsidR="001753B3" w:rsidRPr="00E749E3" w:rsidRDefault="001753B3">
            <w:pPr>
              <w:pStyle w:val="Body"/>
              <w:cnfStyle w:val="000000000000" w:firstRow="0" w:lastRow="0" w:firstColumn="0" w:lastColumn="0" w:oddVBand="0" w:evenVBand="0" w:oddHBand="0" w:evenHBand="0" w:firstRowFirstColumn="0" w:firstRowLastColumn="0" w:lastRowFirstColumn="0" w:lastRowLastColumn="0"/>
              <w:rPr>
                <w:lang w:val="fr-FR"/>
              </w:rPr>
            </w:pPr>
            <w:r w:rsidRPr="00E749E3">
              <w:rPr>
                <w:lang w:val="fr-FR"/>
              </w:rPr>
              <w:t>1</w:t>
            </w:r>
          </w:p>
        </w:tc>
      </w:tr>
      <w:tr w:rsidR="001753B3" w:rsidRPr="00E749E3" w14:paraId="55238B6A" w14:textId="77777777" w:rsidTr="00C608C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090" w:type="dxa"/>
            <w:noWrap/>
            <w:hideMark/>
          </w:tcPr>
          <w:p w14:paraId="6DE8D233" w14:textId="77777777" w:rsidR="001753B3" w:rsidRPr="00E749E3" w:rsidRDefault="001753B3">
            <w:pPr>
              <w:pStyle w:val="Body"/>
              <w:rPr>
                <w:lang w:val="fr-FR"/>
              </w:rPr>
            </w:pPr>
            <w:r w:rsidRPr="00E749E3">
              <w:rPr>
                <w:lang w:val="fr-FR"/>
              </w:rPr>
              <w:t>8</w:t>
            </w:r>
          </w:p>
        </w:tc>
        <w:tc>
          <w:tcPr>
            <w:tcW w:w="1346" w:type="dxa"/>
            <w:noWrap/>
            <w:hideMark/>
          </w:tcPr>
          <w:p w14:paraId="17D4EEBC"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36</w:t>
            </w:r>
          </w:p>
        </w:tc>
        <w:tc>
          <w:tcPr>
            <w:tcW w:w="1123" w:type="dxa"/>
            <w:noWrap/>
            <w:hideMark/>
          </w:tcPr>
          <w:p w14:paraId="5ED74DAE"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0</w:t>
            </w:r>
          </w:p>
        </w:tc>
        <w:tc>
          <w:tcPr>
            <w:tcW w:w="272" w:type="dxa"/>
            <w:shd w:val="clear" w:color="auto" w:fill="4472C4" w:themeFill="accent1"/>
            <w:noWrap/>
            <w:hideMark/>
          </w:tcPr>
          <w:p w14:paraId="04CBEC93"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 </w:t>
            </w:r>
          </w:p>
        </w:tc>
        <w:tc>
          <w:tcPr>
            <w:tcW w:w="953" w:type="dxa"/>
            <w:noWrap/>
            <w:hideMark/>
          </w:tcPr>
          <w:p w14:paraId="1E3F6725"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8</w:t>
            </w:r>
          </w:p>
        </w:tc>
        <w:tc>
          <w:tcPr>
            <w:tcW w:w="1348" w:type="dxa"/>
            <w:noWrap/>
            <w:hideMark/>
          </w:tcPr>
          <w:p w14:paraId="0164C293"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118</w:t>
            </w:r>
          </w:p>
        </w:tc>
        <w:tc>
          <w:tcPr>
            <w:tcW w:w="1142" w:type="dxa"/>
            <w:noWrap/>
            <w:hideMark/>
          </w:tcPr>
          <w:p w14:paraId="1189237F" w14:textId="77777777" w:rsidR="001753B3" w:rsidRPr="00E749E3" w:rsidRDefault="001753B3">
            <w:pPr>
              <w:pStyle w:val="Body"/>
              <w:cnfStyle w:val="000000100000" w:firstRow="0" w:lastRow="0" w:firstColumn="0" w:lastColumn="0" w:oddVBand="0" w:evenVBand="0" w:oddHBand="1" w:evenHBand="0" w:firstRowFirstColumn="0" w:firstRowLastColumn="0" w:lastRowFirstColumn="0" w:lastRowLastColumn="0"/>
              <w:rPr>
                <w:lang w:val="fr-FR"/>
              </w:rPr>
            </w:pPr>
            <w:r w:rsidRPr="00E749E3">
              <w:rPr>
                <w:lang w:val="fr-FR"/>
              </w:rPr>
              <w:t>1</w:t>
            </w:r>
          </w:p>
        </w:tc>
      </w:tr>
    </w:tbl>
    <w:p w14:paraId="4FA84367" w14:textId="691A1962" w:rsidR="001753B3" w:rsidRDefault="001753B3" w:rsidP="001753B3">
      <w:pPr>
        <w:pStyle w:val="Caption"/>
        <w:jc w:val="center"/>
      </w:pPr>
      <w:bookmarkStart w:id="817" w:name="_Toc42511877"/>
      <w:r>
        <w:t xml:space="preserve">Table </w:t>
      </w:r>
      <w:r>
        <w:fldChar w:fldCharType="begin"/>
      </w:r>
      <w:r>
        <w:instrText xml:space="preserve"> SEQ Table \* ARABIC </w:instrText>
      </w:r>
      <w:r>
        <w:fldChar w:fldCharType="separate"/>
      </w:r>
      <w:r w:rsidR="00403FDA">
        <w:rPr>
          <w:noProof/>
        </w:rPr>
        <w:t>18</w:t>
      </w:r>
      <w:r>
        <w:rPr>
          <w:noProof/>
        </w:rPr>
        <w:fldChar w:fldCharType="end"/>
      </w:r>
      <w:r w:rsidR="00403FDA">
        <w:rPr>
          <w:noProof/>
        </w:rPr>
        <w:t>:</w:t>
      </w:r>
      <w:r>
        <w:t xml:space="preserve"> FFT time</w:t>
      </w:r>
      <w:bookmarkEnd w:id="817"/>
    </w:p>
    <w:p w14:paraId="052E9925" w14:textId="77777777" w:rsidR="001753B3" w:rsidRDefault="001753B3">
      <w:pPr>
        <w:pStyle w:val="Body"/>
      </w:pPr>
    </w:p>
    <w:p w14:paraId="67B5C1EF" w14:textId="25A0A450" w:rsidR="001753B3" w:rsidRDefault="001753B3">
      <w:pPr>
        <w:pStyle w:val="Heading3"/>
      </w:pPr>
      <w:bookmarkStart w:id="818" w:name="_Toc34049962"/>
      <w:bookmarkStart w:id="819" w:name="_Toc49245234"/>
      <w:r>
        <w:t>FFT size and accuracy</w:t>
      </w:r>
      <w:bookmarkEnd w:id="818"/>
      <w:r>
        <w:t xml:space="preserve"> for RX measurement</w:t>
      </w:r>
      <w:bookmarkEnd w:id="819"/>
    </w:p>
    <w:p w14:paraId="42DDCF15" w14:textId="77777777" w:rsidR="001753B3" w:rsidRDefault="001753B3">
      <w:pPr>
        <w:pStyle w:val="Body"/>
      </w:pPr>
      <w:r>
        <w:t>Table below gives some measurement processing parameters and accuracy results.</w:t>
      </w:r>
      <w:r w:rsidRPr="00F95412">
        <w:t xml:space="preserve"> </w:t>
      </w:r>
      <w:r>
        <w:t>Acquisition time corresponds to sampling point*Number of points</w:t>
      </w:r>
    </w:p>
    <w:tbl>
      <w:tblPr>
        <w:tblStyle w:val="GridTable4-Accent1"/>
        <w:tblW w:w="0" w:type="auto"/>
        <w:tblLook w:val="04A0" w:firstRow="1" w:lastRow="0" w:firstColumn="1" w:lastColumn="0" w:noHBand="0" w:noVBand="1"/>
      </w:tblPr>
      <w:tblGrid>
        <w:gridCol w:w="1613"/>
        <w:gridCol w:w="2068"/>
        <w:gridCol w:w="1134"/>
        <w:gridCol w:w="1485"/>
        <w:gridCol w:w="1590"/>
      </w:tblGrid>
      <w:tr w:rsidR="001753B3" w:rsidRPr="00812368" w14:paraId="33C5C35A" w14:textId="77777777" w:rsidTr="00C608C4">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613" w:type="dxa"/>
            <w:shd w:val="clear" w:color="auto" w:fill="D9E2F3" w:themeFill="accent1" w:themeFillTint="33"/>
            <w:hideMark/>
          </w:tcPr>
          <w:p w14:paraId="525E29A0" w14:textId="77777777" w:rsidR="001753B3" w:rsidRPr="00173BD1" w:rsidRDefault="001753B3">
            <w:pPr>
              <w:pStyle w:val="Body"/>
            </w:pPr>
            <w:r w:rsidRPr="00173BD1">
              <w:t> </w:t>
            </w:r>
          </w:p>
        </w:tc>
        <w:tc>
          <w:tcPr>
            <w:tcW w:w="2068" w:type="dxa"/>
            <w:hideMark/>
          </w:tcPr>
          <w:p w14:paraId="016FC688" w14:textId="77777777" w:rsidR="001753B3" w:rsidRPr="00173BD1" w:rsidRDefault="001753B3">
            <w:pPr>
              <w:pStyle w:val="Body"/>
              <w:cnfStyle w:val="100000000000" w:firstRow="1" w:lastRow="0" w:firstColumn="0" w:lastColumn="0" w:oddVBand="0" w:evenVBand="0" w:oddHBand="0" w:evenHBand="0" w:firstRowFirstColumn="0" w:firstRowLastColumn="0" w:lastRowFirstColumn="0" w:lastRowLastColumn="0"/>
            </w:pPr>
            <w:r w:rsidRPr="00173BD1">
              <w:t>SBDFT size</w:t>
            </w:r>
          </w:p>
        </w:tc>
        <w:tc>
          <w:tcPr>
            <w:tcW w:w="1134" w:type="dxa"/>
            <w:hideMark/>
          </w:tcPr>
          <w:p w14:paraId="381FF5FF" w14:textId="77777777" w:rsidR="001753B3" w:rsidRPr="00173BD1" w:rsidRDefault="001753B3">
            <w:pPr>
              <w:pStyle w:val="Body"/>
              <w:cnfStyle w:val="100000000000" w:firstRow="1" w:lastRow="0" w:firstColumn="0" w:lastColumn="0" w:oddVBand="0" w:evenVBand="0" w:oddHBand="0" w:evenHBand="0" w:firstRowFirstColumn="0" w:firstRowLastColumn="0" w:lastRowFirstColumn="0" w:lastRowLastColumn="0"/>
            </w:pPr>
            <w:r w:rsidRPr="00173BD1">
              <w:t>FFT Time [us]</w:t>
            </w:r>
          </w:p>
        </w:tc>
        <w:tc>
          <w:tcPr>
            <w:tcW w:w="1485" w:type="dxa"/>
            <w:hideMark/>
          </w:tcPr>
          <w:p w14:paraId="3D2D0005" w14:textId="77777777" w:rsidR="001753B3" w:rsidRPr="00173BD1" w:rsidRDefault="001753B3">
            <w:pPr>
              <w:pStyle w:val="Body"/>
              <w:cnfStyle w:val="100000000000" w:firstRow="1" w:lastRow="0" w:firstColumn="0" w:lastColumn="0" w:oddVBand="0" w:evenVBand="0" w:oddHBand="0" w:evenHBand="0" w:firstRowFirstColumn="0" w:firstRowLastColumn="0" w:lastRowFirstColumn="0" w:lastRowLastColumn="0"/>
            </w:pPr>
            <w:r w:rsidRPr="00173BD1">
              <w:t>Acquisition Time [us]</w:t>
            </w:r>
          </w:p>
        </w:tc>
        <w:tc>
          <w:tcPr>
            <w:tcW w:w="1590" w:type="dxa"/>
            <w:hideMark/>
          </w:tcPr>
          <w:p w14:paraId="02669098" w14:textId="77777777" w:rsidR="001753B3" w:rsidRPr="00173BD1" w:rsidRDefault="001753B3">
            <w:pPr>
              <w:pStyle w:val="Body"/>
              <w:cnfStyle w:val="100000000000" w:firstRow="1" w:lastRow="0" w:firstColumn="0" w:lastColumn="0" w:oddVBand="0" w:evenVBand="0" w:oddHBand="0" w:evenHBand="0" w:firstRowFirstColumn="0" w:firstRowLastColumn="0" w:lastRowFirstColumn="0" w:lastRowLastColumn="0"/>
            </w:pPr>
            <w:r w:rsidRPr="00173BD1">
              <w:t>Comment</w:t>
            </w:r>
          </w:p>
        </w:tc>
      </w:tr>
      <w:tr w:rsidR="001753B3" w:rsidRPr="00812368" w14:paraId="6BF866EB" w14:textId="77777777" w:rsidTr="00C608C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13" w:type="dxa"/>
            <w:hideMark/>
          </w:tcPr>
          <w:p w14:paraId="44E42D03" w14:textId="77777777" w:rsidR="001753B3" w:rsidRPr="00173BD1" w:rsidRDefault="001753B3">
            <w:pPr>
              <w:pStyle w:val="Body"/>
            </w:pPr>
            <w:r w:rsidRPr="00173BD1">
              <w:t>RF gain from Lna to ADC</w:t>
            </w:r>
          </w:p>
        </w:tc>
        <w:tc>
          <w:tcPr>
            <w:tcW w:w="2068" w:type="dxa"/>
            <w:hideMark/>
          </w:tcPr>
          <w:p w14:paraId="009FAA5B"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Single Bin 256 Samples</w:t>
            </w:r>
          </w:p>
        </w:tc>
        <w:tc>
          <w:tcPr>
            <w:tcW w:w="1134" w:type="dxa"/>
            <w:hideMark/>
          </w:tcPr>
          <w:p w14:paraId="08570582"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3</w:t>
            </w:r>
          </w:p>
        </w:tc>
        <w:tc>
          <w:tcPr>
            <w:tcW w:w="1485" w:type="dxa"/>
            <w:hideMark/>
          </w:tcPr>
          <w:p w14:paraId="0D7AF24B"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3,2</w:t>
            </w:r>
          </w:p>
        </w:tc>
        <w:tc>
          <w:tcPr>
            <w:tcW w:w="1590" w:type="dxa"/>
            <w:hideMark/>
          </w:tcPr>
          <w:p w14:paraId="40ADF0B7"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precision +/-0,1dB</w:t>
            </w:r>
          </w:p>
        </w:tc>
      </w:tr>
      <w:tr w:rsidR="001753B3" w:rsidRPr="00812368" w14:paraId="03B983CD" w14:textId="77777777" w:rsidTr="00C608C4">
        <w:trPr>
          <w:trHeight w:val="330"/>
        </w:trPr>
        <w:tc>
          <w:tcPr>
            <w:cnfStyle w:val="001000000000" w:firstRow="0" w:lastRow="0" w:firstColumn="1" w:lastColumn="0" w:oddVBand="0" w:evenVBand="0" w:oddHBand="0" w:evenHBand="0" w:firstRowFirstColumn="0" w:firstRowLastColumn="0" w:lastRowFirstColumn="0" w:lastRowLastColumn="0"/>
            <w:tcW w:w="1613" w:type="dxa"/>
            <w:hideMark/>
          </w:tcPr>
          <w:p w14:paraId="33914400" w14:textId="77777777" w:rsidR="001753B3" w:rsidRPr="00173BD1" w:rsidRDefault="001753B3">
            <w:pPr>
              <w:pStyle w:val="Body"/>
            </w:pPr>
            <w:r w:rsidRPr="00173BD1">
              <w:t>NF</w:t>
            </w:r>
          </w:p>
        </w:tc>
        <w:tc>
          <w:tcPr>
            <w:tcW w:w="2068" w:type="dxa"/>
            <w:hideMark/>
          </w:tcPr>
          <w:p w14:paraId="66EA8CF0"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Full SBDFT 512</w:t>
            </w:r>
          </w:p>
        </w:tc>
        <w:tc>
          <w:tcPr>
            <w:tcW w:w="1134" w:type="dxa"/>
            <w:hideMark/>
          </w:tcPr>
          <w:p w14:paraId="4F2DC454"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100</w:t>
            </w:r>
          </w:p>
        </w:tc>
        <w:tc>
          <w:tcPr>
            <w:tcW w:w="1485" w:type="dxa"/>
            <w:hideMark/>
          </w:tcPr>
          <w:p w14:paraId="29D1AEFF"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6,4</w:t>
            </w:r>
          </w:p>
        </w:tc>
        <w:tc>
          <w:tcPr>
            <w:tcW w:w="1590" w:type="dxa"/>
            <w:hideMark/>
          </w:tcPr>
          <w:p w14:paraId="6C33365D"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precision +/-0,5 dB</w:t>
            </w:r>
          </w:p>
        </w:tc>
      </w:tr>
      <w:tr w:rsidR="001753B3" w:rsidRPr="00812368" w14:paraId="18BF0401" w14:textId="77777777" w:rsidTr="00C608C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13" w:type="dxa"/>
            <w:hideMark/>
          </w:tcPr>
          <w:p w14:paraId="7F02063E" w14:textId="77777777" w:rsidR="001753B3" w:rsidRPr="00173BD1" w:rsidRDefault="001753B3">
            <w:pPr>
              <w:pStyle w:val="Body"/>
            </w:pPr>
            <w:r w:rsidRPr="00173BD1">
              <w:t>Rx Phase difference</w:t>
            </w:r>
          </w:p>
        </w:tc>
        <w:tc>
          <w:tcPr>
            <w:tcW w:w="2068" w:type="dxa"/>
            <w:hideMark/>
          </w:tcPr>
          <w:p w14:paraId="0BB67043"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Single Bin 256 Samples</w:t>
            </w:r>
          </w:p>
        </w:tc>
        <w:tc>
          <w:tcPr>
            <w:tcW w:w="1134" w:type="dxa"/>
            <w:hideMark/>
          </w:tcPr>
          <w:p w14:paraId="70FD7801"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3</w:t>
            </w:r>
          </w:p>
        </w:tc>
        <w:tc>
          <w:tcPr>
            <w:tcW w:w="1485" w:type="dxa"/>
            <w:hideMark/>
          </w:tcPr>
          <w:p w14:paraId="46F1AB02"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3,2</w:t>
            </w:r>
          </w:p>
        </w:tc>
        <w:tc>
          <w:tcPr>
            <w:tcW w:w="1590" w:type="dxa"/>
            <w:hideMark/>
          </w:tcPr>
          <w:p w14:paraId="403A5440"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 </w:t>
            </w:r>
          </w:p>
        </w:tc>
      </w:tr>
      <w:tr w:rsidR="001753B3" w:rsidRPr="00812368" w14:paraId="13B0063B" w14:textId="77777777" w:rsidTr="00C608C4">
        <w:trPr>
          <w:trHeight w:val="345"/>
        </w:trPr>
        <w:tc>
          <w:tcPr>
            <w:cnfStyle w:val="001000000000" w:firstRow="0" w:lastRow="0" w:firstColumn="1" w:lastColumn="0" w:oddVBand="0" w:evenVBand="0" w:oddHBand="0" w:evenHBand="0" w:firstRowFirstColumn="0" w:firstRowLastColumn="0" w:lastRowFirstColumn="0" w:lastRowLastColumn="0"/>
            <w:tcW w:w="1613" w:type="dxa"/>
            <w:hideMark/>
          </w:tcPr>
          <w:p w14:paraId="73094B4A" w14:textId="77777777" w:rsidR="001753B3" w:rsidRPr="00173BD1" w:rsidRDefault="001753B3">
            <w:pPr>
              <w:pStyle w:val="Body"/>
            </w:pPr>
            <w:r w:rsidRPr="00173BD1">
              <w:t>AGC gain</w:t>
            </w:r>
          </w:p>
        </w:tc>
        <w:tc>
          <w:tcPr>
            <w:tcW w:w="2068" w:type="dxa"/>
            <w:hideMark/>
          </w:tcPr>
          <w:p w14:paraId="469A472D"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7*Single Bin 256 Samples</w:t>
            </w:r>
          </w:p>
        </w:tc>
        <w:tc>
          <w:tcPr>
            <w:tcW w:w="1134" w:type="dxa"/>
            <w:hideMark/>
          </w:tcPr>
          <w:p w14:paraId="27A95567"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31</w:t>
            </w:r>
          </w:p>
        </w:tc>
        <w:tc>
          <w:tcPr>
            <w:tcW w:w="1485" w:type="dxa"/>
            <w:hideMark/>
          </w:tcPr>
          <w:p w14:paraId="263E11E8"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29,4</w:t>
            </w:r>
          </w:p>
        </w:tc>
        <w:tc>
          <w:tcPr>
            <w:tcW w:w="1590" w:type="dxa"/>
            <w:hideMark/>
          </w:tcPr>
          <w:p w14:paraId="3641C1AE"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precision +/-0,1dB</w:t>
            </w:r>
          </w:p>
        </w:tc>
      </w:tr>
      <w:tr w:rsidR="001753B3" w:rsidRPr="00812368" w14:paraId="2FCD4BA4" w14:textId="77777777" w:rsidTr="00C608C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13" w:type="dxa"/>
            <w:hideMark/>
          </w:tcPr>
          <w:p w14:paraId="62EBCCFD" w14:textId="77777777" w:rsidR="001753B3" w:rsidRPr="00173BD1" w:rsidRDefault="001753B3">
            <w:pPr>
              <w:pStyle w:val="Body"/>
            </w:pPr>
            <w:r w:rsidRPr="00173BD1">
              <w:t>RX linearity /IMD</w:t>
            </w:r>
          </w:p>
        </w:tc>
        <w:tc>
          <w:tcPr>
            <w:tcW w:w="2068" w:type="dxa"/>
            <w:hideMark/>
          </w:tcPr>
          <w:p w14:paraId="0B23F1A9"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3 bins * 256 samples</w:t>
            </w:r>
          </w:p>
        </w:tc>
        <w:tc>
          <w:tcPr>
            <w:tcW w:w="1134" w:type="dxa"/>
            <w:hideMark/>
          </w:tcPr>
          <w:p w14:paraId="7CFA9B82"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9</w:t>
            </w:r>
          </w:p>
        </w:tc>
        <w:tc>
          <w:tcPr>
            <w:tcW w:w="1485" w:type="dxa"/>
            <w:hideMark/>
          </w:tcPr>
          <w:p w14:paraId="352CD67E"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3,2</w:t>
            </w:r>
          </w:p>
        </w:tc>
        <w:tc>
          <w:tcPr>
            <w:tcW w:w="1590" w:type="dxa"/>
            <w:hideMark/>
          </w:tcPr>
          <w:p w14:paraId="142D7AD0"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precision +/-0,1dB</w:t>
            </w:r>
          </w:p>
        </w:tc>
      </w:tr>
      <w:tr w:rsidR="001753B3" w:rsidRPr="00812368" w14:paraId="2EAD6921" w14:textId="77777777" w:rsidTr="00C608C4">
        <w:trPr>
          <w:trHeight w:val="330"/>
        </w:trPr>
        <w:tc>
          <w:tcPr>
            <w:cnfStyle w:val="001000000000" w:firstRow="0" w:lastRow="0" w:firstColumn="1" w:lastColumn="0" w:oddVBand="0" w:evenVBand="0" w:oddHBand="0" w:evenHBand="0" w:firstRowFirstColumn="0" w:firstRowLastColumn="0" w:lastRowFirstColumn="0" w:lastRowLastColumn="0"/>
            <w:tcW w:w="1613" w:type="dxa"/>
            <w:hideMark/>
          </w:tcPr>
          <w:p w14:paraId="71DB9064" w14:textId="77777777" w:rsidR="001753B3" w:rsidRPr="00173BD1" w:rsidRDefault="001753B3">
            <w:pPr>
              <w:pStyle w:val="Body"/>
            </w:pPr>
            <w:r w:rsidRPr="00173BD1">
              <w:t xml:space="preserve">ADC purity </w:t>
            </w:r>
          </w:p>
        </w:tc>
        <w:tc>
          <w:tcPr>
            <w:tcW w:w="2068" w:type="dxa"/>
            <w:hideMark/>
          </w:tcPr>
          <w:p w14:paraId="0F3F46EA"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Full SBDFT 256</w:t>
            </w:r>
          </w:p>
        </w:tc>
        <w:tc>
          <w:tcPr>
            <w:tcW w:w="1134" w:type="dxa"/>
            <w:hideMark/>
          </w:tcPr>
          <w:p w14:paraId="099038C8"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48</w:t>
            </w:r>
          </w:p>
        </w:tc>
        <w:tc>
          <w:tcPr>
            <w:tcW w:w="1485" w:type="dxa"/>
            <w:hideMark/>
          </w:tcPr>
          <w:p w14:paraId="7CDF05DA"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103</w:t>
            </w:r>
          </w:p>
        </w:tc>
        <w:tc>
          <w:tcPr>
            <w:tcW w:w="1590" w:type="dxa"/>
            <w:hideMark/>
          </w:tcPr>
          <w:p w14:paraId="12F07B0D"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10MHz Sampling</w:t>
            </w:r>
          </w:p>
        </w:tc>
      </w:tr>
      <w:tr w:rsidR="001753B3" w:rsidRPr="00812368" w14:paraId="5B08734F" w14:textId="77777777" w:rsidTr="00C608C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613" w:type="dxa"/>
            <w:hideMark/>
          </w:tcPr>
          <w:p w14:paraId="4DA6F4CC" w14:textId="77777777" w:rsidR="001753B3" w:rsidRPr="00173BD1" w:rsidRDefault="001753B3">
            <w:pPr>
              <w:pStyle w:val="Body"/>
            </w:pPr>
            <w:r w:rsidRPr="00173BD1">
              <w:t>hpf</w:t>
            </w:r>
          </w:p>
        </w:tc>
        <w:tc>
          <w:tcPr>
            <w:tcW w:w="2068" w:type="dxa"/>
            <w:hideMark/>
          </w:tcPr>
          <w:p w14:paraId="190A1FD6"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 xml:space="preserve">Full SBDFT 256 </w:t>
            </w:r>
          </w:p>
        </w:tc>
        <w:tc>
          <w:tcPr>
            <w:tcW w:w="1134" w:type="dxa"/>
            <w:hideMark/>
          </w:tcPr>
          <w:p w14:paraId="34741388"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48</w:t>
            </w:r>
          </w:p>
        </w:tc>
        <w:tc>
          <w:tcPr>
            <w:tcW w:w="1485" w:type="dxa"/>
            <w:hideMark/>
          </w:tcPr>
          <w:p w14:paraId="641E2A7C"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103</w:t>
            </w:r>
          </w:p>
        </w:tc>
        <w:tc>
          <w:tcPr>
            <w:tcW w:w="1590" w:type="dxa"/>
            <w:hideMark/>
          </w:tcPr>
          <w:p w14:paraId="7450CE54" w14:textId="77777777" w:rsidR="001753B3" w:rsidRPr="00173BD1" w:rsidRDefault="001753B3">
            <w:pPr>
              <w:pStyle w:val="Body"/>
              <w:cnfStyle w:val="000000100000" w:firstRow="0" w:lastRow="0" w:firstColumn="0" w:lastColumn="0" w:oddVBand="0" w:evenVBand="0" w:oddHBand="1" w:evenHBand="0" w:firstRowFirstColumn="0" w:firstRowLastColumn="0" w:lastRowFirstColumn="0" w:lastRowLastColumn="0"/>
            </w:pPr>
            <w:r w:rsidRPr="00173BD1">
              <w:t>10MHz Sampling; 5% precision</w:t>
            </w:r>
          </w:p>
        </w:tc>
      </w:tr>
      <w:tr w:rsidR="001753B3" w:rsidRPr="00812368" w14:paraId="21B9D6DD" w14:textId="77777777" w:rsidTr="00C608C4">
        <w:trPr>
          <w:trHeight w:val="495"/>
        </w:trPr>
        <w:tc>
          <w:tcPr>
            <w:cnfStyle w:val="001000000000" w:firstRow="0" w:lastRow="0" w:firstColumn="1" w:lastColumn="0" w:oddVBand="0" w:evenVBand="0" w:oddHBand="0" w:evenHBand="0" w:firstRowFirstColumn="0" w:firstRowLastColumn="0" w:lastRowFirstColumn="0" w:lastRowLastColumn="0"/>
            <w:tcW w:w="1613" w:type="dxa"/>
            <w:hideMark/>
          </w:tcPr>
          <w:p w14:paraId="6E3C9535" w14:textId="77777777" w:rsidR="001753B3" w:rsidRPr="00173BD1" w:rsidRDefault="001753B3">
            <w:pPr>
              <w:pStyle w:val="Body"/>
            </w:pPr>
            <w:r w:rsidRPr="00173BD1">
              <w:t>Sat detector</w:t>
            </w:r>
            <w:r>
              <w:t xml:space="preserve"> calibration</w:t>
            </w:r>
          </w:p>
        </w:tc>
        <w:tc>
          <w:tcPr>
            <w:tcW w:w="2068" w:type="dxa"/>
            <w:hideMark/>
          </w:tcPr>
          <w:p w14:paraId="25350798"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10*Single Bin 256 Samples</w:t>
            </w:r>
          </w:p>
        </w:tc>
        <w:tc>
          <w:tcPr>
            <w:tcW w:w="1134" w:type="dxa"/>
            <w:hideMark/>
          </w:tcPr>
          <w:p w14:paraId="7E711713"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30</w:t>
            </w:r>
          </w:p>
        </w:tc>
        <w:tc>
          <w:tcPr>
            <w:tcW w:w="1485" w:type="dxa"/>
            <w:hideMark/>
          </w:tcPr>
          <w:p w14:paraId="538F3155"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42</w:t>
            </w:r>
          </w:p>
        </w:tc>
        <w:tc>
          <w:tcPr>
            <w:tcW w:w="1590" w:type="dxa"/>
            <w:hideMark/>
          </w:tcPr>
          <w:p w14:paraId="3764666B" w14:textId="77777777" w:rsidR="001753B3" w:rsidRPr="00173BD1" w:rsidRDefault="001753B3">
            <w:pPr>
              <w:pStyle w:val="Body"/>
              <w:cnfStyle w:val="000000000000" w:firstRow="0" w:lastRow="0" w:firstColumn="0" w:lastColumn="0" w:oddVBand="0" w:evenVBand="0" w:oddHBand="0" w:evenHBand="0" w:firstRowFirstColumn="0" w:firstRowLastColumn="0" w:lastRowFirstColumn="0" w:lastRowLastColumn="0"/>
            </w:pPr>
            <w:r w:rsidRPr="00173BD1">
              <w:t> </w:t>
            </w:r>
          </w:p>
        </w:tc>
      </w:tr>
    </w:tbl>
    <w:p w14:paraId="71749467" w14:textId="742F98FB" w:rsidR="001753B3" w:rsidRPr="00812368" w:rsidRDefault="001753B3" w:rsidP="001753B3">
      <w:pPr>
        <w:pStyle w:val="Caption"/>
        <w:jc w:val="center"/>
      </w:pPr>
      <w:bookmarkStart w:id="820" w:name="_Toc42511878"/>
      <w:r>
        <w:t xml:space="preserve">Table </w:t>
      </w:r>
      <w:r>
        <w:fldChar w:fldCharType="begin"/>
      </w:r>
      <w:r>
        <w:instrText xml:space="preserve"> SEQ Table \* ARABIC </w:instrText>
      </w:r>
      <w:r>
        <w:fldChar w:fldCharType="separate"/>
      </w:r>
      <w:r w:rsidR="00403FDA">
        <w:rPr>
          <w:noProof/>
        </w:rPr>
        <w:t>19</w:t>
      </w:r>
      <w:r>
        <w:rPr>
          <w:noProof/>
        </w:rPr>
        <w:fldChar w:fldCharType="end"/>
      </w:r>
      <w:r w:rsidR="00403FDA">
        <w:rPr>
          <w:noProof/>
        </w:rPr>
        <w:t>:</w:t>
      </w:r>
      <w:r>
        <w:t xml:space="preserve"> FFT size</w:t>
      </w:r>
      <w:bookmarkEnd w:id="820"/>
    </w:p>
    <w:p w14:paraId="206E357F" w14:textId="77777777" w:rsidR="001753B3" w:rsidRPr="00812368" w:rsidRDefault="001753B3">
      <w:pPr>
        <w:pStyle w:val="Body"/>
      </w:pPr>
    </w:p>
    <w:p w14:paraId="3F070933" w14:textId="1039570C" w:rsidR="001753B3" w:rsidRDefault="001753B3">
      <w:pPr>
        <w:pStyle w:val="Heading3"/>
      </w:pPr>
      <w:bookmarkStart w:id="821" w:name="_Toc49245235"/>
      <w:r>
        <w:t>Total time for RX safety</w:t>
      </w:r>
      <w:bookmarkEnd w:id="821"/>
    </w:p>
    <w:p w14:paraId="7B6FA010" w14:textId="045C8F9C" w:rsidR="00E12E80" w:rsidRDefault="00E12E80">
      <w:pPr>
        <w:pStyle w:val="Body"/>
      </w:pPr>
    </w:p>
    <w:tbl>
      <w:tblPr>
        <w:tblW w:w="5000" w:type="pct"/>
        <w:tblLook w:val="04A0" w:firstRow="1" w:lastRow="0" w:firstColumn="1" w:lastColumn="0" w:noHBand="0" w:noVBand="1"/>
      </w:tblPr>
      <w:tblGrid>
        <w:gridCol w:w="2820"/>
        <w:gridCol w:w="309"/>
        <w:gridCol w:w="673"/>
        <w:gridCol w:w="721"/>
        <w:gridCol w:w="671"/>
        <w:gridCol w:w="700"/>
        <w:gridCol w:w="736"/>
        <w:gridCol w:w="1250"/>
      </w:tblGrid>
      <w:tr w:rsidR="00E42793" w:rsidRPr="00E42793" w14:paraId="620051D5" w14:textId="77777777" w:rsidTr="00E42793">
        <w:trPr>
          <w:trHeight w:val="588"/>
        </w:trPr>
        <w:tc>
          <w:tcPr>
            <w:tcW w:w="2039" w:type="pct"/>
            <w:tcBorders>
              <w:top w:val="single" w:sz="8" w:space="0" w:color="auto"/>
              <w:left w:val="single" w:sz="8" w:space="0" w:color="auto"/>
              <w:bottom w:val="nil"/>
              <w:right w:val="nil"/>
            </w:tcBorders>
            <w:shd w:val="clear" w:color="auto" w:fill="auto"/>
            <w:noWrap/>
            <w:vAlign w:val="bottom"/>
            <w:hideMark/>
          </w:tcPr>
          <w:p w14:paraId="45B5A89F"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c>
          <w:tcPr>
            <w:tcW w:w="680" w:type="pct"/>
            <w:tcBorders>
              <w:top w:val="single" w:sz="8" w:space="0" w:color="auto"/>
              <w:left w:val="nil"/>
              <w:bottom w:val="nil"/>
              <w:right w:val="nil"/>
            </w:tcBorders>
            <w:shd w:val="clear" w:color="auto" w:fill="auto"/>
            <w:noWrap/>
            <w:vAlign w:val="bottom"/>
            <w:hideMark/>
          </w:tcPr>
          <w:p w14:paraId="6512C569" w14:textId="77777777" w:rsidR="00E42793" w:rsidRPr="00E42793" w:rsidRDefault="00E42793" w:rsidP="00E42793">
            <w:pPr>
              <w:ind w:left="0"/>
              <w:rPr>
                <w:rFonts w:ascii="Calibri" w:hAnsi="Calibri" w:cs="Times New Roman"/>
                <w:color w:val="000000"/>
                <w:sz w:val="16"/>
                <w:szCs w:val="16"/>
              </w:rPr>
            </w:pPr>
            <w:r w:rsidRPr="00E42793">
              <w:rPr>
                <w:rFonts w:ascii="Calibri" w:hAnsi="Calibri" w:cs="Times New Roman"/>
                <w:color w:val="000000"/>
                <w:sz w:val="16"/>
                <w:szCs w:val="16"/>
              </w:rPr>
              <w:t> </w:t>
            </w:r>
          </w:p>
        </w:tc>
        <w:tc>
          <w:tcPr>
            <w:tcW w:w="799" w:type="pct"/>
            <w:gridSpan w:val="3"/>
            <w:tcBorders>
              <w:top w:val="single" w:sz="8" w:space="0" w:color="auto"/>
              <w:left w:val="nil"/>
              <w:bottom w:val="nil"/>
              <w:right w:val="nil"/>
            </w:tcBorders>
            <w:shd w:val="clear" w:color="auto" w:fill="auto"/>
            <w:vAlign w:val="bottom"/>
            <w:hideMark/>
          </w:tcPr>
          <w:p w14:paraId="1C2C2B55" w14:textId="77777777" w:rsidR="00E42793" w:rsidRPr="00E42793" w:rsidRDefault="00E42793" w:rsidP="00E42793">
            <w:pPr>
              <w:ind w:left="0"/>
              <w:jc w:val="center"/>
              <w:rPr>
                <w:rFonts w:ascii="Calibri" w:hAnsi="Calibri" w:cs="Times New Roman"/>
                <w:b/>
                <w:bCs/>
                <w:color w:val="000000"/>
                <w:sz w:val="22"/>
                <w:szCs w:val="22"/>
              </w:rPr>
            </w:pPr>
            <w:r w:rsidRPr="00E42793">
              <w:rPr>
                <w:rFonts w:ascii="Calibri" w:hAnsi="Calibri" w:cs="Times New Roman"/>
                <w:b/>
                <w:bCs/>
                <w:color w:val="000000"/>
                <w:sz w:val="22"/>
                <w:szCs w:val="22"/>
              </w:rPr>
              <w:t>Duration using different register access methods [us]</w:t>
            </w:r>
          </w:p>
        </w:tc>
        <w:tc>
          <w:tcPr>
            <w:tcW w:w="450" w:type="pct"/>
            <w:tcBorders>
              <w:top w:val="single" w:sz="8" w:space="0" w:color="auto"/>
              <w:left w:val="nil"/>
              <w:bottom w:val="nil"/>
              <w:right w:val="nil"/>
            </w:tcBorders>
            <w:shd w:val="clear" w:color="auto" w:fill="auto"/>
            <w:vAlign w:val="bottom"/>
            <w:hideMark/>
          </w:tcPr>
          <w:p w14:paraId="65871BB7"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number of registers access</w:t>
            </w:r>
          </w:p>
        </w:tc>
        <w:tc>
          <w:tcPr>
            <w:tcW w:w="403" w:type="pct"/>
            <w:tcBorders>
              <w:top w:val="single" w:sz="8" w:space="0" w:color="auto"/>
              <w:left w:val="nil"/>
              <w:bottom w:val="nil"/>
              <w:right w:val="nil"/>
            </w:tcBorders>
            <w:shd w:val="clear" w:color="auto" w:fill="auto"/>
            <w:vAlign w:val="bottom"/>
            <w:hideMark/>
          </w:tcPr>
          <w:p w14:paraId="0B3F3265"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number of elements</w:t>
            </w:r>
          </w:p>
        </w:tc>
        <w:tc>
          <w:tcPr>
            <w:tcW w:w="629" w:type="pct"/>
            <w:tcBorders>
              <w:top w:val="single" w:sz="8" w:space="0" w:color="auto"/>
              <w:left w:val="nil"/>
              <w:bottom w:val="nil"/>
              <w:right w:val="single" w:sz="8" w:space="0" w:color="auto"/>
            </w:tcBorders>
            <w:shd w:val="clear" w:color="auto" w:fill="auto"/>
            <w:vAlign w:val="bottom"/>
            <w:hideMark/>
          </w:tcPr>
          <w:p w14:paraId="127D0A49"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numb of ADC(optimization)</w:t>
            </w:r>
          </w:p>
        </w:tc>
      </w:tr>
      <w:tr w:rsidR="00E42793" w:rsidRPr="00E42793" w14:paraId="1BB2DD0C" w14:textId="77777777" w:rsidTr="00E42793">
        <w:trPr>
          <w:trHeight w:val="216"/>
        </w:trPr>
        <w:tc>
          <w:tcPr>
            <w:tcW w:w="2039" w:type="pct"/>
            <w:tcBorders>
              <w:top w:val="nil"/>
              <w:left w:val="single" w:sz="8" w:space="0" w:color="auto"/>
              <w:bottom w:val="single" w:sz="12" w:space="0" w:color="auto"/>
              <w:right w:val="nil"/>
            </w:tcBorders>
            <w:shd w:val="clear" w:color="auto" w:fill="auto"/>
            <w:noWrap/>
            <w:vAlign w:val="bottom"/>
            <w:hideMark/>
          </w:tcPr>
          <w:p w14:paraId="415044E0"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Bist</w:t>
            </w:r>
          </w:p>
        </w:tc>
        <w:tc>
          <w:tcPr>
            <w:tcW w:w="680" w:type="pct"/>
            <w:tcBorders>
              <w:top w:val="nil"/>
              <w:left w:val="nil"/>
              <w:bottom w:val="single" w:sz="12" w:space="0" w:color="auto"/>
              <w:right w:val="nil"/>
            </w:tcBorders>
            <w:shd w:val="clear" w:color="auto" w:fill="auto"/>
            <w:noWrap/>
            <w:vAlign w:val="bottom"/>
            <w:hideMark/>
          </w:tcPr>
          <w:p w14:paraId="3F6F1FD0"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 </w:t>
            </w:r>
          </w:p>
        </w:tc>
        <w:tc>
          <w:tcPr>
            <w:tcW w:w="258" w:type="pct"/>
            <w:tcBorders>
              <w:top w:val="nil"/>
              <w:left w:val="nil"/>
              <w:bottom w:val="single" w:sz="12" w:space="0" w:color="auto"/>
              <w:right w:val="nil"/>
            </w:tcBorders>
            <w:shd w:val="clear" w:color="auto" w:fill="auto"/>
            <w:noWrap/>
            <w:vAlign w:val="bottom"/>
            <w:hideMark/>
          </w:tcPr>
          <w:p w14:paraId="2524519F"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AHB access</w:t>
            </w:r>
          </w:p>
        </w:tc>
        <w:tc>
          <w:tcPr>
            <w:tcW w:w="285" w:type="pct"/>
            <w:tcBorders>
              <w:top w:val="nil"/>
              <w:left w:val="nil"/>
              <w:bottom w:val="single" w:sz="12" w:space="0" w:color="auto"/>
              <w:right w:val="nil"/>
            </w:tcBorders>
            <w:shd w:val="clear" w:color="auto" w:fill="auto"/>
            <w:noWrap/>
            <w:vAlign w:val="bottom"/>
            <w:hideMark/>
          </w:tcPr>
          <w:p w14:paraId="7D5BF92E"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160 MHz SPI</w:t>
            </w:r>
          </w:p>
        </w:tc>
        <w:tc>
          <w:tcPr>
            <w:tcW w:w="257" w:type="pct"/>
            <w:tcBorders>
              <w:top w:val="nil"/>
              <w:left w:val="nil"/>
              <w:bottom w:val="single" w:sz="12" w:space="0" w:color="auto"/>
              <w:right w:val="nil"/>
            </w:tcBorders>
            <w:shd w:val="clear" w:color="auto" w:fill="auto"/>
            <w:noWrap/>
            <w:vAlign w:val="bottom"/>
            <w:hideMark/>
          </w:tcPr>
          <w:p w14:paraId="4C73514C"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40 MHz SPI</w:t>
            </w:r>
          </w:p>
        </w:tc>
        <w:tc>
          <w:tcPr>
            <w:tcW w:w="450" w:type="pct"/>
            <w:tcBorders>
              <w:top w:val="nil"/>
              <w:left w:val="nil"/>
              <w:bottom w:val="single" w:sz="12" w:space="0" w:color="auto"/>
              <w:right w:val="nil"/>
            </w:tcBorders>
            <w:shd w:val="clear" w:color="auto" w:fill="auto"/>
            <w:noWrap/>
            <w:vAlign w:val="bottom"/>
            <w:hideMark/>
          </w:tcPr>
          <w:p w14:paraId="7F02A68C"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 </w:t>
            </w:r>
          </w:p>
        </w:tc>
        <w:tc>
          <w:tcPr>
            <w:tcW w:w="403" w:type="pct"/>
            <w:tcBorders>
              <w:top w:val="nil"/>
              <w:left w:val="nil"/>
              <w:bottom w:val="single" w:sz="12" w:space="0" w:color="auto"/>
              <w:right w:val="nil"/>
            </w:tcBorders>
            <w:shd w:val="clear" w:color="auto" w:fill="auto"/>
            <w:noWrap/>
            <w:vAlign w:val="bottom"/>
            <w:hideMark/>
          </w:tcPr>
          <w:p w14:paraId="23BC562D"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 </w:t>
            </w:r>
          </w:p>
        </w:tc>
        <w:tc>
          <w:tcPr>
            <w:tcW w:w="629" w:type="pct"/>
            <w:tcBorders>
              <w:top w:val="nil"/>
              <w:left w:val="nil"/>
              <w:bottom w:val="single" w:sz="12" w:space="0" w:color="auto"/>
              <w:right w:val="nil"/>
            </w:tcBorders>
            <w:shd w:val="clear" w:color="auto" w:fill="auto"/>
            <w:noWrap/>
            <w:vAlign w:val="bottom"/>
            <w:hideMark/>
          </w:tcPr>
          <w:p w14:paraId="0B42C601"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 </w:t>
            </w:r>
          </w:p>
        </w:tc>
      </w:tr>
      <w:tr w:rsidR="00E42793" w:rsidRPr="00E42793" w14:paraId="62CB49EF" w14:textId="77777777" w:rsidTr="00E42793">
        <w:trPr>
          <w:trHeight w:val="216"/>
        </w:trPr>
        <w:tc>
          <w:tcPr>
            <w:tcW w:w="2039" w:type="pct"/>
            <w:tcBorders>
              <w:top w:val="nil"/>
              <w:left w:val="single" w:sz="8" w:space="0" w:color="auto"/>
              <w:bottom w:val="nil"/>
              <w:right w:val="nil"/>
            </w:tcBorders>
            <w:shd w:val="clear" w:color="auto" w:fill="auto"/>
            <w:noWrap/>
            <w:vAlign w:val="bottom"/>
            <w:hideMark/>
          </w:tcPr>
          <w:p w14:paraId="37D6D02E"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general configuration</w:t>
            </w:r>
          </w:p>
        </w:tc>
        <w:tc>
          <w:tcPr>
            <w:tcW w:w="680" w:type="pct"/>
            <w:tcBorders>
              <w:top w:val="nil"/>
              <w:left w:val="nil"/>
              <w:bottom w:val="nil"/>
              <w:right w:val="nil"/>
            </w:tcBorders>
            <w:shd w:val="clear" w:color="auto" w:fill="auto"/>
            <w:noWrap/>
            <w:vAlign w:val="bottom"/>
            <w:hideMark/>
          </w:tcPr>
          <w:p w14:paraId="46FD3EBD" w14:textId="77777777" w:rsidR="00E42793" w:rsidRPr="00E42793" w:rsidRDefault="00E42793" w:rsidP="00E42793">
            <w:pPr>
              <w:ind w:left="0"/>
              <w:rPr>
                <w:rFonts w:ascii="Calibri" w:hAnsi="Calibri" w:cs="Times New Roman"/>
                <w:b/>
                <w:bCs/>
                <w:color w:val="000000"/>
                <w:sz w:val="16"/>
                <w:szCs w:val="16"/>
              </w:rPr>
            </w:pPr>
          </w:p>
        </w:tc>
        <w:tc>
          <w:tcPr>
            <w:tcW w:w="258" w:type="pct"/>
            <w:tcBorders>
              <w:top w:val="nil"/>
              <w:left w:val="nil"/>
              <w:bottom w:val="nil"/>
              <w:right w:val="nil"/>
            </w:tcBorders>
            <w:shd w:val="clear" w:color="auto" w:fill="auto"/>
            <w:noWrap/>
            <w:vAlign w:val="bottom"/>
            <w:hideMark/>
          </w:tcPr>
          <w:p w14:paraId="7C5CC42E" w14:textId="77777777" w:rsidR="00E42793" w:rsidRPr="00E42793" w:rsidRDefault="00E42793" w:rsidP="00E42793">
            <w:pPr>
              <w:ind w:left="0"/>
              <w:rPr>
                <w:rFonts w:ascii="Times New Roman" w:hAnsi="Times New Roman" w:cs="Times New Roman"/>
              </w:rPr>
            </w:pPr>
          </w:p>
        </w:tc>
        <w:tc>
          <w:tcPr>
            <w:tcW w:w="285" w:type="pct"/>
            <w:tcBorders>
              <w:top w:val="nil"/>
              <w:left w:val="nil"/>
              <w:bottom w:val="nil"/>
              <w:right w:val="nil"/>
            </w:tcBorders>
            <w:shd w:val="clear" w:color="auto" w:fill="auto"/>
            <w:noWrap/>
            <w:vAlign w:val="bottom"/>
            <w:hideMark/>
          </w:tcPr>
          <w:p w14:paraId="0DDF0BA8" w14:textId="77777777" w:rsidR="00E42793" w:rsidRPr="00E42793" w:rsidRDefault="00E42793" w:rsidP="00E42793">
            <w:pPr>
              <w:ind w:left="0"/>
              <w:rPr>
                <w:rFonts w:ascii="Times New Roman" w:hAnsi="Times New Roman" w:cs="Times New Roman"/>
              </w:rPr>
            </w:pPr>
          </w:p>
        </w:tc>
        <w:tc>
          <w:tcPr>
            <w:tcW w:w="257" w:type="pct"/>
            <w:tcBorders>
              <w:top w:val="nil"/>
              <w:left w:val="nil"/>
              <w:bottom w:val="nil"/>
              <w:right w:val="nil"/>
            </w:tcBorders>
            <w:shd w:val="clear" w:color="auto" w:fill="auto"/>
            <w:noWrap/>
            <w:vAlign w:val="bottom"/>
            <w:hideMark/>
          </w:tcPr>
          <w:p w14:paraId="40CED1B8" w14:textId="77777777" w:rsidR="00E42793" w:rsidRPr="00E42793" w:rsidRDefault="00E42793" w:rsidP="00E42793">
            <w:pPr>
              <w:ind w:left="0"/>
              <w:rPr>
                <w:rFonts w:ascii="Times New Roman" w:hAnsi="Times New Roman" w:cs="Times New Roman"/>
              </w:rPr>
            </w:pPr>
          </w:p>
        </w:tc>
        <w:tc>
          <w:tcPr>
            <w:tcW w:w="450" w:type="pct"/>
            <w:tcBorders>
              <w:top w:val="nil"/>
              <w:left w:val="nil"/>
              <w:bottom w:val="nil"/>
              <w:right w:val="nil"/>
            </w:tcBorders>
            <w:shd w:val="clear" w:color="auto" w:fill="auto"/>
            <w:noWrap/>
            <w:vAlign w:val="bottom"/>
            <w:hideMark/>
          </w:tcPr>
          <w:p w14:paraId="595067B1"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w:t>
            </w:r>
          </w:p>
        </w:tc>
        <w:tc>
          <w:tcPr>
            <w:tcW w:w="403" w:type="pct"/>
            <w:tcBorders>
              <w:top w:val="nil"/>
              <w:left w:val="nil"/>
              <w:bottom w:val="nil"/>
              <w:right w:val="nil"/>
            </w:tcBorders>
            <w:shd w:val="clear" w:color="auto" w:fill="auto"/>
            <w:noWrap/>
            <w:vAlign w:val="bottom"/>
            <w:hideMark/>
          </w:tcPr>
          <w:p w14:paraId="7CA6E80F" w14:textId="77777777" w:rsidR="00E42793" w:rsidRPr="00E42793" w:rsidRDefault="00E42793" w:rsidP="00E42793">
            <w:pPr>
              <w:ind w:left="0"/>
              <w:rPr>
                <w:rFonts w:ascii="Calibri" w:hAnsi="Calibri" w:cs="Times New Roman"/>
                <w:b/>
                <w:bCs/>
                <w:color w:val="000000"/>
                <w:sz w:val="16"/>
                <w:szCs w:val="16"/>
              </w:rPr>
            </w:pPr>
          </w:p>
        </w:tc>
        <w:tc>
          <w:tcPr>
            <w:tcW w:w="629" w:type="pct"/>
            <w:tcBorders>
              <w:top w:val="nil"/>
              <w:left w:val="nil"/>
              <w:bottom w:val="nil"/>
              <w:right w:val="single" w:sz="8" w:space="0" w:color="auto"/>
            </w:tcBorders>
            <w:shd w:val="clear" w:color="auto" w:fill="auto"/>
            <w:noWrap/>
            <w:vAlign w:val="bottom"/>
            <w:hideMark/>
          </w:tcPr>
          <w:p w14:paraId="2A2183D5" w14:textId="77777777" w:rsidR="00E42793" w:rsidRPr="00E42793" w:rsidRDefault="00E42793" w:rsidP="00E42793">
            <w:pPr>
              <w:ind w:left="0"/>
              <w:rPr>
                <w:rFonts w:ascii="Calibri" w:hAnsi="Calibri" w:cs="Times New Roman"/>
                <w:b/>
                <w:bCs/>
                <w:color w:val="000000"/>
                <w:sz w:val="16"/>
                <w:szCs w:val="16"/>
              </w:rPr>
            </w:pPr>
            <w:r w:rsidRPr="00E42793">
              <w:rPr>
                <w:rFonts w:ascii="Calibri" w:hAnsi="Calibri" w:cs="Times New Roman"/>
                <w:b/>
                <w:bCs/>
                <w:color w:val="000000"/>
                <w:sz w:val="16"/>
                <w:szCs w:val="16"/>
              </w:rPr>
              <w:t> </w:t>
            </w:r>
          </w:p>
        </w:tc>
      </w:tr>
      <w:tr w:rsidR="00E42793" w:rsidRPr="00E42793" w14:paraId="1514B806"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2BE04193"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RX gain from LNA to aDC</w:t>
            </w:r>
          </w:p>
        </w:tc>
        <w:tc>
          <w:tcPr>
            <w:tcW w:w="680" w:type="pct"/>
            <w:tcBorders>
              <w:top w:val="nil"/>
              <w:left w:val="nil"/>
              <w:bottom w:val="nil"/>
              <w:right w:val="nil"/>
            </w:tcBorders>
            <w:shd w:val="clear" w:color="auto" w:fill="auto"/>
            <w:noWrap/>
            <w:vAlign w:val="bottom"/>
            <w:hideMark/>
          </w:tcPr>
          <w:p w14:paraId="55405F85"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219D5739"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16</w:t>
            </w:r>
          </w:p>
        </w:tc>
        <w:tc>
          <w:tcPr>
            <w:tcW w:w="285" w:type="pct"/>
            <w:tcBorders>
              <w:top w:val="nil"/>
              <w:left w:val="nil"/>
              <w:bottom w:val="nil"/>
              <w:right w:val="nil"/>
            </w:tcBorders>
            <w:shd w:val="clear" w:color="auto" w:fill="auto"/>
            <w:noWrap/>
            <w:vAlign w:val="bottom"/>
            <w:hideMark/>
          </w:tcPr>
          <w:p w14:paraId="2C27DA62"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18</w:t>
            </w:r>
          </w:p>
        </w:tc>
        <w:tc>
          <w:tcPr>
            <w:tcW w:w="257" w:type="pct"/>
            <w:tcBorders>
              <w:top w:val="nil"/>
              <w:left w:val="nil"/>
              <w:bottom w:val="nil"/>
              <w:right w:val="nil"/>
            </w:tcBorders>
            <w:shd w:val="clear" w:color="auto" w:fill="auto"/>
            <w:noWrap/>
            <w:vAlign w:val="bottom"/>
            <w:hideMark/>
          </w:tcPr>
          <w:p w14:paraId="0FF1AFAE"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23</w:t>
            </w:r>
          </w:p>
        </w:tc>
        <w:tc>
          <w:tcPr>
            <w:tcW w:w="450" w:type="pct"/>
            <w:tcBorders>
              <w:top w:val="nil"/>
              <w:left w:val="nil"/>
              <w:bottom w:val="nil"/>
              <w:right w:val="nil"/>
            </w:tcBorders>
            <w:shd w:val="clear" w:color="auto" w:fill="auto"/>
            <w:noWrap/>
            <w:vAlign w:val="bottom"/>
            <w:hideMark/>
          </w:tcPr>
          <w:p w14:paraId="45ED6407"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3F2334C3"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44ABFCF9"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r>
      <w:tr w:rsidR="00E42793" w:rsidRPr="00E42793" w14:paraId="787BD6B7"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56E4704E"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NF</w:t>
            </w:r>
          </w:p>
        </w:tc>
        <w:tc>
          <w:tcPr>
            <w:tcW w:w="680" w:type="pct"/>
            <w:tcBorders>
              <w:top w:val="nil"/>
              <w:left w:val="nil"/>
              <w:bottom w:val="nil"/>
              <w:right w:val="nil"/>
            </w:tcBorders>
            <w:shd w:val="clear" w:color="auto" w:fill="auto"/>
            <w:noWrap/>
            <w:vAlign w:val="bottom"/>
            <w:hideMark/>
          </w:tcPr>
          <w:p w14:paraId="14B54E09"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0A7F5FC0"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407</w:t>
            </w:r>
          </w:p>
        </w:tc>
        <w:tc>
          <w:tcPr>
            <w:tcW w:w="285" w:type="pct"/>
            <w:tcBorders>
              <w:top w:val="nil"/>
              <w:left w:val="nil"/>
              <w:bottom w:val="nil"/>
              <w:right w:val="nil"/>
            </w:tcBorders>
            <w:shd w:val="clear" w:color="auto" w:fill="auto"/>
            <w:noWrap/>
            <w:vAlign w:val="bottom"/>
            <w:hideMark/>
          </w:tcPr>
          <w:p w14:paraId="5389103B"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409</w:t>
            </w:r>
          </w:p>
        </w:tc>
        <w:tc>
          <w:tcPr>
            <w:tcW w:w="257" w:type="pct"/>
            <w:tcBorders>
              <w:top w:val="nil"/>
              <w:left w:val="nil"/>
              <w:bottom w:val="nil"/>
              <w:right w:val="nil"/>
            </w:tcBorders>
            <w:shd w:val="clear" w:color="auto" w:fill="auto"/>
            <w:noWrap/>
            <w:vAlign w:val="bottom"/>
            <w:hideMark/>
          </w:tcPr>
          <w:p w14:paraId="4C408C3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414</w:t>
            </w:r>
          </w:p>
        </w:tc>
        <w:tc>
          <w:tcPr>
            <w:tcW w:w="450" w:type="pct"/>
            <w:tcBorders>
              <w:top w:val="nil"/>
              <w:left w:val="nil"/>
              <w:bottom w:val="nil"/>
              <w:right w:val="nil"/>
            </w:tcBorders>
            <w:shd w:val="clear" w:color="auto" w:fill="auto"/>
            <w:noWrap/>
            <w:vAlign w:val="bottom"/>
            <w:hideMark/>
          </w:tcPr>
          <w:p w14:paraId="634FD938"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094D1EE0"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6EA62F92"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r>
      <w:tr w:rsidR="00E42793" w:rsidRPr="00E42793" w14:paraId="49F7465C"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41E9333A"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Rx Phase difference</w:t>
            </w:r>
          </w:p>
        </w:tc>
        <w:tc>
          <w:tcPr>
            <w:tcW w:w="680" w:type="pct"/>
            <w:tcBorders>
              <w:top w:val="nil"/>
              <w:left w:val="nil"/>
              <w:bottom w:val="nil"/>
              <w:right w:val="nil"/>
            </w:tcBorders>
            <w:shd w:val="clear" w:color="auto" w:fill="auto"/>
            <w:noWrap/>
            <w:vAlign w:val="bottom"/>
            <w:hideMark/>
          </w:tcPr>
          <w:p w14:paraId="2A5EFE94"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19594AAF"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16</w:t>
            </w:r>
          </w:p>
        </w:tc>
        <w:tc>
          <w:tcPr>
            <w:tcW w:w="285" w:type="pct"/>
            <w:tcBorders>
              <w:top w:val="nil"/>
              <w:left w:val="nil"/>
              <w:bottom w:val="nil"/>
              <w:right w:val="nil"/>
            </w:tcBorders>
            <w:shd w:val="clear" w:color="auto" w:fill="auto"/>
            <w:noWrap/>
            <w:vAlign w:val="bottom"/>
            <w:hideMark/>
          </w:tcPr>
          <w:p w14:paraId="1192EA07"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18</w:t>
            </w:r>
          </w:p>
        </w:tc>
        <w:tc>
          <w:tcPr>
            <w:tcW w:w="257" w:type="pct"/>
            <w:tcBorders>
              <w:top w:val="nil"/>
              <w:left w:val="nil"/>
              <w:bottom w:val="nil"/>
              <w:right w:val="nil"/>
            </w:tcBorders>
            <w:shd w:val="clear" w:color="auto" w:fill="auto"/>
            <w:noWrap/>
            <w:vAlign w:val="bottom"/>
            <w:hideMark/>
          </w:tcPr>
          <w:p w14:paraId="4C28C8D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23</w:t>
            </w:r>
          </w:p>
        </w:tc>
        <w:tc>
          <w:tcPr>
            <w:tcW w:w="450" w:type="pct"/>
            <w:tcBorders>
              <w:top w:val="nil"/>
              <w:left w:val="nil"/>
              <w:bottom w:val="nil"/>
              <w:right w:val="nil"/>
            </w:tcBorders>
            <w:shd w:val="clear" w:color="auto" w:fill="auto"/>
            <w:noWrap/>
            <w:vAlign w:val="bottom"/>
            <w:hideMark/>
          </w:tcPr>
          <w:p w14:paraId="53AD9FB8"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46D537DA"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7CCC7025"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r>
      <w:tr w:rsidR="00E42793" w:rsidRPr="00E42793" w14:paraId="5BE4C006"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2E530845"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AGC gain</w:t>
            </w:r>
          </w:p>
        </w:tc>
        <w:tc>
          <w:tcPr>
            <w:tcW w:w="680" w:type="pct"/>
            <w:tcBorders>
              <w:top w:val="nil"/>
              <w:left w:val="nil"/>
              <w:bottom w:val="nil"/>
              <w:right w:val="nil"/>
            </w:tcBorders>
            <w:shd w:val="clear" w:color="auto" w:fill="auto"/>
            <w:noWrap/>
            <w:vAlign w:val="bottom"/>
            <w:hideMark/>
          </w:tcPr>
          <w:p w14:paraId="42711888"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07C6EE9A"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160</w:t>
            </w:r>
          </w:p>
        </w:tc>
        <w:tc>
          <w:tcPr>
            <w:tcW w:w="285" w:type="pct"/>
            <w:tcBorders>
              <w:top w:val="nil"/>
              <w:left w:val="nil"/>
              <w:bottom w:val="nil"/>
              <w:right w:val="nil"/>
            </w:tcBorders>
            <w:shd w:val="clear" w:color="auto" w:fill="auto"/>
            <w:noWrap/>
            <w:vAlign w:val="bottom"/>
            <w:hideMark/>
          </w:tcPr>
          <w:p w14:paraId="75BC5193"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168</w:t>
            </w:r>
          </w:p>
        </w:tc>
        <w:tc>
          <w:tcPr>
            <w:tcW w:w="257" w:type="pct"/>
            <w:tcBorders>
              <w:top w:val="nil"/>
              <w:left w:val="nil"/>
              <w:bottom w:val="nil"/>
              <w:right w:val="nil"/>
            </w:tcBorders>
            <w:shd w:val="clear" w:color="auto" w:fill="auto"/>
            <w:noWrap/>
            <w:vAlign w:val="bottom"/>
            <w:hideMark/>
          </w:tcPr>
          <w:p w14:paraId="5492671E"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190</w:t>
            </w:r>
          </w:p>
        </w:tc>
        <w:tc>
          <w:tcPr>
            <w:tcW w:w="450" w:type="pct"/>
            <w:tcBorders>
              <w:top w:val="nil"/>
              <w:left w:val="nil"/>
              <w:bottom w:val="nil"/>
              <w:right w:val="nil"/>
            </w:tcBorders>
            <w:shd w:val="clear" w:color="auto" w:fill="auto"/>
            <w:noWrap/>
            <w:vAlign w:val="bottom"/>
            <w:hideMark/>
          </w:tcPr>
          <w:p w14:paraId="0F8AC756"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21</w:t>
            </w:r>
          </w:p>
        </w:tc>
        <w:tc>
          <w:tcPr>
            <w:tcW w:w="403" w:type="pct"/>
            <w:tcBorders>
              <w:top w:val="nil"/>
              <w:left w:val="nil"/>
              <w:bottom w:val="nil"/>
              <w:right w:val="nil"/>
            </w:tcBorders>
            <w:shd w:val="clear" w:color="auto" w:fill="auto"/>
            <w:noWrap/>
            <w:vAlign w:val="bottom"/>
            <w:hideMark/>
          </w:tcPr>
          <w:p w14:paraId="5A0DF520"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6481A005"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r>
      <w:tr w:rsidR="00E42793" w:rsidRPr="00E42793" w14:paraId="5965206D"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71A788B5"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RX linearity/IMD</w:t>
            </w:r>
          </w:p>
        </w:tc>
        <w:tc>
          <w:tcPr>
            <w:tcW w:w="680" w:type="pct"/>
            <w:tcBorders>
              <w:top w:val="nil"/>
              <w:left w:val="nil"/>
              <w:bottom w:val="nil"/>
              <w:right w:val="nil"/>
            </w:tcBorders>
            <w:shd w:val="clear" w:color="auto" w:fill="auto"/>
            <w:noWrap/>
            <w:vAlign w:val="bottom"/>
            <w:hideMark/>
          </w:tcPr>
          <w:p w14:paraId="4334827D"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507EBD4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40</w:t>
            </w:r>
          </w:p>
        </w:tc>
        <w:tc>
          <w:tcPr>
            <w:tcW w:w="285" w:type="pct"/>
            <w:tcBorders>
              <w:top w:val="nil"/>
              <w:left w:val="nil"/>
              <w:bottom w:val="nil"/>
              <w:right w:val="nil"/>
            </w:tcBorders>
            <w:shd w:val="clear" w:color="auto" w:fill="auto"/>
            <w:noWrap/>
            <w:vAlign w:val="bottom"/>
            <w:hideMark/>
          </w:tcPr>
          <w:p w14:paraId="292FBAF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42</w:t>
            </w:r>
          </w:p>
        </w:tc>
        <w:tc>
          <w:tcPr>
            <w:tcW w:w="257" w:type="pct"/>
            <w:tcBorders>
              <w:top w:val="nil"/>
              <w:left w:val="nil"/>
              <w:bottom w:val="nil"/>
              <w:right w:val="nil"/>
            </w:tcBorders>
            <w:shd w:val="clear" w:color="auto" w:fill="auto"/>
            <w:noWrap/>
            <w:vAlign w:val="bottom"/>
            <w:hideMark/>
          </w:tcPr>
          <w:p w14:paraId="2724405E"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47</w:t>
            </w:r>
          </w:p>
        </w:tc>
        <w:tc>
          <w:tcPr>
            <w:tcW w:w="450" w:type="pct"/>
            <w:tcBorders>
              <w:top w:val="nil"/>
              <w:left w:val="nil"/>
              <w:bottom w:val="nil"/>
              <w:right w:val="nil"/>
            </w:tcBorders>
            <w:shd w:val="clear" w:color="auto" w:fill="auto"/>
            <w:noWrap/>
            <w:vAlign w:val="bottom"/>
            <w:hideMark/>
          </w:tcPr>
          <w:p w14:paraId="34C61730"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2E745964"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409619B6"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r>
      <w:tr w:rsidR="00E42793" w:rsidRPr="00E42793" w14:paraId="08E31454"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1799D01D"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ADC purity</w:t>
            </w:r>
          </w:p>
        </w:tc>
        <w:tc>
          <w:tcPr>
            <w:tcW w:w="680" w:type="pct"/>
            <w:tcBorders>
              <w:top w:val="nil"/>
              <w:left w:val="nil"/>
              <w:bottom w:val="nil"/>
              <w:right w:val="nil"/>
            </w:tcBorders>
            <w:shd w:val="clear" w:color="auto" w:fill="auto"/>
            <w:noWrap/>
            <w:vAlign w:val="bottom"/>
            <w:hideMark/>
          </w:tcPr>
          <w:p w14:paraId="02D1AC33"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40C7D4D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206</w:t>
            </w:r>
          </w:p>
        </w:tc>
        <w:tc>
          <w:tcPr>
            <w:tcW w:w="285" w:type="pct"/>
            <w:tcBorders>
              <w:top w:val="nil"/>
              <w:left w:val="nil"/>
              <w:bottom w:val="nil"/>
              <w:right w:val="nil"/>
            </w:tcBorders>
            <w:shd w:val="clear" w:color="auto" w:fill="auto"/>
            <w:noWrap/>
            <w:vAlign w:val="bottom"/>
            <w:hideMark/>
          </w:tcPr>
          <w:p w14:paraId="4D3C9A9D"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208</w:t>
            </w:r>
          </w:p>
        </w:tc>
        <w:tc>
          <w:tcPr>
            <w:tcW w:w="257" w:type="pct"/>
            <w:tcBorders>
              <w:top w:val="nil"/>
              <w:left w:val="nil"/>
              <w:bottom w:val="nil"/>
              <w:right w:val="nil"/>
            </w:tcBorders>
            <w:shd w:val="clear" w:color="auto" w:fill="auto"/>
            <w:noWrap/>
            <w:vAlign w:val="bottom"/>
            <w:hideMark/>
          </w:tcPr>
          <w:p w14:paraId="2904627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213</w:t>
            </w:r>
          </w:p>
        </w:tc>
        <w:tc>
          <w:tcPr>
            <w:tcW w:w="450" w:type="pct"/>
            <w:tcBorders>
              <w:top w:val="nil"/>
              <w:left w:val="nil"/>
              <w:bottom w:val="nil"/>
              <w:right w:val="nil"/>
            </w:tcBorders>
            <w:shd w:val="clear" w:color="auto" w:fill="auto"/>
            <w:noWrap/>
            <w:vAlign w:val="bottom"/>
            <w:hideMark/>
          </w:tcPr>
          <w:p w14:paraId="28421226"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09BF0803"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00A30428"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r>
      <w:tr w:rsidR="00E42793" w:rsidRPr="00E42793" w14:paraId="0841A1B4"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0A8F8AED"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hpf</w:t>
            </w:r>
          </w:p>
        </w:tc>
        <w:tc>
          <w:tcPr>
            <w:tcW w:w="680" w:type="pct"/>
            <w:tcBorders>
              <w:top w:val="nil"/>
              <w:left w:val="nil"/>
              <w:bottom w:val="nil"/>
              <w:right w:val="nil"/>
            </w:tcBorders>
            <w:shd w:val="clear" w:color="auto" w:fill="auto"/>
            <w:noWrap/>
            <w:vAlign w:val="bottom"/>
            <w:hideMark/>
          </w:tcPr>
          <w:p w14:paraId="3FD14BC0"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5B53D5EF"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296</w:t>
            </w:r>
          </w:p>
        </w:tc>
        <w:tc>
          <w:tcPr>
            <w:tcW w:w="285" w:type="pct"/>
            <w:tcBorders>
              <w:top w:val="nil"/>
              <w:left w:val="nil"/>
              <w:bottom w:val="nil"/>
              <w:right w:val="nil"/>
            </w:tcBorders>
            <w:shd w:val="clear" w:color="auto" w:fill="auto"/>
            <w:noWrap/>
            <w:vAlign w:val="bottom"/>
            <w:hideMark/>
          </w:tcPr>
          <w:p w14:paraId="3A43176D"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298</w:t>
            </w:r>
          </w:p>
        </w:tc>
        <w:tc>
          <w:tcPr>
            <w:tcW w:w="257" w:type="pct"/>
            <w:tcBorders>
              <w:top w:val="nil"/>
              <w:left w:val="nil"/>
              <w:bottom w:val="nil"/>
              <w:right w:val="nil"/>
            </w:tcBorders>
            <w:shd w:val="clear" w:color="auto" w:fill="auto"/>
            <w:noWrap/>
            <w:vAlign w:val="bottom"/>
            <w:hideMark/>
          </w:tcPr>
          <w:p w14:paraId="3AE69620"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303</w:t>
            </w:r>
          </w:p>
        </w:tc>
        <w:tc>
          <w:tcPr>
            <w:tcW w:w="450" w:type="pct"/>
            <w:tcBorders>
              <w:top w:val="nil"/>
              <w:left w:val="nil"/>
              <w:bottom w:val="nil"/>
              <w:right w:val="nil"/>
            </w:tcBorders>
            <w:shd w:val="clear" w:color="auto" w:fill="auto"/>
            <w:noWrap/>
            <w:vAlign w:val="bottom"/>
            <w:hideMark/>
          </w:tcPr>
          <w:p w14:paraId="3B1A282F"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758475C0"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75A64F6B"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66173068"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58E5242C"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sat detector</w:t>
            </w:r>
          </w:p>
        </w:tc>
        <w:tc>
          <w:tcPr>
            <w:tcW w:w="680" w:type="pct"/>
            <w:tcBorders>
              <w:top w:val="nil"/>
              <w:left w:val="nil"/>
              <w:bottom w:val="nil"/>
              <w:right w:val="nil"/>
            </w:tcBorders>
            <w:shd w:val="clear" w:color="auto" w:fill="auto"/>
            <w:noWrap/>
            <w:vAlign w:val="bottom"/>
            <w:hideMark/>
          </w:tcPr>
          <w:p w14:paraId="69A98526"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2765E27D"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17</w:t>
            </w:r>
          </w:p>
        </w:tc>
        <w:tc>
          <w:tcPr>
            <w:tcW w:w="285" w:type="pct"/>
            <w:tcBorders>
              <w:top w:val="nil"/>
              <w:left w:val="nil"/>
              <w:bottom w:val="nil"/>
              <w:right w:val="nil"/>
            </w:tcBorders>
            <w:shd w:val="clear" w:color="auto" w:fill="auto"/>
            <w:noWrap/>
            <w:vAlign w:val="bottom"/>
            <w:hideMark/>
          </w:tcPr>
          <w:p w14:paraId="0AAEAD88"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19</w:t>
            </w:r>
          </w:p>
        </w:tc>
        <w:tc>
          <w:tcPr>
            <w:tcW w:w="257" w:type="pct"/>
            <w:tcBorders>
              <w:top w:val="nil"/>
              <w:left w:val="nil"/>
              <w:bottom w:val="nil"/>
              <w:right w:val="nil"/>
            </w:tcBorders>
            <w:shd w:val="clear" w:color="auto" w:fill="auto"/>
            <w:noWrap/>
            <w:vAlign w:val="bottom"/>
            <w:hideMark/>
          </w:tcPr>
          <w:p w14:paraId="6A43DEE5"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24</w:t>
            </w:r>
          </w:p>
        </w:tc>
        <w:tc>
          <w:tcPr>
            <w:tcW w:w="450" w:type="pct"/>
            <w:tcBorders>
              <w:top w:val="nil"/>
              <w:left w:val="nil"/>
              <w:bottom w:val="nil"/>
              <w:right w:val="nil"/>
            </w:tcBorders>
            <w:shd w:val="clear" w:color="auto" w:fill="auto"/>
            <w:noWrap/>
            <w:vAlign w:val="bottom"/>
            <w:hideMark/>
          </w:tcPr>
          <w:p w14:paraId="48CAE2A3"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5</w:t>
            </w:r>
          </w:p>
        </w:tc>
        <w:tc>
          <w:tcPr>
            <w:tcW w:w="403" w:type="pct"/>
            <w:tcBorders>
              <w:top w:val="nil"/>
              <w:left w:val="nil"/>
              <w:bottom w:val="nil"/>
              <w:right w:val="nil"/>
            </w:tcBorders>
            <w:shd w:val="clear" w:color="auto" w:fill="auto"/>
            <w:noWrap/>
            <w:vAlign w:val="bottom"/>
            <w:hideMark/>
          </w:tcPr>
          <w:p w14:paraId="2A657330" w14:textId="77777777" w:rsidR="00E42793" w:rsidRPr="00E42793" w:rsidRDefault="00E42793" w:rsidP="00E42793">
            <w:pPr>
              <w:ind w:left="0"/>
              <w:jc w:val="right"/>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1100C877"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29746328" w14:textId="77777777" w:rsidTr="00E42793">
        <w:trPr>
          <w:trHeight w:val="288"/>
        </w:trPr>
        <w:tc>
          <w:tcPr>
            <w:tcW w:w="2039" w:type="pct"/>
            <w:tcBorders>
              <w:top w:val="nil"/>
              <w:left w:val="single" w:sz="8" w:space="0" w:color="auto"/>
              <w:bottom w:val="nil"/>
              <w:right w:val="nil"/>
            </w:tcBorders>
            <w:shd w:val="clear" w:color="000000" w:fill="E7E6E6"/>
            <w:noWrap/>
            <w:vAlign w:val="bottom"/>
            <w:hideMark/>
          </w:tcPr>
          <w:p w14:paraId="22A8E1F2"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Total</w:t>
            </w:r>
          </w:p>
        </w:tc>
        <w:tc>
          <w:tcPr>
            <w:tcW w:w="680" w:type="pct"/>
            <w:tcBorders>
              <w:top w:val="nil"/>
              <w:left w:val="nil"/>
              <w:bottom w:val="nil"/>
              <w:right w:val="nil"/>
            </w:tcBorders>
            <w:shd w:val="clear" w:color="000000" w:fill="E7E6E6"/>
            <w:noWrap/>
            <w:vAlign w:val="bottom"/>
            <w:hideMark/>
          </w:tcPr>
          <w:p w14:paraId="43F0C46D" w14:textId="77777777" w:rsidR="00E42793" w:rsidRPr="00E42793" w:rsidRDefault="00E42793" w:rsidP="00E42793">
            <w:pPr>
              <w:ind w:left="0"/>
              <w:rPr>
                <w:rFonts w:ascii="Calibri" w:hAnsi="Calibri" w:cs="Times New Roman"/>
                <w:color w:val="000000"/>
                <w:sz w:val="16"/>
                <w:szCs w:val="16"/>
              </w:rPr>
            </w:pPr>
            <w:r w:rsidRPr="00E42793">
              <w:rPr>
                <w:rFonts w:ascii="Calibri" w:hAnsi="Calibri" w:cs="Times New Roman"/>
                <w:color w:val="000000"/>
                <w:sz w:val="16"/>
                <w:szCs w:val="16"/>
              </w:rPr>
              <w:t> </w:t>
            </w:r>
          </w:p>
        </w:tc>
        <w:tc>
          <w:tcPr>
            <w:tcW w:w="258" w:type="pct"/>
            <w:tcBorders>
              <w:top w:val="nil"/>
              <w:left w:val="nil"/>
              <w:bottom w:val="nil"/>
              <w:right w:val="nil"/>
            </w:tcBorders>
            <w:shd w:val="clear" w:color="000000" w:fill="E7E6E6"/>
            <w:noWrap/>
            <w:vAlign w:val="bottom"/>
            <w:hideMark/>
          </w:tcPr>
          <w:p w14:paraId="06AC565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1160</w:t>
            </w:r>
          </w:p>
        </w:tc>
        <w:tc>
          <w:tcPr>
            <w:tcW w:w="285" w:type="pct"/>
            <w:tcBorders>
              <w:top w:val="nil"/>
              <w:left w:val="nil"/>
              <w:bottom w:val="nil"/>
              <w:right w:val="nil"/>
            </w:tcBorders>
            <w:shd w:val="clear" w:color="000000" w:fill="E7E6E6"/>
            <w:noWrap/>
            <w:vAlign w:val="bottom"/>
            <w:hideMark/>
          </w:tcPr>
          <w:p w14:paraId="1C7887FE"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1179</w:t>
            </w:r>
          </w:p>
        </w:tc>
        <w:tc>
          <w:tcPr>
            <w:tcW w:w="257" w:type="pct"/>
            <w:tcBorders>
              <w:top w:val="nil"/>
              <w:left w:val="nil"/>
              <w:bottom w:val="nil"/>
              <w:right w:val="nil"/>
            </w:tcBorders>
            <w:shd w:val="clear" w:color="000000" w:fill="E7E6E6"/>
            <w:noWrap/>
            <w:vAlign w:val="bottom"/>
            <w:hideMark/>
          </w:tcPr>
          <w:p w14:paraId="5705ECF2"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1238</w:t>
            </w:r>
          </w:p>
        </w:tc>
        <w:tc>
          <w:tcPr>
            <w:tcW w:w="450" w:type="pct"/>
            <w:tcBorders>
              <w:top w:val="nil"/>
              <w:left w:val="nil"/>
              <w:bottom w:val="nil"/>
              <w:right w:val="nil"/>
            </w:tcBorders>
            <w:shd w:val="clear" w:color="000000" w:fill="E7E6E6"/>
            <w:noWrap/>
            <w:vAlign w:val="bottom"/>
            <w:hideMark/>
          </w:tcPr>
          <w:p w14:paraId="195FD94E"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 </w:t>
            </w:r>
          </w:p>
        </w:tc>
        <w:tc>
          <w:tcPr>
            <w:tcW w:w="403" w:type="pct"/>
            <w:tcBorders>
              <w:top w:val="nil"/>
              <w:left w:val="nil"/>
              <w:bottom w:val="nil"/>
              <w:right w:val="nil"/>
            </w:tcBorders>
            <w:shd w:val="clear" w:color="auto" w:fill="auto"/>
            <w:noWrap/>
            <w:vAlign w:val="bottom"/>
            <w:hideMark/>
          </w:tcPr>
          <w:p w14:paraId="0D205391" w14:textId="77777777" w:rsidR="00E42793" w:rsidRPr="00E42793" w:rsidRDefault="00E42793" w:rsidP="00E42793">
            <w:pPr>
              <w:ind w:left="0"/>
              <w:rPr>
                <w:rFonts w:ascii="Calibri" w:hAnsi="Calibri" w:cs="Times New Roman"/>
                <w:b/>
                <w:bCs/>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2C328711"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27691FAE"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710CB00C"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xml:space="preserve">TX phase2phase difference </w:t>
            </w:r>
          </w:p>
        </w:tc>
        <w:tc>
          <w:tcPr>
            <w:tcW w:w="680" w:type="pct"/>
            <w:tcBorders>
              <w:top w:val="nil"/>
              <w:left w:val="nil"/>
              <w:bottom w:val="nil"/>
              <w:right w:val="nil"/>
            </w:tcBorders>
            <w:shd w:val="clear" w:color="auto" w:fill="auto"/>
            <w:noWrap/>
            <w:vAlign w:val="bottom"/>
            <w:hideMark/>
          </w:tcPr>
          <w:p w14:paraId="0ECAB73F"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11E49B2B"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109</w:t>
            </w:r>
          </w:p>
        </w:tc>
        <w:tc>
          <w:tcPr>
            <w:tcW w:w="285" w:type="pct"/>
            <w:tcBorders>
              <w:top w:val="nil"/>
              <w:left w:val="nil"/>
              <w:bottom w:val="nil"/>
              <w:right w:val="nil"/>
            </w:tcBorders>
            <w:shd w:val="clear" w:color="auto" w:fill="auto"/>
            <w:noWrap/>
            <w:vAlign w:val="bottom"/>
            <w:hideMark/>
          </w:tcPr>
          <w:p w14:paraId="0A218BB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158</w:t>
            </w:r>
          </w:p>
        </w:tc>
        <w:tc>
          <w:tcPr>
            <w:tcW w:w="257" w:type="pct"/>
            <w:tcBorders>
              <w:top w:val="nil"/>
              <w:left w:val="nil"/>
              <w:bottom w:val="nil"/>
              <w:right w:val="nil"/>
            </w:tcBorders>
            <w:shd w:val="clear" w:color="auto" w:fill="auto"/>
            <w:noWrap/>
            <w:vAlign w:val="bottom"/>
            <w:hideMark/>
          </w:tcPr>
          <w:p w14:paraId="43F92C0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314</w:t>
            </w:r>
          </w:p>
        </w:tc>
        <w:tc>
          <w:tcPr>
            <w:tcW w:w="450" w:type="pct"/>
            <w:tcBorders>
              <w:top w:val="nil"/>
              <w:left w:val="nil"/>
              <w:bottom w:val="nil"/>
              <w:right w:val="nil"/>
            </w:tcBorders>
            <w:shd w:val="clear" w:color="auto" w:fill="auto"/>
            <w:noWrap/>
            <w:vAlign w:val="bottom"/>
            <w:hideMark/>
          </w:tcPr>
          <w:p w14:paraId="491A7510" w14:textId="77777777" w:rsidR="00E42793" w:rsidRPr="00E42793" w:rsidRDefault="00E42793" w:rsidP="00E42793">
            <w:pPr>
              <w:ind w:left="0"/>
              <w:jc w:val="right"/>
              <w:rPr>
                <w:rFonts w:ascii="Calibri" w:hAnsi="Calibri" w:cs="Times New Roman"/>
                <w:color w:val="000000"/>
                <w:sz w:val="22"/>
                <w:szCs w:val="22"/>
              </w:rPr>
            </w:pPr>
          </w:p>
        </w:tc>
        <w:tc>
          <w:tcPr>
            <w:tcW w:w="403" w:type="pct"/>
            <w:tcBorders>
              <w:top w:val="nil"/>
              <w:left w:val="nil"/>
              <w:bottom w:val="nil"/>
              <w:right w:val="nil"/>
            </w:tcBorders>
            <w:shd w:val="clear" w:color="auto" w:fill="auto"/>
            <w:noWrap/>
            <w:vAlign w:val="bottom"/>
            <w:hideMark/>
          </w:tcPr>
          <w:p w14:paraId="1709B7F6" w14:textId="77777777" w:rsidR="00E42793" w:rsidRPr="00E42793" w:rsidRDefault="00E42793" w:rsidP="00E42793">
            <w:pPr>
              <w:ind w:left="0"/>
              <w:rPr>
                <w:rFonts w:ascii="Times New Roman" w:hAnsi="Times New Roman" w:cs="Times New Roman"/>
              </w:rPr>
            </w:pPr>
          </w:p>
        </w:tc>
        <w:tc>
          <w:tcPr>
            <w:tcW w:w="629" w:type="pct"/>
            <w:tcBorders>
              <w:top w:val="nil"/>
              <w:left w:val="nil"/>
              <w:bottom w:val="nil"/>
              <w:right w:val="single" w:sz="8" w:space="0" w:color="auto"/>
            </w:tcBorders>
            <w:shd w:val="clear" w:color="auto" w:fill="auto"/>
            <w:noWrap/>
            <w:vAlign w:val="bottom"/>
            <w:hideMark/>
          </w:tcPr>
          <w:p w14:paraId="6AE32757"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3BA0F064"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06F11F6B"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TX phase step measurement</w:t>
            </w:r>
          </w:p>
        </w:tc>
        <w:tc>
          <w:tcPr>
            <w:tcW w:w="680" w:type="pct"/>
            <w:tcBorders>
              <w:top w:val="nil"/>
              <w:left w:val="nil"/>
              <w:bottom w:val="nil"/>
              <w:right w:val="nil"/>
            </w:tcBorders>
            <w:shd w:val="clear" w:color="auto" w:fill="auto"/>
            <w:noWrap/>
            <w:vAlign w:val="bottom"/>
            <w:hideMark/>
          </w:tcPr>
          <w:p w14:paraId="6B4F111A"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53500C5A"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291</w:t>
            </w:r>
          </w:p>
        </w:tc>
        <w:tc>
          <w:tcPr>
            <w:tcW w:w="285" w:type="pct"/>
            <w:tcBorders>
              <w:top w:val="nil"/>
              <w:left w:val="nil"/>
              <w:bottom w:val="nil"/>
              <w:right w:val="nil"/>
            </w:tcBorders>
            <w:shd w:val="clear" w:color="auto" w:fill="auto"/>
            <w:noWrap/>
            <w:vAlign w:val="bottom"/>
            <w:hideMark/>
          </w:tcPr>
          <w:p w14:paraId="40F6C6EA"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418</w:t>
            </w:r>
          </w:p>
        </w:tc>
        <w:tc>
          <w:tcPr>
            <w:tcW w:w="257" w:type="pct"/>
            <w:tcBorders>
              <w:top w:val="nil"/>
              <w:left w:val="nil"/>
              <w:bottom w:val="nil"/>
              <w:right w:val="nil"/>
            </w:tcBorders>
            <w:shd w:val="clear" w:color="auto" w:fill="auto"/>
            <w:noWrap/>
            <w:vAlign w:val="bottom"/>
            <w:hideMark/>
          </w:tcPr>
          <w:p w14:paraId="5639E04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826</w:t>
            </w:r>
          </w:p>
        </w:tc>
        <w:tc>
          <w:tcPr>
            <w:tcW w:w="450" w:type="pct"/>
            <w:tcBorders>
              <w:top w:val="nil"/>
              <w:left w:val="nil"/>
              <w:bottom w:val="nil"/>
              <w:right w:val="nil"/>
            </w:tcBorders>
            <w:shd w:val="clear" w:color="auto" w:fill="auto"/>
            <w:noWrap/>
            <w:vAlign w:val="bottom"/>
            <w:hideMark/>
          </w:tcPr>
          <w:p w14:paraId="055D61B4" w14:textId="77777777" w:rsidR="00E42793" w:rsidRPr="00E42793" w:rsidRDefault="00E42793" w:rsidP="00E42793">
            <w:pPr>
              <w:ind w:left="0"/>
              <w:jc w:val="right"/>
              <w:rPr>
                <w:rFonts w:ascii="Calibri" w:hAnsi="Calibri" w:cs="Times New Roman"/>
                <w:color w:val="000000"/>
                <w:sz w:val="22"/>
                <w:szCs w:val="22"/>
              </w:rPr>
            </w:pPr>
          </w:p>
        </w:tc>
        <w:tc>
          <w:tcPr>
            <w:tcW w:w="403" w:type="pct"/>
            <w:tcBorders>
              <w:top w:val="nil"/>
              <w:left w:val="nil"/>
              <w:bottom w:val="nil"/>
              <w:right w:val="nil"/>
            </w:tcBorders>
            <w:shd w:val="clear" w:color="auto" w:fill="auto"/>
            <w:noWrap/>
            <w:vAlign w:val="bottom"/>
            <w:hideMark/>
          </w:tcPr>
          <w:p w14:paraId="6A79F76D" w14:textId="77777777" w:rsidR="00E42793" w:rsidRPr="00E42793" w:rsidRDefault="00E42793" w:rsidP="00E42793">
            <w:pPr>
              <w:ind w:left="0"/>
              <w:rPr>
                <w:rFonts w:ascii="Times New Roman" w:hAnsi="Times New Roman" w:cs="Times New Roman"/>
              </w:rPr>
            </w:pPr>
          </w:p>
        </w:tc>
        <w:tc>
          <w:tcPr>
            <w:tcW w:w="629" w:type="pct"/>
            <w:tcBorders>
              <w:top w:val="nil"/>
              <w:left w:val="nil"/>
              <w:bottom w:val="nil"/>
              <w:right w:val="single" w:sz="8" w:space="0" w:color="auto"/>
            </w:tcBorders>
            <w:shd w:val="clear" w:color="auto" w:fill="auto"/>
            <w:noWrap/>
            <w:vAlign w:val="bottom"/>
            <w:hideMark/>
          </w:tcPr>
          <w:p w14:paraId="641603E9"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171CA79A" w14:textId="77777777" w:rsidTr="00E42793">
        <w:trPr>
          <w:trHeight w:val="288"/>
        </w:trPr>
        <w:tc>
          <w:tcPr>
            <w:tcW w:w="2039" w:type="pct"/>
            <w:tcBorders>
              <w:top w:val="nil"/>
              <w:left w:val="single" w:sz="8" w:space="0" w:color="auto"/>
              <w:bottom w:val="nil"/>
              <w:right w:val="nil"/>
            </w:tcBorders>
            <w:shd w:val="clear" w:color="000000" w:fill="E7E6E6"/>
            <w:noWrap/>
            <w:vAlign w:val="bottom"/>
            <w:hideMark/>
          </w:tcPr>
          <w:p w14:paraId="2832F1A3"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Total</w:t>
            </w:r>
          </w:p>
        </w:tc>
        <w:tc>
          <w:tcPr>
            <w:tcW w:w="680" w:type="pct"/>
            <w:tcBorders>
              <w:top w:val="nil"/>
              <w:left w:val="nil"/>
              <w:bottom w:val="nil"/>
              <w:right w:val="nil"/>
            </w:tcBorders>
            <w:shd w:val="clear" w:color="000000" w:fill="E7E6E6"/>
            <w:noWrap/>
            <w:vAlign w:val="bottom"/>
            <w:hideMark/>
          </w:tcPr>
          <w:p w14:paraId="456CD4BA" w14:textId="77777777" w:rsidR="00E42793" w:rsidRPr="00E42793" w:rsidRDefault="00E42793" w:rsidP="00E42793">
            <w:pPr>
              <w:ind w:left="0"/>
              <w:rPr>
                <w:rFonts w:ascii="Calibri" w:hAnsi="Calibri" w:cs="Times New Roman"/>
                <w:color w:val="000000"/>
                <w:sz w:val="16"/>
                <w:szCs w:val="16"/>
              </w:rPr>
            </w:pPr>
            <w:r w:rsidRPr="00E42793">
              <w:rPr>
                <w:rFonts w:ascii="Calibri" w:hAnsi="Calibri" w:cs="Times New Roman"/>
                <w:color w:val="000000"/>
                <w:sz w:val="16"/>
                <w:szCs w:val="16"/>
              </w:rPr>
              <w:t> </w:t>
            </w:r>
          </w:p>
        </w:tc>
        <w:tc>
          <w:tcPr>
            <w:tcW w:w="258" w:type="pct"/>
            <w:tcBorders>
              <w:top w:val="nil"/>
              <w:left w:val="nil"/>
              <w:bottom w:val="nil"/>
              <w:right w:val="nil"/>
            </w:tcBorders>
            <w:shd w:val="clear" w:color="000000" w:fill="E7E6E6"/>
            <w:noWrap/>
            <w:vAlign w:val="bottom"/>
            <w:hideMark/>
          </w:tcPr>
          <w:p w14:paraId="7B29CD97"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400</w:t>
            </w:r>
          </w:p>
        </w:tc>
        <w:tc>
          <w:tcPr>
            <w:tcW w:w="285" w:type="pct"/>
            <w:tcBorders>
              <w:top w:val="nil"/>
              <w:left w:val="nil"/>
              <w:bottom w:val="nil"/>
              <w:right w:val="nil"/>
            </w:tcBorders>
            <w:shd w:val="clear" w:color="000000" w:fill="E7E6E6"/>
            <w:noWrap/>
            <w:vAlign w:val="bottom"/>
            <w:hideMark/>
          </w:tcPr>
          <w:p w14:paraId="0DC11AE3"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576</w:t>
            </w:r>
          </w:p>
        </w:tc>
        <w:tc>
          <w:tcPr>
            <w:tcW w:w="257" w:type="pct"/>
            <w:tcBorders>
              <w:top w:val="nil"/>
              <w:left w:val="nil"/>
              <w:bottom w:val="nil"/>
              <w:right w:val="nil"/>
            </w:tcBorders>
            <w:shd w:val="clear" w:color="000000" w:fill="E7E6E6"/>
            <w:noWrap/>
            <w:vAlign w:val="bottom"/>
            <w:hideMark/>
          </w:tcPr>
          <w:p w14:paraId="443121D9"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1140</w:t>
            </w:r>
          </w:p>
        </w:tc>
        <w:tc>
          <w:tcPr>
            <w:tcW w:w="450" w:type="pct"/>
            <w:tcBorders>
              <w:top w:val="nil"/>
              <w:left w:val="nil"/>
              <w:bottom w:val="nil"/>
              <w:right w:val="nil"/>
            </w:tcBorders>
            <w:shd w:val="clear" w:color="000000" w:fill="E7E6E6"/>
            <w:noWrap/>
            <w:vAlign w:val="bottom"/>
            <w:hideMark/>
          </w:tcPr>
          <w:p w14:paraId="2BEC6231"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c>
          <w:tcPr>
            <w:tcW w:w="403" w:type="pct"/>
            <w:tcBorders>
              <w:top w:val="nil"/>
              <w:left w:val="nil"/>
              <w:bottom w:val="nil"/>
              <w:right w:val="nil"/>
            </w:tcBorders>
            <w:shd w:val="clear" w:color="auto" w:fill="auto"/>
            <w:noWrap/>
            <w:vAlign w:val="bottom"/>
            <w:hideMark/>
          </w:tcPr>
          <w:p w14:paraId="267FBBE8" w14:textId="77777777" w:rsidR="00E42793" w:rsidRPr="00E42793" w:rsidRDefault="00E42793" w:rsidP="00E42793">
            <w:pPr>
              <w:ind w:left="0"/>
              <w:rPr>
                <w:rFonts w:ascii="Calibri" w:hAnsi="Calibri" w:cs="Times New Roman"/>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0D587F69"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3FE36352"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41568B39"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PPD monitoring through ATB ADC</w:t>
            </w:r>
          </w:p>
        </w:tc>
        <w:tc>
          <w:tcPr>
            <w:tcW w:w="680" w:type="pct"/>
            <w:tcBorders>
              <w:top w:val="nil"/>
              <w:left w:val="nil"/>
              <w:bottom w:val="nil"/>
              <w:right w:val="nil"/>
            </w:tcBorders>
            <w:shd w:val="clear" w:color="auto" w:fill="auto"/>
            <w:noWrap/>
            <w:vAlign w:val="bottom"/>
            <w:hideMark/>
          </w:tcPr>
          <w:p w14:paraId="3027E01A"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04CD097C"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35</w:t>
            </w:r>
          </w:p>
        </w:tc>
        <w:tc>
          <w:tcPr>
            <w:tcW w:w="285" w:type="pct"/>
            <w:tcBorders>
              <w:top w:val="nil"/>
              <w:left w:val="nil"/>
              <w:bottom w:val="nil"/>
              <w:right w:val="nil"/>
            </w:tcBorders>
            <w:shd w:val="clear" w:color="auto" w:fill="auto"/>
            <w:noWrap/>
            <w:vAlign w:val="bottom"/>
            <w:hideMark/>
          </w:tcPr>
          <w:p w14:paraId="48F18AD3"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56</w:t>
            </w:r>
          </w:p>
        </w:tc>
        <w:tc>
          <w:tcPr>
            <w:tcW w:w="257" w:type="pct"/>
            <w:tcBorders>
              <w:top w:val="nil"/>
              <w:left w:val="nil"/>
              <w:bottom w:val="nil"/>
              <w:right w:val="nil"/>
            </w:tcBorders>
            <w:shd w:val="clear" w:color="auto" w:fill="auto"/>
            <w:noWrap/>
            <w:vAlign w:val="bottom"/>
            <w:hideMark/>
          </w:tcPr>
          <w:p w14:paraId="7567A401"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125</w:t>
            </w:r>
          </w:p>
        </w:tc>
        <w:tc>
          <w:tcPr>
            <w:tcW w:w="450" w:type="pct"/>
            <w:tcBorders>
              <w:top w:val="nil"/>
              <w:left w:val="nil"/>
              <w:bottom w:val="nil"/>
              <w:right w:val="nil"/>
            </w:tcBorders>
            <w:shd w:val="clear" w:color="auto" w:fill="auto"/>
            <w:noWrap/>
            <w:vAlign w:val="bottom"/>
            <w:hideMark/>
          </w:tcPr>
          <w:p w14:paraId="240BB50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w:t>
            </w:r>
          </w:p>
        </w:tc>
        <w:tc>
          <w:tcPr>
            <w:tcW w:w="403" w:type="pct"/>
            <w:tcBorders>
              <w:top w:val="nil"/>
              <w:left w:val="nil"/>
              <w:bottom w:val="nil"/>
              <w:right w:val="nil"/>
            </w:tcBorders>
            <w:shd w:val="clear" w:color="auto" w:fill="auto"/>
            <w:noWrap/>
            <w:vAlign w:val="bottom"/>
            <w:hideMark/>
          </w:tcPr>
          <w:p w14:paraId="702C67FD"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33</w:t>
            </w:r>
          </w:p>
        </w:tc>
        <w:tc>
          <w:tcPr>
            <w:tcW w:w="629" w:type="pct"/>
            <w:tcBorders>
              <w:top w:val="nil"/>
              <w:left w:val="nil"/>
              <w:bottom w:val="nil"/>
              <w:right w:val="single" w:sz="8" w:space="0" w:color="auto"/>
            </w:tcBorders>
            <w:shd w:val="clear" w:color="auto" w:fill="auto"/>
            <w:noWrap/>
            <w:vAlign w:val="bottom"/>
            <w:hideMark/>
          </w:tcPr>
          <w:p w14:paraId="729E59AE"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w:t>
            </w:r>
          </w:p>
        </w:tc>
      </w:tr>
      <w:tr w:rsidR="00E42793" w:rsidRPr="00E42793" w14:paraId="5E32B5D9"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1166050D"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Local LDO: OV/UV detection (through ATB ADC)</w:t>
            </w:r>
          </w:p>
        </w:tc>
        <w:tc>
          <w:tcPr>
            <w:tcW w:w="680" w:type="pct"/>
            <w:tcBorders>
              <w:top w:val="nil"/>
              <w:left w:val="nil"/>
              <w:bottom w:val="nil"/>
              <w:right w:val="nil"/>
            </w:tcBorders>
            <w:shd w:val="clear" w:color="auto" w:fill="auto"/>
            <w:noWrap/>
            <w:vAlign w:val="bottom"/>
            <w:hideMark/>
          </w:tcPr>
          <w:p w14:paraId="11DC8969"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549031C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21</w:t>
            </w:r>
          </w:p>
        </w:tc>
        <w:tc>
          <w:tcPr>
            <w:tcW w:w="285" w:type="pct"/>
            <w:tcBorders>
              <w:top w:val="nil"/>
              <w:left w:val="nil"/>
              <w:bottom w:val="nil"/>
              <w:right w:val="nil"/>
            </w:tcBorders>
            <w:shd w:val="clear" w:color="auto" w:fill="auto"/>
            <w:noWrap/>
            <w:vAlign w:val="bottom"/>
            <w:hideMark/>
          </w:tcPr>
          <w:p w14:paraId="3AD24E59"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34</w:t>
            </w:r>
          </w:p>
        </w:tc>
        <w:tc>
          <w:tcPr>
            <w:tcW w:w="257" w:type="pct"/>
            <w:tcBorders>
              <w:top w:val="nil"/>
              <w:left w:val="nil"/>
              <w:bottom w:val="nil"/>
              <w:right w:val="nil"/>
            </w:tcBorders>
            <w:shd w:val="clear" w:color="auto" w:fill="auto"/>
            <w:noWrap/>
            <w:vAlign w:val="bottom"/>
            <w:hideMark/>
          </w:tcPr>
          <w:p w14:paraId="311488DF"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76</w:t>
            </w:r>
          </w:p>
        </w:tc>
        <w:tc>
          <w:tcPr>
            <w:tcW w:w="450" w:type="pct"/>
            <w:tcBorders>
              <w:top w:val="nil"/>
              <w:left w:val="nil"/>
              <w:bottom w:val="nil"/>
              <w:right w:val="nil"/>
            </w:tcBorders>
            <w:shd w:val="clear" w:color="auto" w:fill="auto"/>
            <w:noWrap/>
            <w:vAlign w:val="bottom"/>
            <w:hideMark/>
          </w:tcPr>
          <w:p w14:paraId="7BD392FF"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4</w:t>
            </w:r>
          </w:p>
        </w:tc>
        <w:tc>
          <w:tcPr>
            <w:tcW w:w="403" w:type="pct"/>
            <w:tcBorders>
              <w:top w:val="nil"/>
              <w:left w:val="nil"/>
              <w:bottom w:val="nil"/>
              <w:right w:val="nil"/>
            </w:tcBorders>
            <w:shd w:val="clear" w:color="auto" w:fill="auto"/>
            <w:noWrap/>
            <w:vAlign w:val="bottom"/>
            <w:hideMark/>
          </w:tcPr>
          <w:p w14:paraId="7EBB457B"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20</w:t>
            </w:r>
          </w:p>
        </w:tc>
        <w:tc>
          <w:tcPr>
            <w:tcW w:w="629" w:type="pct"/>
            <w:tcBorders>
              <w:top w:val="nil"/>
              <w:left w:val="nil"/>
              <w:bottom w:val="nil"/>
              <w:right w:val="single" w:sz="8" w:space="0" w:color="auto"/>
            </w:tcBorders>
            <w:shd w:val="clear" w:color="auto" w:fill="auto"/>
            <w:noWrap/>
            <w:vAlign w:val="bottom"/>
            <w:hideMark/>
          </w:tcPr>
          <w:p w14:paraId="716581D5"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w:t>
            </w:r>
          </w:p>
        </w:tc>
      </w:tr>
      <w:tr w:rsidR="00E42793" w:rsidRPr="00E42793" w14:paraId="22E0F461" w14:textId="77777777" w:rsidTr="00E42793">
        <w:trPr>
          <w:trHeight w:val="288"/>
        </w:trPr>
        <w:tc>
          <w:tcPr>
            <w:tcW w:w="2039" w:type="pct"/>
            <w:tcBorders>
              <w:top w:val="nil"/>
              <w:left w:val="single" w:sz="8" w:space="0" w:color="auto"/>
              <w:bottom w:val="nil"/>
              <w:right w:val="nil"/>
            </w:tcBorders>
            <w:shd w:val="clear" w:color="000000" w:fill="E7E6E6"/>
            <w:noWrap/>
            <w:vAlign w:val="bottom"/>
            <w:hideMark/>
          </w:tcPr>
          <w:p w14:paraId="5A772E35"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Total</w:t>
            </w:r>
          </w:p>
        </w:tc>
        <w:tc>
          <w:tcPr>
            <w:tcW w:w="680" w:type="pct"/>
            <w:tcBorders>
              <w:top w:val="nil"/>
              <w:left w:val="nil"/>
              <w:bottom w:val="nil"/>
              <w:right w:val="nil"/>
            </w:tcBorders>
            <w:shd w:val="clear" w:color="000000" w:fill="E7E6E6"/>
            <w:noWrap/>
            <w:vAlign w:val="bottom"/>
            <w:hideMark/>
          </w:tcPr>
          <w:p w14:paraId="29348212" w14:textId="77777777" w:rsidR="00E42793" w:rsidRPr="00E42793" w:rsidRDefault="00E42793" w:rsidP="00E42793">
            <w:pPr>
              <w:ind w:left="0"/>
              <w:rPr>
                <w:rFonts w:ascii="Calibri" w:hAnsi="Calibri" w:cs="Times New Roman"/>
                <w:color w:val="000000"/>
                <w:sz w:val="16"/>
                <w:szCs w:val="16"/>
              </w:rPr>
            </w:pPr>
            <w:r w:rsidRPr="00E42793">
              <w:rPr>
                <w:rFonts w:ascii="Calibri" w:hAnsi="Calibri" w:cs="Times New Roman"/>
                <w:color w:val="000000"/>
                <w:sz w:val="16"/>
                <w:szCs w:val="16"/>
              </w:rPr>
              <w:t> </w:t>
            </w:r>
          </w:p>
        </w:tc>
        <w:tc>
          <w:tcPr>
            <w:tcW w:w="258" w:type="pct"/>
            <w:tcBorders>
              <w:top w:val="nil"/>
              <w:left w:val="nil"/>
              <w:bottom w:val="nil"/>
              <w:right w:val="nil"/>
            </w:tcBorders>
            <w:shd w:val="clear" w:color="000000" w:fill="E7E6E6"/>
            <w:noWrap/>
            <w:vAlign w:val="bottom"/>
            <w:hideMark/>
          </w:tcPr>
          <w:p w14:paraId="5E6EA5B5"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56</w:t>
            </w:r>
          </w:p>
        </w:tc>
        <w:tc>
          <w:tcPr>
            <w:tcW w:w="285" w:type="pct"/>
            <w:tcBorders>
              <w:top w:val="nil"/>
              <w:left w:val="nil"/>
              <w:bottom w:val="nil"/>
              <w:right w:val="nil"/>
            </w:tcBorders>
            <w:shd w:val="clear" w:color="000000" w:fill="E7E6E6"/>
            <w:noWrap/>
            <w:vAlign w:val="bottom"/>
            <w:hideMark/>
          </w:tcPr>
          <w:p w14:paraId="55D8014C"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90</w:t>
            </w:r>
          </w:p>
        </w:tc>
        <w:tc>
          <w:tcPr>
            <w:tcW w:w="257" w:type="pct"/>
            <w:tcBorders>
              <w:top w:val="nil"/>
              <w:left w:val="nil"/>
              <w:bottom w:val="nil"/>
              <w:right w:val="nil"/>
            </w:tcBorders>
            <w:shd w:val="clear" w:color="000000" w:fill="E7E6E6"/>
            <w:noWrap/>
            <w:vAlign w:val="bottom"/>
            <w:hideMark/>
          </w:tcPr>
          <w:p w14:paraId="5AB693B4"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201</w:t>
            </w:r>
          </w:p>
        </w:tc>
        <w:tc>
          <w:tcPr>
            <w:tcW w:w="450" w:type="pct"/>
            <w:tcBorders>
              <w:top w:val="nil"/>
              <w:left w:val="nil"/>
              <w:bottom w:val="nil"/>
              <w:right w:val="nil"/>
            </w:tcBorders>
            <w:shd w:val="clear" w:color="000000" w:fill="E7E6E6"/>
            <w:noWrap/>
            <w:vAlign w:val="bottom"/>
            <w:hideMark/>
          </w:tcPr>
          <w:p w14:paraId="294D4B17"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c>
          <w:tcPr>
            <w:tcW w:w="403" w:type="pct"/>
            <w:tcBorders>
              <w:top w:val="nil"/>
              <w:left w:val="nil"/>
              <w:bottom w:val="nil"/>
              <w:right w:val="nil"/>
            </w:tcBorders>
            <w:shd w:val="clear" w:color="auto" w:fill="auto"/>
            <w:noWrap/>
            <w:vAlign w:val="bottom"/>
            <w:hideMark/>
          </w:tcPr>
          <w:p w14:paraId="15467E03" w14:textId="77777777" w:rsidR="00E42793" w:rsidRPr="00E42793" w:rsidRDefault="00E42793" w:rsidP="00E42793">
            <w:pPr>
              <w:ind w:left="0"/>
              <w:rPr>
                <w:rFonts w:ascii="Calibri" w:hAnsi="Calibri" w:cs="Times New Roman"/>
                <w:color w:val="000000"/>
                <w:sz w:val="22"/>
                <w:szCs w:val="22"/>
              </w:rPr>
            </w:pPr>
          </w:p>
        </w:tc>
        <w:tc>
          <w:tcPr>
            <w:tcW w:w="629" w:type="pct"/>
            <w:tcBorders>
              <w:top w:val="nil"/>
              <w:left w:val="nil"/>
              <w:bottom w:val="nil"/>
              <w:right w:val="single" w:sz="8" w:space="0" w:color="auto"/>
            </w:tcBorders>
            <w:shd w:val="clear" w:color="auto" w:fill="auto"/>
            <w:noWrap/>
            <w:vAlign w:val="bottom"/>
            <w:hideMark/>
          </w:tcPr>
          <w:p w14:paraId="4C5CE599"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38DF5732"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2B0BDFE4"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Core self test</w:t>
            </w:r>
          </w:p>
        </w:tc>
        <w:tc>
          <w:tcPr>
            <w:tcW w:w="680" w:type="pct"/>
            <w:tcBorders>
              <w:top w:val="nil"/>
              <w:left w:val="nil"/>
              <w:bottom w:val="nil"/>
              <w:right w:val="nil"/>
            </w:tcBorders>
            <w:shd w:val="clear" w:color="auto" w:fill="auto"/>
            <w:noWrap/>
            <w:vAlign w:val="bottom"/>
            <w:hideMark/>
          </w:tcPr>
          <w:p w14:paraId="0198FF94"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65918AC2" w14:textId="77777777" w:rsidR="00E42793" w:rsidRPr="00E42793" w:rsidRDefault="00E42793" w:rsidP="00E42793">
            <w:pPr>
              <w:ind w:left="0"/>
              <w:rPr>
                <w:rFonts w:ascii="Times New Roman" w:hAnsi="Times New Roman" w:cs="Times New Roman"/>
              </w:rPr>
            </w:pPr>
          </w:p>
        </w:tc>
        <w:tc>
          <w:tcPr>
            <w:tcW w:w="285" w:type="pct"/>
            <w:tcBorders>
              <w:top w:val="nil"/>
              <w:left w:val="nil"/>
              <w:bottom w:val="nil"/>
              <w:right w:val="nil"/>
            </w:tcBorders>
            <w:shd w:val="clear" w:color="auto" w:fill="auto"/>
            <w:noWrap/>
            <w:vAlign w:val="bottom"/>
            <w:hideMark/>
          </w:tcPr>
          <w:p w14:paraId="1B8524F3" w14:textId="77777777" w:rsidR="00E42793" w:rsidRPr="00E42793" w:rsidRDefault="00E42793" w:rsidP="00E42793">
            <w:pPr>
              <w:ind w:left="0"/>
              <w:rPr>
                <w:rFonts w:ascii="Times New Roman" w:hAnsi="Times New Roman" w:cs="Times New Roman"/>
              </w:rPr>
            </w:pPr>
          </w:p>
        </w:tc>
        <w:tc>
          <w:tcPr>
            <w:tcW w:w="257" w:type="pct"/>
            <w:tcBorders>
              <w:top w:val="nil"/>
              <w:left w:val="nil"/>
              <w:bottom w:val="nil"/>
              <w:right w:val="nil"/>
            </w:tcBorders>
            <w:shd w:val="clear" w:color="auto" w:fill="auto"/>
            <w:noWrap/>
            <w:vAlign w:val="bottom"/>
            <w:hideMark/>
          </w:tcPr>
          <w:p w14:paraId="5DE72F81" w14:textId="77777777" w:rsidR="00E42793" w:rsidRPr="00E42793" w:rsidRDefault="00E42793" w:rsidP="00E42793">
            <w:pPr>
              <w:ind w:left="0"/>
              <w:rPr>
                <w:rFonts w:ascii="Times New Roman" w:hAnsi="Times New Roman" w:cs="Times New Roman"/>
              </w:rPr>
            </w:pPr>
          </w:p>
        </w:tc>
        <w:tc>
          <w:tcPr>
            <w:tcW w:w="450" w:type="pct"/>
            <w:tcBorders>
              <w:top w:val="nil"/>
              <w:left w:val="nil"/>
              <w:bottom w:val="nil"/>
              <w:right w:val="nil"/>
            </w:tcBorders>
            <w:shd w:val="clear" w:color="auto" w:fill="auto"/>
            <w:noWrap/>
            <w:vAlign w:val="bottom"/>
            <w:hideMark/>
          </w:tcPr>
          <w:p w14:paraId="09164EAB" w14:textId="77777777" w:rsidR="00E42793" w:rsidRPr="00E42793" w:rsidRDefault="00E42793" w:rsidP="00E42793">
            <w:pPr>
              <w:ind w:left="0"/>
              <w:rPr>
                <w:rFonts w:ascii="Times New Roman" w:hAnsi="Times New Roman" w:cs="Times New Roman"/>
              </w:rPr>
            </w:pPr>
          </w:p>
        </w:tc>
        <w:tc>
          <w:tcPr>
            <w:tcW w:w="403" w:type="pct"/>
            <w:tcBorders>
              <w:top w:val="nil"/>
              <w:left w:val="nil"/>
              <w:bottom w:val="nil"/>
              <w:right w:val="nil"/>
            </w:tcBorders>
            <w:shd w:val="clear" w:color="auto" w:fill="auto"/>
            <w:noWrap/>
            <w:vAlign w:val="bottom"/>
            <w:hideMark/>
          </w:tcPr>
          <w:p w14:paraId="37D4B1B1" w14:textId="77777777" w:rsidR="00E42793" w:rsidRPr="00E42793" w:rsidRDefault="00E42793" w:rsidP="00E42793">
            <w:pPr>
              <w:ind w:left="0"/>
              <w:rPr>
                <w:rFonts w:ascii="Times New Roman" w:hAnsi="Times New Roman" w:cs="Times New Roman"/>
              </w:rPr>
            </w:pPr>
          </w:p>
        </w:tc>
        <w:tc>
          <w:tcPr>
            <w:tcW w:w="629" w:type="pct"/>
            <w:tcBorders>
              <w:top w:val="nil"/>
              <w:left w:val="nil"/>
              <w:bottom w:val="nil"/>
              <w:right w:val="single" w:sz="8" w:space="0" w:color="auto"/>
            </w:tcBorders>
            <w:shd w:val="clear" w:color="auto" w:fill="auto"/>
            <w:noWrap/>
            <w:vAlign w:val="bottom"/>
            <w:hideMark/>
          </w:tcPr>
          <w:p w14:paraId="75B19649"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376C5587" w14:textId="77777777" w:rsidTr="00E42793">
        <w:trPr>
          <w:trHeight w:val="288"/>
        </w:trPr>
        <w:tc>
          <w:tcPr>
            <w:tcW w:w="2039" w:type="pct"/>
            <w:tcBorders>
              <w:top w:val="nil"/>
              <w:left w:val="single" w:sz="8" w:space="0" w:color="auto"/>
              <w:bottom w:val="nil"/>
              <w:right w:val="nil"/>
            </w:tcBorders>
            <w:shd w:val="clear" w:color="auto" w:fill="auto"/>
            <w:noWrap/>
            <w:vAlign w:val="bottom"/>
            <w:hideMark/>
          </w:tcPr>
          <w:p w14:paraId="6B20E98F"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Peripheral tests</w:t>
            </w:r>
          </w:p>
        </w:tc>
        <w:tc>
          <w:tcPr>
            <w:tcW w:w="680" w:type="pct"/>
            <w:tcBorders>
              <w:top w:val="nil"/>
              <w:left w:val="nil"/>
              <w:bottom w:val="nil"/>
              <w:right w:val="nil"/>
            </w:tcBorders>
            <w:shd w:val="clear" w:color="auto" w:fill="auto"/>
            <w:noWrap/>
            <w:vAlign w:val="bottom"/>
            <w:hideMark/>
          </w:tcPr>
          <w:p w14:paraId="68AD0F54" w14:textId="77777777" w:rsidR="00E42793" w:rsidRPr="00E42793" w:rsidRDefault="00E42793" w:rsidP="00E42793">
            <w:pPr>
              <w:ind w:left="0"/>
              <w:rPr>
                <w:rFonts w:ascii="Calibri" w:hAnsi="Calibri" w:cs="Times New Roman"/>
                <w:color w:val="000000"/>
                <w:sz w:val="22"/>
                <w:szCs w:val="22"/>
              </w:rPr>
            </w:pPr>
          </w:p>
        </w:tc>
        <w:tc>
          <w:tcPr>
            <w:tcW w:w="258" w:type="pct"/>
            <w:tcBorders>
              <w:top w:val="nil"/>
              <w:left w:val="nil"/>
              <w:bottom w:val="nil"/>
              <w:right w:val="nil"/>
            </w:tcBorders>
            <w:shd w:val="clear" w:color="auto" w:fill="auto"/>
            <w:noWrap/>
            <w:vAlign w:val="bottom"/>
            <w:hideMark/>
          </w:tcPr>
          <w:p w14:paraId="5231F76F" w14:textId="77777777" w:rsidR="00E42793" w:rsidRPr="00E42793" w:rsidRDefault="00E42793" w:rsidP="00E42793">
            <w:pPr>
              <w:ind w:left="0"/>
              <w:rPr>
                <w:rFonts w:ascii="Times New Roman" w:hAnsi="Times New Roman" w:cs="Times New Roman"/>
              </w:rPr>
            </w:pPr>
          </w:p>
        </w:tc>
        <w:tc>
          <w:tcPr>
            <w:tcW w:w="285" w:type="pct"/>
            <w:tcBorders>
              <w:top w:val="nil"/>
              <w:left w:val="nil"/>
              <w:bottom w:val="nil"/>
              <w:right w:val="nil"/>
            </w:tcBorders>
            <w:shd w:val="clear" w:color="auto" w:fill="auto"/>
            <w:noWrap/>
            <w:vAlign w:val="bottom"/>
            <w:hideMark/>
          </w:tcPr>
          <w:p w14:paraId="61EE4912" w14:textId="77777777" w:rsidR="00E42793" w:rsidRPr="00E42793" w:rsidRDefault="00E42793" w:rsidP="00E42793">
            <w:pPr>
              <w:ind w:left="0"/>
              <w:rPr>
                <w:rFonts w:ascii="Times New Roman" w:hAnsi="Times New Roman" w:cs="Times New Roman"/>
              </w:rPr>
            </w:pPr>
          </w:p>
        </w:tc>
        <w:tc>
          <w:tcPr>
            <w:tcW w:w="257" w:type="pct"/>
            <w:tcBorders>
              <w:top w:val="nil"/>
              <w:left w:val="nil"/>
              <w:bottom w:val="nil"/>
              <w:right w:val="nil"/>
            </w:tcBorders>
            <w:shd w:val="clear" w:color="auto" w:fill="auto"/>
            <w:noWrap/>
            <w:vAlign w:val="bottom"/>
            <w:hideMark/>
          </w:tcPr>
          <w:p w14:paraId="0D761906" w14:textId="77777777" w:rsidR="00E42793" w:rsidRPr="00E42793" w:rsidRDefault="00E42793" w:rsidP="00E42793">
            <w:pPr>
              <w:ind w:left="0"/>
              <w:rPr>
                <w:rFonts w:ascii="Times New Roman" w:hAnsi="Times New Roman" w:cs="Times New Roman"/>
              </w:rPr>
            </w:pPr>
          </w:p>
        </w:tc>
        <w:tc>
          <w:tcPr>
            <w:tcW w:w="450" w:type="pct"/>
            <w:tcBorders>
              <w:top w:val="nil"/>
              <w:left w:val="nil"/>
              <w:bottom w:val="nil"/>
              <w:right w:val="nil"/>
            </w:tcBorders>
            <w:shd w:val="clear" w:color="auto" w:fill="auto"/>
            <w:noWrap/>
            <w:vAlign w:val="bottom"/>
            <w:hideMark/>
          </w:tcPr>
          <w:p w14:paraId="06AABAB9" w14:textId="77777777" w:rsidR="00E42793" w:rsidRPr="00E42793" w:rsidRDefault="00E42793" w:rsidP="00E42793">
            <w:pPr>
              <w:ind w:left="0"/>
              <w:rPr>
                <w:rFonts w:ascii="Times New Roman" w:hAnsi="Times New Roman" w:cs="Times New Roman"/>
              </w:rPr>
            </w:pPr>
          </w:p>
        </w:tc>
        <w:tc>
          <w:tcPr>
            <w:tcW w:w="403" w:type="pct"/>
            <w:tcBorders>
              <w:top w:val="nil"/>
              <w:left w:val="nil"/>
              <w:bottom w:val="nil"/>
              <w:right w:val="nil"/>
            </w:tcBorders>
            <w:shd w:val="clear" w:color="auto" w:fill="auto"/>
            <w:noWrap/>
            <w:vAlign w:val="bottom"/>
            <w:hideMark/>
          </w:tcPr>
          <w:p w14:paraId="5EC9FFE1" w14:textId="77777777" w:rsidR="00E42793" w:rsidRPr="00E42793" w:rsidRDefault="00E42793" w:rsidP="00E42793">
            <w:pPr>
              <w:ind w:left="0"/>
              <w:rPr>
                <w:rFonts w:ascii="Times New Roman" w:hAnsi="Times New Roman" w:cs="Times New Roman"/>
              </w:rPr>
            </w:pPr>
          </w:p>
        </w:tc>
        <w:tc>
          <w:tcPr>
            <w:tcW w:w="629" w:type="pct"/>
            <w:tcBorders>
              <w:top w:val="nil"/>
              <w:left w:val="nil"/>
              <w:bottom w:val="nil"/>
              <w:right w:val="single" w:sz="8" w:space="0" w:color="auto"/>
            </w:tcBorders>
            <w:shd w:val="clear" w:color="auto" w:fill="auto"/>
            <w:noWrap/>
            <w:vAlign w:val="bottom"/>
            <w:hideMark/>
          </w:tcPr>
          <w:p w14:paraId="066A4F2E"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5ED6DFF7" w14:textId="77777777" w:rsidTr="00E42793">
        <w:trPr>
          <w:trHeight w:val="300"/>
        </w:trPr>
        <w:tc>
          <w:tcPr>
            <w:tcW w:w="2039" w:type="pct"/>
            <w:tcBorders>
              <w:top w:val="nil"/>
              <w:left w:val="single" w:sz="8" w:space="0" w:color="auto"/>
              <w:bottom w:val="single" w:sz="8" w:space="0" w:color="auto"/>
              <w:right w:val="nil"/>
            </w:tcBorders>
            <w:shd w:val="clear" w:color="auto" w:fill="auto"/>
            <w:noWrap/>
            <w:vAlign w:val="bottom"/>
            <w:hideMark/>
          </w:tcPr>
          <w:p w14:paraId="5219F043"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PLL frequency/ lock/unlock?</w:t>
            </w:r>
          </w:p>
        </w:tc>
        <w:tc>
          <w:tcPr>
            <w:tcW w:w="680" w:type="pct"/>
            <w:tcBorders>
              <w:top w:val="nil"/>
              <w:left w:val="nil"/>
              <w:bottom w:val="single" w:sz="8" w:space="0" w:color="auto"/>
              <w:right w:val="nil"/>
            </w:tcBorders>
            <w:shd w:val="clear" w:color="auto" w:fill="auto"/>
            <w:noWrap/>
            <w:vAlign w:val="bottom"/>
            <w:hideMark/>
          </w:tcPr>
          <w:p w14:paraId="48231A79" w14:textId="77777777" w:rsidR="00E42793" w:rsidRPr="00E42793" w:rsidRDefault="00E42793" w:rsidP="00E42793">
            <w:pPr>
              <w:ind w:left="0"/>
              <w:rPr>
                <w:rFonts w:ascii="Calibri" w:hAnsi="Calibri" w:cs="Times New Roman"/>
                <w:color w:val="000000"/>
                <w:sz w:val="16"/>
                <w:szCs w:val="16"/>
              </w:rPr>
            </w:pPr>
            <w:r w:rsidRPr="00E42793">
              <w:rPr>
                <w:rFonts w:ascii="Calibri" w:hAnsi="Calibri" w:cs="Times New Roman"/>
                <w:color w:val="000000"/>
                <w:sz w:val="16"/>
                <w:szCs w:val="16"/>
              </w:rPr>
              <w:t> </w:t>
            </w:r>
          </w:p>
        </w:tc>
        <w:tc>
          <w:tcPr>
            <w:tcW w:w="258" w:type="pct"/>
            <w:tcBorders>
              <w:top w:val="nil"/>
              <w:left w:val="nil"/>
              <w:bottom w:val="single" w:sz="8" w:space="0" w:color="auto"/>
              <w:right w:val="nil"/>
            </w:tcBorders>
            <w:shd w:val="clear" w:color="auto" w:fill="auto"/>
            <w:noWrap/>
            <w:vAlign w:val="bottom"/>
            <w:hideMark/>
          </w:tcPr>
          <w:p w14:paraId="05BB6F86"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0</w:t>
            </w:r>
          </w:p>
        </w:tc>
        <w:tc>
          <w:tcPr>
            <w:tcW w:w="285" w:type="pct"/>
            <w:tcBorders>
              <w:top w:val="nil"/>
              <w:left w:val="nil"/>
              <w:bottom w:val="single" w:sz="8" w:space="0" w:color="auto"/>
              <w:right w:val="nil"/>
            </w:tcBorders>
            <w:shd w:val="clear" w:color="auto" w:fill="auto"/>
            <w:noWrap/>
            <w:vAlign w:val="bottom"/>
            <w:hideMark/>
          </w:tcPr>
          <w:p w14:paraId="02B219D0"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0</w:t>
            </w:r>
          </w:p>
        </w:tc>
        <w:tc>
          <w:tcPr>
            <w:tcW w:w="257" w:type="pct"/>
            <w:tcBorders>
              <w:top w:val="nil"/>
              <w:left w:val="nil"/>
              <w:bottom w:val="single" w:sz="8" w:space="0" w:color="auto"/>
              <w:right w:val="nil"/>
            </w:tcBorders>
            <w:shd w:val="clear" w:color="auto" w:fill="auto"/>
            <w:noWrap/>
            <w:vAlign w:val="bottom"/>
            <w:hideMark/>
          </w:tcPr>
          <w:p w14:paraId="0594E189" w14:textId="77777777" w:rsidR="00E42793" w:rsidRPr="00E42793" w:rsidRDefault="00E42793" w:rsidP="00E42793">
            <w:pPr>
              <w:ind w:left="0"/>
              <w:jc w:val="right"/>
              <w:rPr>
                <w:rFonts w:ascii="Calibri" w:hAnsi="Calibri" w:cs="Times New Roman"/>
                <w:color w:val="000000"/>
                <w:sz w:val="22"/>
                <w:szCs w:val="22"/>
              </w:rPr>
            </w:pPr>
            <w:r w:rsidRPr="00E42793">
              <w:rPr>
                <w:rFonts w:ascii="Calibri" w:hAnsi="Calibri" w:cs="Times New Roman"/>
                <w:color w:val="000000"/>
                <w:sz w:val="22"/>
                <w:szCs w:val="22"/>
              </w:rPr>
              <w:t>0</w:t>
            </w:r>
          </w:p>
        </w:tc>
        <w:tc>
          <w:tcPr>
            <w:tcW w:w="450" w:type="pct"/>
            <w:tcBorders>
              <w:top w:val="nil"/>
              <w:left w:val="nil"/>
              <w:bottom w:val="single" w:sz="8" w:space="0" w:color="auto"/>
              <w:right w:val="nil"/>
            </w:tcBorders>
            <w:shd w:val="clear" w:color="auto" w:fill="auto"/>
            <w:noWrap/>
            <w:vAlign w:val="bottom"/>
            <w:hideMark/>
          </w:tcPr>
          <w:p w14:paraId="3B9CF540"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c>
          <w:tcPr>
            <w:tcW w:w="403" w:type="pct"/>
            <w:tcBorders>
              <w:top w:val="nil"/>
              <w:left w:val="nil"/>
              <w:bottom w:val="single" w:sz="8" w:space="0" w:color="auto"/>
              <w:right w:val="nil"/>
            </w:tcBorders>
            <w:shd w:val="clear" w:color="auto" w:fill="auto"/>
            <w:noWrap/>
            <w:vAlign w:val="bottom"/>
            <w:hideMark/>
          </w:tcPr>
          <w:p w14:paraId="0F7976BA"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c>
          <w:tcPr>
            <w:tcW w:w="629" w:type="pct"/>
            <w:tcBorders>
              <w:top w:val="nil"/>
              <w:left w:val="nil"/>
              <w:bottom w:val="single" w:sz="8" w:space="0" w:color="auto"/>
              <w:right w:val="single" w:sz="8" w:space="0" w:color="auto"/>
            </w:tcBorders>
            <w:shd w:val="clear" w:color="auto" w:fill="auto"/>
            <w:noWrap/>
            <w:vAlign w:val="bottom"/>
            <w:hideMark/>
          </w:tcPr>
          <w:p w14:paraId="41CC89FF" w14:textId="77777777" w:rsidR="00E42793" w:rsidRPr="00E42793" w:rsidRDefault="00E42793" w:rsidP="00E42793">
            <w:pPr>
              <w:ind w:left="0"/>
              <w:rPr>
                <w:rFonts w:ascii="Calibri" w:hAnsi="Calibri" w:cs="Times New Roman"/>
                <w:color w:val="000000"/>
                <w:sz w:val="22"/>
                <w:szCs w:val="22"/>
              </w:rPr>
            </w:pPr>
            <w:r w:rsidRPr="00E42793">
              <w:rPr>
                <w:rFonts w:ascii="Calibri" w:hAnsi="Calibri" w:cs="Times New Roman"/>
                <w:color w:val="000000"/>
                <w:sz w:val="22"/>
                <w:szCs w:val="22"/>
              </w:rPr>
              <w:t> </w:t>
            </w:r>
          </w:p>
        </w:tc>
      </w:tr>
      <w:tr w:rsidR="00E42793" w:rsidRPr="00E42793" w14:paraId="14002364" w14:textId="77777777" w:rsidTr="00E42793">
        <w:trPr>
          <w:trHeight w:val="420"/>
        </w:trPr>
        <w:tc>
          <w:tcPr>
            <w:tcW w:w="2039" w:type="pct"/>
            <w:tcBorders>
              <w:top w:val="nil"/>
              <w:left w:val="nil"/>
              <w:bottom w:val="nil"/>
              <w:right w:val="nil"/>
            </w:tcBorders>
            <w:shd w:val="clear" w:color="auto" w:fill="auto"/>
            <w:noWrap/>
            <w:vAlign w:val="bottom"/>
            <w:hideMark/>
          </w:tcPr>
          <w:p w14:paraId="745AE8E2" w14:textId="77777777" w:rsidR="00E42793" w:rsidRPr="00E42793" w:rsidRDefault="00E42793" w:rsidP="00E42793">
            <w:pPr>
              <w:ind w:left="0"/>
              <w:rPr>
                <w:rFonts w:ascii="Calibri" w:hAnsi="Calibri" w:cs="Times New Roman"/>
                <w:color w:val="000000"/>
                <w:sz w:val="22"/>
                <w:szCs w:val="22"/>
              </w:rPr>
            </w:pPr>
          </w:p>
        </w:tc>
        <w:tc>
          <w:tcPr>
            <w:tcW w:w="680" w:type="pct"/>
            <w:tcBorders>
              <w:top w:val="nil"/>
              <w:left w:val="nil"/>
              <w:bottom w:val="nil"/>
              <w:right w:val="nil"/>
            </w:tcBorders>
            <w:shd w:val="clear" w:color="auto" w:fill="auto"/>
            <w:noWrap/>
            <w:vAlign w:val="bottom"/>
            <w:hideMark/>
          </w:tcPr>
          <w:p w14:paraId="5EA5245B" w14:textId="77777777" w:rsidR="00E42793" w:rsidRPr="00E42793" w:rsidRDefault="00E42793" w:rsidP="00E42793">
            <w:pPr>
              <w:ind w:left="0"/>
              <w:jc w:val="right"/>
              <w:rPr>
                <w:rFonts w:ascii="Calibri" w:hAnsi="Calibri" w:cs="Times New Roman"/>
                <w:b/>
                <w:bCs/>
                <w:color w:val="000000"/>
                <w:sz w:val="32"/>
                <w:szCs w:val="32"/>
              </w:rPr>
            </w:pPr>
            <w:r w:rsidRPr="00E42793">
              <w:rPr>
                <w:rFonts w:ascii="Calibri" w:hAnsi="Calibri" w:cs="Times New Roman"/>
                <w:b/>
                <w:bCs/>
                <w:color w:val="000000"/>
                <w:sz w:val="32"/>
                <w:szCs w:val="32"/>
              </w:rPr>
              <w:t>Σ</w:t>
            </w:r>
          </w:p>
        </w:tc>
        <w:tc>
          <w:tcPr>
            <w:tcW w:w="258" w:type="pct"/>
            <w:tcBorders>
              <w:top w:val="nil"/>
              <w:left w:val="nil"/>
              <w:bottom w:val="nil"/>
              <w:right w:val="nil"/>
            </w:tcBorders>
            <w:shd w:val="clear" w:color="auto" w:fill="auto"/>
            <w:noWrap/>
            <w:vAlign w:val="bottom"/>
            <w:hideMark/>
          </w:tcPr>
          <w:p w14:paraId="00709373"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1615</w:t>
            </w:r>
          </w:p>
        </w:tc>
        <w:tc>
          <w:tcPr>
            <w:tcW w:w="285" w:type="pct"/>
            <w:tcBorders>
              <w:top w:val="nil"/>
              <w:left w:val="nil"/>
              <w:bottom w:val="nil"/>
              <w:right w:val="nil"/>
            </w:tcBorders>
            <w:shd w:val="clear" w:color="auto" w:fill="auto"/>
            <w:noWrap/>
            <w:vAlign w:val="bottom"/>
            <w:hideMark/>
          </w:tcPr>
          <w:p w14:paraId="79D554D4"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1845</w:t>
            </w:r>
          </w:p>
        </w:tc>
        <w:tc>
          <w:tcPr>
            <w:tcW w:w="257" w:type="pct"/>
            <w:tcBorders>
              <w:top w:val="nil"/>
              <w:left w:val="nil"/>
              <w:bottom w:val="nil"/>
              <w:right w:val="nil"/>
            </w:tcBorders>
            <w:shd w:val="clear" w:color="auto" w:fill="auto"/>
            <w:noWrap/>
            <w:vAlign w:val="bottom"/>
            <w:hideMark/>
          </w:tcPr>
          <w:p w14:paraId="08242FBF" w14:textId="77777777" w:rsidR="00E42793" w:rsidRPr="00E42793" w:rsidRDefault="00E42793" w:rsidP="00E42793">
            <w:pPr>
              <w:ind w:left="0"/>
              <w:jc w:val="right"/>
              <w:rPr>
                <w:rFonts w:ascii="Calibri" w:hAnsi="Calibri" w:cs="Times New Roman"/>
                <w:b/>
                <w:bCs/>
                <w:color w:val="000000"/>
                <w:sz w:val="22"/>
                <w:szCs w:val="22"/>
              </w:rPr>
            </w:pPr>
            <w:r w:rsidRPr="00E42793">
              <w:rPr>
                <w:rFonts w:ascii="Calibri" w:hAnsi="Calibri" w:cs="Times New Roman"/>
                <w:b/>
                <w:bCs/>
                <w:color w:val="000000"/>
                <w:sz w:val="22"/>
                <w:szCs w:val="22"/>
              </w:rPr>
              <w:t>2579</w:t>
            </w:r>
          </w:p>
        </w:tc>
        <w:tc>
          <w:tcPr>
            <w:tcW w:w="450" w:type="pct"/>
            <w:tcBorders>
              <w:top w:val="nil"/>
              <w:left w:val="nil"/>
              <w:bottom w:val="nil"/>
              <w:right w:val="nil"/>
            </w:tcBorders>
            <w:shd w:val="clear" w:color="auto" w:fill="auto"/>
            <w:noWrap/>
            <w:vAlign w:val="bottom"/>
            <w:hideMark/>
          </w:tcPr>
          <w:p w14:paraId="6F487299" w14:textId="77777777" w:rsidR="00E42793" w:rsidRPr="00E42793" w:rsidRDefault="00E42793" w:rsidP="00E42793">
            <w:pPr>
              <w:ind w:left="0"/>
              <w:rPr>
                <w:rFonts w:ascii="Calibri" w:hAnsi="Calibri" w:cs="Times New Roman"/>
                <w:b/>
                <w:bCs/>
                <w:color w:val="000000"/>
                <w:sz w:val="22"/>
                <w:szCs w:val="22"/>
              </w:rPr>
            </w:pPr>
            <w:r w:rsidRPr="00E42793">
              <w:rPr>
                <w:rFonts w:ascii="Calibri" w:hAnsi="Calibri" w:cs="Times New Roman"/>
                <w:b/>
                <w:bCs/>
                <w:color w:val="000000"/>
                <w:sz w:val="22"/>
                <w:szCs w:val="22"/>
              </w:rPr>
              <w:t>[us]</w:t>
            </w:r>
          </w:p>
        </w:tc>
        <w:tc>
          <w:tcPr>
            <w:tcW w:w="403" w:type="pct"/>
            <w:tcBorders>
              <w:top w:val="nil"/>
              <w:left w:val="nil"/>
              <w:bottom w:val="nil"/>
              <w:right w:val="nil"/>
            </w:tcBorders>
            <w:shd w:val="clear" w:color="auto" w:fill="auto"/>
            <w:noWrap/>
            <w:vAlign w:val="bottom"/>
            <w:hideMark/>
          </w:tcPr>
          <w:p w14:paraId="49614AF9" w14:textId="77777777" w:rsidR="00E42793" w:rsidRPr="00E42793" w:rsidRDefault="00E42793" w:rsidP="00E42793">
            <w:pPr>
              <w:ind w:left="0"/>
              <w:rPr>
                <w:rFonts w:ascii="Calibri" w:hAnsi="Calibri" w:cs="Times New Roman"/>
                <w:b/>
                <w:bCs/>
                <w:color w:val="000000"/>
                <w:sz w:val="22"/>
                <w:szCs w:val="22"/>
              </w:rPr>
            </w:pPr>
          </w:p>
        </w:tc>
        <w:tc>
          <w:tcPr>
            <w:tcW w:w="629" w:type="pct"/>
            <w:tcBorders>
              <w:top w:val="nil"/>
              <w:left w:val="nil"/>
              <w:bottom w:val="nil"/>
              <w:right w:val="nil"/>
            </w:tcBorders>
            <w:shd w:val="clear" w:color="auto" w:fill="auto"/>
            <w:noWrap/>
            <w:vAlign w:val="bottom"/>
            <w:hideMark/>
          </w:tcPr>
          <w:p w14:paraId="348601CF" w14:textId="77777777" w:rsidR="00E42793" w:rsidRPr="00E42793" w:rsidRDefault="00E42793" w:rsidP="00E42793">
            <w:pPr>
              <w:ind w:left="0"/>
              <w:rPr>
                <w:rFonts w:ascii="Times New Roman" w:hAnsi="Times New Roman" w:cs="Times New Roman"/>
              </w:rPr>
            </w:pPr>
          </w:p>
        </w:tc>
      </w:tr>
      <w:tr w:rsidR="00E42793" w:rsidRPr="00E42793" w14:paraId="2554B076" w14:textId="77777777" w:rsidTr="00E42793">
        <w:trPr>
          <w:trHeight w:val="288"/>
        </w:trPr>
        <w:tc>
          <w:tcPr>
            <w:tcW w:w="2039" w:type="pct"/>
            <w:tcBorders>
              <w:top w:val="nil"/>
              <w:left w:val="nil"/>
              <w:bottom w:val="nil"/>
              <w:right w:val="nil"/>
            </w:tcBorders>
            <w:shd w:val="clear" w:color="auto" w:fill="auto"/>
            <w:noWrap/>
            <w:vAlign w:val="bottom"/>
            <w:hideMark/>
          </w:tcPr>
          <w:p w14:paraId="645A67DA" w14:textId="77777777" w:rsidR="00E42793" w:rsidRPr="00E42793" w:rsidRDefault="00E42793" w:rsidP="00E42793">
            <w:pPr>
              <w:ind w:left="0"/>
              <w:rPr>
                <w:rFonts w:ascii="Times New Roman" w:hAnsi="Times New Roman" w:cs="Times New Roman"/>
              </w:rPr>
            </w:pPr>
          </w:p>
        </w:tc>
        <w:tc>
          <w:tcPr>
            <w:tcW w:w="680" w:type="pct"/>
            <w:tcBorders>
              <w:top w:val="nil"/>
              <w:left w:val="nil"/>
              <w:bottom w:val="nil"/>
              <w:right w:val="nil"/>
            </w:tcBorders>
            <w:shd w:val="clear" w:color="auto" w:fill="auto"/>
            <w:noWrap/>
            <w:vAlign w:val="bottom"/>
            <w:hideMark/>
          </w:tcPr>
          <w:p w14:paraId="7B4EFCB2" w14:textId="77777777" w:rsidR="00E42793" w:rsidRPr="00E42793" w:rsidRDefault="00E42793" w:rsidP="00E42793">
            <w:pPr>
              <w:ind w:left="0"/>
              <w:rPr>
                <w:rFonts w:ascii="Times New Roman" w:hAnsi="Times New Roman" w:cs="Times New Roman"/>
              </w:rPr>
            </w:pPr>
          </w:p>
        </w:tc>
        <w:tc>
          <w:tcPr>
            <w:tcW w:w="258" w:type="pct"/>
            <w:tcBorders>
              <w:top w:val="nil"/>
              <w:left w:val="nil"/>
              <w:bottom w:val="nil"/>
              <w:right w:val="nil"/>
            </w:tcBorders>
            <w:shd w:val="clear" w:color="auto" w:fill="auto"/>
            <w:noWrap/>
            <w:vAlign w:val="bottom"/>
            <w:hideMark/>
          </w:tcPr>
          <w:p w14:paraId="20412516" w14:textId="77777777" w:rsidR="00E42793" w:rsidRPr="00E42793" w:rsidRDefault="00E42793" w:rsidP="00E42793">
            <w:pPr>
              <w:ind w:left="0"/>
              <w:rPr>
                <w:rFonts w:ascii="Times New Roman" w:hAnsi="Times New Roman" w:cs="Times New Roman"/>
              </w:rPr>
            </w:pPr>
          </w:p>
        </w:tc>
        <w:tc>
          <w:tcPr>
            <w:tcW w:w="285" w:type="pct"/>
            <w:tcBorders>
              <w:top w:val="nil"/>
              <w:left w:val="nil"/>
              <w:bottom w:val="nil"/>
              <w:right w:val="nil"/>
            </w:tcBorders>
            <w:shd w:val="clear" w:color="auto" w:fill="auto"/>
            <w:noWrap/>
            <w:vAlign w:val="bottom"/>
            <w:hideMark/>
          </w:tcPr>
          <w:p w14:paraId="7E389089" w14:textId="77777777" w:rsidR="00E42793" w:rsidRPr="00E42793" w:rsidRDefault="00E42793" w:rsidP="00E42793">
            <w:pPr>
              <w:ind w:left="0"/>
              <w:rPr>
                <w:rFonts w:ascii="Times New Roman" w:hAnsi="Times New Roman" w:cs="Times New Roman"/>
              </w:rPr>
            </w:pPr>
          </w:p>
        </w:tc>
        <w:tc>
          <w:tcPr>
            <w:tcW w:w="257" w:type="pct"/>
            <w:tcBorders>
              <w:top w:val="nil"/>
              <w:left w:val="nil"/>
              <w:bottom w:val="nil"/>
              <w:right w:val="nil"/>
            </w:tcBorders>
            <w:shd w:val="clear" w:color="auto" w:fill="auto"/>
            <w:noWrap/>
            <w:vAlign w:val="bottom"/>
            <w:hideMark/>
          </w:tcPr>
          <w:p w14:paraId="5B0DC5EA" w14:textId="77777777" w:rsidR="00E42793" w:rsidRPr="00E42793" w:rsidRDefault="00E42793" w:rsidP="00E42793">
            <w:pPr>
              <w:ind w:left="0"/>
              <w:rPr>
                <w:rFonts w:ascii="Times New Roman" w:hAnsi="Times New Roman" w:cs="Times New Roman"/>
              </w:rPr>
            </w:pPr>
          </w:p>
        </w:tc>
        <w:tc>
          <w:tcPr>
            <w:tcW w:w="450" w:type="pct"/>
            <w:tcBorders>
              <w:top w:val="nil"/>
              <w:left w:val="nil"/>
              <w:bottom w:val="nil"/>
              <w:right w:val="nil"/>
            </w:tcBorders>
            <w:shd w:val="clear" w:color="auto" w:fill="auto"/>
            <w:noWrap/>
            <w:vAlign w:val="bottom"/>
            <w:hideMark/>
          </w:tcPr>
          <w:p w14:paraId="3A6E7C72" w14:textId="77777777" w:rsidR="00E42793" w:rsidRPr="00E42793" w:rsidRDefault="00E42793" w:rsidP="00E42793">
            <w:pPr>
              <w:ind w:left="0"/>
              <w:rPr>
                <w:rFonts w:ascii="Times New Roman" w:hAnsi="Times New Roman" w:cs="Times New Roman"/>
              </w:rPr>
            </w:pPr>
          </w:p>
        </w:tc>
        <w:tc>
          <w:tcPr>
            <w:tcW w:w="403" w:type="pct"/>
            <w:tcBorders>
              <w:top w:val="nil"/>
              <w:left w:val="nil"/>
              <w:bottom w:val="nil"/>
              <w:right w:val="nil"/>
            </w:tcBorders>
            <w:shd w:val="clear" w:color="auto" w:fill="auto"/>
            <w:noWrap/>
            <w:vAlign w:val="bottom"/>
            <w:hideMark/>
          </w:tcPr>
          <w:p w14:paraId="3BA90478" w14:textId="77777777" w:rsidR="00E42793" w:rsidRPr="00E42793" w:rsidRDefault="00E42793" w:rsidP="00E42793">
            <w:pPr>
              <w:ind w:left="0"/>
              <w:rPr>
                <w:rFonts w:ascii="Times New Roman" w:hAnsi="Times New Roman" w:cs="Times New Roman"/>
              </w:rPr>
            </w:pPr>
          </w:p>
        </w:tc>
        <w:tc>
          <w:tcPr>
            <w:tcW w:w="629" w:type="pct"/>
            <w:tcBorders>
              <w:top w:val="nil"/>
              <w:left w:val="nil"/>
              <w:bottom w:val="nil"/>
              <w:right w:val="nil"/>
            </w:tcBorders>
            <w:shd w:val="clear" w:color="auto" w:fill="auto"/>
            <w:noWrap/>
            <w:vAlign w:val="bottom"/>
            <w:hideMark/>
          </w:tcPr>
          <w:p w14:paraId="5E1D4E60" w14:textId="77777777" w:rsidR="00E42793" w:rsidRPr="00E42793" w:rsidRDefault="00E42793" w:rsidP="00E42793">
            <w:pPr>
              <w:ind w:left="0"/>
              <w:rPr>
                <w:rFonts w:ascii="Times New Roman" w:hAnsi="Times New Roman" w:cs="Times New Roman"/>
              </w:rPr>
            </w:pPr>
          </w:p>
        </w:tc>
      </w:tr>
    </w:tbl>
    <w:p w14:paraId="6DFE08A5" w14:textId="60071323" w:rsidR="00E12E80" w:rsidRDefault="00E12E80">
      <w:pPr>
        <w:pStyle w:val="Body"/>
      </w:pPr>
    </w:p>
    <w:p w14:paraId="0A761609" w14:textId="619A2647" w:rsidR="00E12E80" w:rsidRDefault="00E12E80">
      <w:pPr>
        <w:pStyle w:val="Body"/>
      </w:pPr>
    </w:p>
    <w:p w14:paraId="71BB5632" w14:textId="217D523A" w:rsidR="00E12E80" w:rsidRDefault="00E12E80">
      <w:pPr>
        <w:pStyle w:val="Body"/>
      </w:pPr>
    </w:p>
    <w:p w14:paraId="5FC844E0" w14:textId="5DACE0C2" w:rsidR="00E12E80" w:rsidRDefault="00E12E80">
      <w:pPr>
        <w:pStyle w:val="Body"/>
      </w:pPr>
    </w:p>
    <w:p w14:paraId="4C3756F4" w14:textId="0DF87DFB" w:rsidR="00E12E80" w:rsidRDefault="00E12E80">
      <w:pPr>
        <w:pStyle w:val="Body"/>
      </w:pPr>
    </w:p>
    <w:p w14:paraId="1105C13B" w14:textId="63BC8861" w:rsidR="00E12E80" w:rsidRDefault="00E12E80">
      <w:pPr>
        <w:pStyle w:val="Body"/>
      </w:pPr>
    </w:p>
    <w:p w14:paraId="52C8D8F0" w14:textId="0662C8A8" w:rsidR="00E12E80" w:rsidRDefault="00E12E80">
      <w:pPr>
        <w:pStyle w:val="Body"/>
      </w:pPr>
    </w:p>
    <w:p w14:paraId="16B88909" w14:textId="24A9A790" w:rsidR="00E12E80" w:rsidRDefault="00E12E80">
      <w:pPr>
        <w:pStyle w:val="Body"/>
      </w:pPr>
    </w:p>
    <w:p w14:paraId="1B8DF26B" w14:textId="49A13888" w:rsidR="00E12E80" w:rsidRDefault="00E12E80">
      <w:pPr>
        <w:pStyle w:val="Body"/>
      </w:pPr>
    </w:p>
    <w:p w14:paraId="490296C4" w14:textId="32330D5D" w:rsidR="00E12E80" w:rsidRDefault="00E12E80">
      <w:pPr>
        <w:pStyle w:val="Body"/>
      </w:pPr>
    </w:p>
    <w:p w14:paraId="6B946879" w14:textId="20FA51D5" w:rsidR="00E12E80" w:rsidRDefault="00E12E80">
      <w:pPr>
        <w:pStyle w:val="Body"/>
      </w:pPr>
    </w:p>
    <w:p w14:paraId="3E22216F" w14:textId="6575C946" w:rsidR="00E12E80" w:rsidRDefault="00E12E80">
      <w:pPr>
        <w:pStyle w:val="Body"/>
      </w:pPr>
    </w:p>
    <w:p w14:paraId="72B763C2" w14:textId="668C04F7" w:rsidR="00E12E80" w:rsidRDefault="00E12E80">
      <w:pPr>
        <w:pStyle w:val="Body"/>
      </w:pPr>
    </w:p>
    <w:p w14:paraId="24A76637" w14:textId="5C456842" w:rsidR="00E12E80" w:rsidRDefault="00E12E80">
      <w:pPr>
        <w:pStyle w:val="Body"/>
      </w:pPr>
    </w:p>
    <w:p w14:paraId="6DBD9326" w14:textId="77777777" w:rsidR="00E12E80" w:rsidRPr="00E12E80" w:rsidRDefault="00E12E80">
      <w:pPr>
        <w:pStyle w:val="Body"/>
      </w:pPr>
    </w:p>
    <w:p w14:paraId="0BF8CEFC" w14:textId="678E7C89" w:rsidR="001753B3" w:rsidRDefault="001753B3">
      <w:pPr>
        <w:pStyle w:val="Heading2"/>
      </w:pPr>
      <w:bookmarkStart w:id="822" w:name="_Toc49245236"/>
      <w:r>
        <w:t>TX</w:t>
      </w:r>
      <w:r w:rsidR="00E12E80">
        <w:t xml:space="preserve"> Safety</w:t>
      </w:r>
      <w:bookmarkEnd w:id="822"/>
    </w:p>
    <w:p w14:paraId="6C8315A2" w14:textId="77777777" w:rsidR="00E12E80" w:rsidRDefault="00E12E80">
      <w:pPr>
        <w:pStyle w:val="Body"/>
      </w:pPr>
    </w:p>
    <w:p w14:paraId="7BE1CB47" w14:textId="6C29850C" w:rsidR="00E12E80" w:rsidRDefault="00E12E80">
      <w:pPr>
        <w:pStyle w:val="Heading3"/>
      </w:pPr>
      <w:bookmarkStart w:id="823" w:name="_Toc49245237"/>
      <w:r>
        <w:t>Phase measurement principle</w:t>
      </w:r>
      <w:bookmarkEnd w:id="823"/>
    </w:p>
    <w:p w14:paraId="2040647F" w14:textId="77777777" w:rsidR="00E12E80" w:rsidRDefault="00E12E80">
      <w:pPr>
        <w:pStyle w:val="Body"/>
      </w:pPr>
      <w:r>
        <w:rPr>
          <w:noProof/>
        </w:rPr>
        <w:drawing>
          <wp:anchor distT="0" distB="0" distL="114300" distR="114300" simplePos="0" relativeHeight="251648512" behindDoc="0" locked="0" layoutInCell="1" allowOverlap="1" wp14:anchorId="255EAEF1" wp14:editId="618200EB">
            <wp:simplePos x="0" y="0"/>
            <wp:positionH relativeFrom="column">
              <wp:posOffset>-190500</wp:posOffset>
            </wp:positionH>
            <wp:positionV relativeFrom="paragraph">
              <wp:posOffset>548640</wp:posOffset>
            </wp:positionV>
            <wp:extent cx="5016500" cy="287020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016500" cy="2870200"/>
                    </a:xfrm>
                    <a:prstGeom prst="rect">
                      <a:avLst/>
                    </a:prstGeom>
                  </pic:spPr>
                </pic:pic>
              </a:graphicData>
            </a:graphic>
          </wp:anchor>
        </w:drawing>
      </w:r>
    </w:p>
    <w:p w14:paraId="615C1FCC" w14:textId="77777777" w:rsidR="00E12E80" w:rsidRDefault="00E12E80">
      <w:pPr>
        <w:pStyle w:val="Body"/>
      </w:pPr>
      <w:r>
        <w:rPr>
          <w:noProof/>
        </w:rPr>
        <mc:AlternateContent>
          <mc:Choice Requires="wps">
            <w:drawing>
              <wp:anchor distT="0" distB="0" distL="114300" distR="114300" simplePos="0" relativeHeight="251650560" behindDoc="0" locked="0" layoutInCell="1" allowOverlap="1" wp14:anchorId="4F48336A" wp14:editId="536A2358">
                <wp:simplePos x="0" y="0"/>
                <wp:positionH relativeFrom="column">
                  <wp:posOffset>38100</wp:posOffset>
                </wp:positionH>
                <wp:positionV relativeFrom="paragraph">
                  <wp:posOffset>2997835</wp:posOffset>
                </wp:positionV>
                <wp:extent cx="501650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4ED139E1" w14:textId="17D23F76" w:rsidR="00FF2D65" w:rsidRPr="00AA3DCB" w:rsidRDefault="00FF2D65" w:rsidP="00E12E80">
                            <w:pPr>
                              <w:pStyle w:val="Caption"/>
                              <w:jc w:val="center"/>
                              <w:rPr>
                                <w:noProof/>
                              </w:rPr>
                            </w:pPr>
                            <w:bookmarkStart w:id="824" w:name="_Toc42070802"/>
                            <w:bookmarkStart w:id="825" w:name="_Toc42511853"/>
                            <w:r>
                              <w:t>Figure 44:  TX Safety mechanism</w:t>
                            </w:r>
                            <w:bookmarkEnd w:id="824"/>
                            <w:bookmarkEnd w:id="8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8336A" id="Text Box 61" o:spid="_x0000_s1048" type="#_x0000_t202" style="position:absolute;margin-left:3pt;margin-top:236.05pt;width:39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" stroked="f">
                <v:textbox style="mso-fit-shape-to-text:t" inset="0,0,0,0">
                  <w:txbxContent>
                    <w:p w14:paraId="4ED139E1" w14:textId="17D23F76" w:rsidR="00FF2D65" w:rsidRPr="00AA3DCB" w:rsidRDefault="00FF2D65" w:rsidP="00E12E80">
                      <w:pPr>
                        <w:pStyle w:val="Caption"/>
                        <w:jc w:val="center"/>
                        <w:rPr>
                          <w:noProof/>
                        </w:rPr>
                      </w:pPr>
                      <w:bookmarkStart w:id="826" w:name="_Toc42070802"/>
                      <w:bookmarkStart w:id="827" w:name="_Toc42511853"/>
                      <w:r>
                        <w:t>Figure 44:  TX Safety mechanism</w:t>
                      </w:r>
                      <w:bookmarkEnd w:id="826"/>
                      <w:bookmarkEnd w:id="827"/>
                    </w:p>
                  </w:txbxContent>
                </v:textbox>
                <w10:wrap type="square"/>
              </v:shape>
            </w:pict>
          </mc:Fallback>
        </mc:AlternateContent>
      </w:r>
      <w:r>
        <w:t xml:space="preserve">The chapter describes the way a phase is measured. </w:t>
      </w:r>
    </w:p>
    <w:p w14:paraId="263CAFC6" w14:textId="77777777" w:rsidR="00E12E80" w:rsidRDefault="00E12E80">
      <w:pPr>
        <w:pStyle w:val="Body"/>
      </w:pPr>
    </w:p>
    <w:p w14:paraId="01301088" w14:textId="0034F878" w:rsidR="00E12E80" w:rsidRDefault="002F0DB5">
      <w:pPr>
        <w:pStyle w:val="Body"/>
      </w:pPr>
      <w:r>
        <w:t xml:space="preserve">The </w:t>
      </w:r>
      <w:r w:rsidR="00E12E80">
        <w:t>2 TX</w:t>
      </w:r>
      <w:r>
        <w:t xml:space="preserve"> outputs are combined</w:t>
      </w:r>
      <w:r w:rsidR="00E12E80">
        <w:t xml:space="preserve"> </w:t>
      </w:r>
      <w:r>
        <w:t>within TXBIST module</w:t>
      </w:r>
    </w:p>
    <w:p w14:paraId="2BF6DD77" w14:textId="77777777" w:rsidR="00E12E80" w:rsidRDefault="00E12E80">
      <w:pPr>
        <w:pStyle w:val="Body"/>
      </w:pPr>
    </w:p>
    <w:p w14:paraId="389AF094" w14:textId="3BD988F2" w:rsidR="00E12E80" w:rsidRDefault="002F0DB5">
      <w:pPr>
        <w:pStyle w:val="Body"/>
      </w:pPr>
      <w:r>
        <w:t>In TXBIST, t</w:t>
      </w:r>
      <w:r w:rsidR="00E12E80">
        <w:t xml:space="preserve">he baseband signal is amplified through a VGA , filtered by a lowpass filter  to limit the out of band noise and passed through an ADC. </w:t>
      </w:r>
      <w:r>
        <w:t>T</w:t>
      </w:r>
      <w:r w:rsidR="00E12E80">
        <w:t xml:space="preserve">he digital </w:t>
      </w:r>
      <w:r>
        <w:t>outputs</w:t>
      </w:r>
      <w:r w:rsidR="00E12E80">
        <w:t xml:space="preserve"> of the ADC is stored with a ARM7 which post process the data  through FFT and Atan trigonometric function</w:t>
      </w:r>
      <w:r>
        <w:t xml:space="preserve"> to compute a phase</w:t>
      </w:r>
      <w:r w:rsidR="00E12E80">
        <w:t xml:space="preserve">. </w:t>
      </w:r>
    </w:p>
    <w:p w14:paraId="2B0C34A6" w14:textId="77777777" w:rsidR="00E12E80" w:rsidRDefault="00E12E80">
      <w:pPr>
        <w:pStyle w:val="Body"/>
      </w:pPr>
    </w:p>
    <w:p w14:paraId="0E4C7C0E" w14:textId="2F52C180" w:rsidR="00E12E80" w:rsidRDefault="00D22293">
      <w:pPr>
        <w:pStyle w:val="Body"/>
      </w:pPr>
      <w:r>
        <w:t xml:space="preserve">N phases are </w:t>
      </w:r>
      <w:r w:rsidR="00E12E80">
        <w:t xml:space="preserve">applied </w:t>
      </w:r>
      <w:r>
        <w:t>on first TX</w:t>
      </w:r>
      <w:r w:rsidR="002F0DB5">
        <w:t xml:space="preserve">. Those N phase </w:t>
      </w:r>
      <w:r>
        <w:t xml:space="preserve">are </w:t>
      </w:r>
      <w:r w:rsidR="002F0DB5">
        <w:t>describ</w:t>
      </w:r>
      <w:r>
        <w:t>ing</w:t>
      </w:r>
      <w:r w:rsidR="002F0DB5">
        <w:t xml:space="preserve"> a 1 period signal (IF) with a phase step of 360/N </w:t>
      </w:r>
      <w:r w:rsidR="002F0DB5">
        <w:rPr>
          <w:rFonts w:ascii="Bahnschrift" w:hAnsi="Bahnschrift"/>
        </w:rPr>
        <w:t>º .</w:t>
      </w:r>
    </w:p>
    <w:p w14:paraId="2C46F61E" w14:textId="2F974355" w:rsidR="002F0DB5" w:rsidRDefault="00E12E80">
      <w:pPr>
        <w:pStyle w:val="Body"/>
      </w:pPr>
      <w:r>
        <w:t xml:space="preserve">On second TX is applied </w:t>
      </w:r>
      <w:r w:rsidR="002F0DB5">
        <w:t>a</w:t>
      </w:r>
      <w:r w:rsidR="00D22293">
        <w:t xml:space="preserve"> fix</w:t>
      </w:r>
      <w:r w:rsidR="002F0DB5">
        <w:t xml:space="preserve"> phase Φ2</w:t>
      </w:r>
    </w:p>
    <w:p w14:paraId="408CC253" w14:textId="28559D20" w:rsidR="002F0DB5" w:rsidRDefault="002F0DB5">
      <w:pPr>
        <w:pStyle w:val="Body"/>
      </w:pPr>
    </w:p>
    <w:p w14:paraId="5832D4AC" w14:textId="77777777" w:rsidR="00E12E80" w:rsidRDefault="00E12E80">
      <w:pPr>
        <w:pStyle w:val="Body"/>
      </w:pPr>
    </w:p>
    <w:p w14:paraId="3115AE11" w14:textId="77777777" w:rsidR="00E12E80" w:rsidRDefault="00E12E80">
      <w:pPr>
        <w:pStyle w:val="Body"/>
      </w:pPr>
      <w:r>
        <w:t xml:space="preserve">The down converted signal is a N points signal with phase Φ2  information:  cos(IF+Φ2) </w:t>
      </w:r>
    </w:p>
    <w:p w14:paraId="27C38503" w14:textId="77777777" w:rsidR="00E12E80" w:rsidRDefault="00E12E80">
      <w:pPr>
        <w:pStyle w:val="Body"/>
      </w:pPr>
    </w:p>
    <w:p w14:paraId="12D29ED5" w14:textId="77777777" w:rsidR="00E12E80" w:rsidRDefault="00E12E80">
      <w:pPr>
        <w:pStyle w:val="Body"/>
      </w:pPr>
      <w:r>
        <w:rPr>
          <w:noProof/>
        </w:rPr>
        <w:drawing>
          <wp:anchor distT="0" distB="0" distL="114300" distR="114300" simplePos="0" relativeHeight="251647488" behindDoc="0" locked="0" layoutInCell="1" allowOverlap="1" wp14:anchorId="54842B16" wp14:editId="29DAB6FE">
            <wp:simplePos x="0" y="0"/>
            <wp:positionH relativeFrom="column">
              <wp:posOffset>-92075</wp:posOffset>
            </wp:positionH>
            <wp:positionV relativeFrom="paragraph">
              <wp:posOffset>316230</wp:posOffset>
            </wp:positionV>
            <wp:extent cx="5016500" cy="200533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016500" cy="2005330"/>
                    </a:xfrm>
                    <a:prstGeom prst="rect">
                      <a:avLst/>
                    </a:prstGeom>
                  </pic:spPr>
                </pic:pic>
              </a:graphicData>
            </a:graphic>
          </wp:anchor>
        </w:drawing>
      </w:r>
      <w:r>
        <w:rPr>
          <w:noProof/>
        </w:rPr>
        <mc:AlternateContent>
          <mc:Choice Requires="wps">
            <w:drawing>
              <wp:anchor distT="0" distB="0" distL="114300" distR="114300" simplePos="0" relativeHeight="251649536" behindDoc="0" locked="0" layoutInCell="1" allowOverlap="1" wp14:anchorId="5C9C5390" wp14:editId="46AB07D0">
                <wp:simplePos x="0" y="0"/>
                <wp:positionH relativeFrom="column">
                  <wp:posOffset>203200</wp:posOffset>
                </wp:positionH>
                <wp:positionV relativeFrom="paragraph">
                  <wp:posOffset>2051685</wp:posOffset>
                </wp:positionV>
                <wp:extent cx="5016500" cy="635"/>
                <wp:effectExtent l="0" t="0" r="0" b="6350"/>
                <wp:wrapTopAndBottom/>
                <wp:docPr id="57" name="Text Box 57"/>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4BA64FDE" w14:textId="77D952FA" w:rsidR="00FF2D65" w:rsidRPr="00C13D13" w:rsidRDefault="00FF2D65" w:rsidP="00E12E80">
                            <w:pPr>
                              <w:pStyle w:val="Caption"/>
                              <w:jc w:val="center"/>
                              <w:rPr>
                                <w:noProof/>
                              </w:rPr>
                            </w:pPr>
                            <w:bookmarkStart w:id="828" w:name="_Toc42070803"/>
                            <w:bookmarkStart w:id="829" w:name="_Toc42511854"/>
                            <w:r>
                              <w:t>Figure 45:TX BIST example with N=8</w:t>
                            </w:r>
                            <w:bookmarkEnd w:id="828"/>
                            <w:bookmarkEnd w:id="8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C5390" id="Text Box 57" o:spid="_x0000_s1049" type="#_x0000_t202" style="position:absolute;margin-left:16pt;margin-top:161.55pt;width:39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UBLgIAAGc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" stroked="f">
                <v:textbox style="mso-fit-shape-to-text:t" inset="0,0,0,0">
                  <w:txbxContent>
                    <w:p w14:paraId="4BA64FDE" w14:textId="77D952FA" w:rsidR="00FF2D65" w:rsidRPr="00C13D13" w:rsidRDefault="00FF2D65" w:rsidP="00E12E80">
                      <w:pPr>
                        <w:pStyle w:val="Caption"/>
                        <w:jc w:val="center"/>
                        <w:rPr>
                          <w:noProof/>
                        </w:rPr>
                      </w:pPr>
                      <w:bookmarkStart w:id="830" w:name="_Toc42070803"/>
                      <w:bookmarkStart w:id="831" w:name="_Toc42511854"/>
                      <w:r>
                        <w:t>Figure 45:TX BIST example with N=8</w:t>
                      </w:r>
                      <w:bookmarkEnd w:id="830"/>
                      <w:bookmarkEnd w:id="831"/>
                    </w:p>
                  </w:txbxContent>
                </v:textbox>
                <w10:wrap type="topAndBottom"/>
              </v:shape>
            </w:pict>
          </mc:Fallback>
        </mc:AlternateContent>
      </w:r>
    </w:p>
    <w:p w14:paraId="35240395" w14:textId="77777777" w:rsidR="00E12E80" w:rsidRDefault="00E12E80">
      <w:pPr>
        <w:pStyle w:val="Body"/>
      </w:pPr>
    </w:p>
    <w:p w14:paraId="41AA396E" w14:textId="77777777" w:rsidR="00E12E80" w:rsidRDefault="00E12E80">
      <w:pPr>
        <w:pStyle w:val="Body"/>
      </w:pPr>
    </w:p>
    <w:p w14:paraId="101C186F" w14:textId="388C1678" w:rsidR="00E12E80" w:rsidRPr="00D612C2" w:rsidRDefault="00E12E80">
      <w:pPr>
        <w:pStyle w:val="Body"/>
      </w:pPr>
      <w:r>
        <w:t>A N points FFT is performed on the down</w:t>
      </w:r>
      <w:r w:rsidR="002F0DB5">
        <w:t>-</w:t>
      </w:r>
      <w:r>
        <w:t xml:space="preserve">converted signal. Output of the FFT is a complex signal of N points which represents N frequential bin. </w:t>
      </w:r>
    </w:p>
    <w:p w14:paraId="20E21538" w14:textId="2D9E9A24" w:rsidR="00E12E80" w:rsidRDefault="00E12E80" w:rsidP="00E12E80">
      <w:pPr>
        <w:pStyle w:val="Caption"/>
      </w:pPr>
      <w:r>
        <w:t xml:space="preserve"> </w:t>
      </w:r>
    </w:p>
    <w:p w14:paraId="1C54D658" w14:textId="58FEE7A6" w:rsidR="00E12E80" w:rsidRDefault="00E12E80">
      <w:pPr>
        <w:pStyle w:val="Body"/>
      </w:pPr>
      <w:r>
        <w:t>Bin1 contains the information of the fundamental</w:t>
      </w:r>
      <w:r w:rsidR="002F0DB5">
        <w:t xml:space="preserve"> of the IF signal</w:t>
      </w:r>
      <w:r>
        <w:t xml:space="preserve"> . The phase is the output of the Atan of bin1.  </w:t>
      </w:r>
    </w:p>
    <w:p w14:paraId="7DAFAF01" w14:textId="77777777" w:rsidR="00E12E80" w:rsidRDefault="00E12E80">
      <w:pPr>
        <w:pStyle w:val="Body"/>
      </w:pPr>
    </w:p>
    <w:p w14:paraId="57D9ACAD" w14:textId="06C945A1" w:rsidR="00E12E80" w:rsidRDefault="00E12E80">
      <w:pPr>
        <w:pStyle w:val="Body"/>
      </w:pPr>
      <w:r>
        <w:rPr>
          <w:noProof/>
        </w:rPr>
        <w:drawing>
          <wp:anchor distT="0" distB="0" distL="114300" distR="114300" simplePos="0" relativeHeight="251653632" behindDoc="0" locked="0" layoutInCell="1" allowOverlap="1" wp14:anchorId="22CCA9BC" wp14:editId="2A5792BA">
            <wp:simplePos x="0" y="0"/>
            <wp:positionH relativeFrom="column">
              <wp:posOffset>845820</wp:posOffset>
            </wp:positionH>
            <wp:positionV relativeFrom="paragraph">
              <wp:posOffset>22860</wp:posOffset>
            </wp:positionV>
            <wp:extent cx="3013075" cy="1724025"/>
            <wp:effectExtent l="0" t="0" r="0"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013075" cy="1724025"/>
                    </a:xfrm>
                    <a:prstGeom prst="rect">
                      <a:avLst/>
                    </a:prstGeom>
                  </pic:spPr>
                </pic:pic>
              </a:graphicData>
            </a:graphic>
            <wp14:sizeRelH relativeFrom="margin">
              <wp14:pctWidth>0</wp14:pctWidth>
            </wp14:sizeRelH>
            <wp14:sizeRelV relativeFrom="margin">
              <wp14:pctHeight>0</wp14:pctHeight>
            </wp14:sizeRelV>
          </wp:anchor>
        </w:drawing>
      </w:r>
    </w:p>
    <w:p w14:paraId="54C257AA" w14:textId="77777777" w:rsidR="00E12E80" w:rsidRDefault="00E12E80">
      <w:pPr>
        <w:pStyle w:val="Body"/>
      </w:pPr>
    </w:p>
    <w:p w14:paraId="3EAA0766" w14:textId="77777777" w:rsidR="00E12E80" w:rsidRDefault="00E12E80">
      <w:pPr>
        <w:pStyle w:val="Body"/>
      </w:pPr>
    </w:p>
    <w:p w14:paraId="1BEAAA73" w14:textId="77777777" w:rsidR="00E12E80" w:rsidRDefault="00E12E80">
      <w:pPr>
        <w:pStyle w:val="Body"/>
      </w:pPr>
    </w:p>
    <w:p w14:paraId="1499C1D1" w14:textId="77777777" w:rsidR="00E12E80" w:rsidRDefault="00E12E80">
      <w:pPr>
        <w:pStyle w:val="Body"/>
      </w:pPr>
    </w:p>
    <w:p w14:paraId="69AD1FB4" w14:textId="77777777" w:rsidR="00E12E80" w:rsidRDefault="00E12E80">
      <w:pPr>
        <w:pStyle w:val="Body"/>
      </w:pPr>
    </w:p>
    <w:p w14:paraId="31A61FBF" w14:textId="77777777" w:rsidR="00E12E80" w:rsidRDefault="00E12E80">
      <w:pPr>
        <w:pStyle w:val="Body"/>
      </w:pPr>
    </w:p>
    <w:p w14:paraId="4E470EBE" w14:textId="1C680297" w:rsidR="00E12E80" w:rsidRDefault="00E12E80">
      <w:pPr>
        <w:pStyle w:val="Body"/>
      </w:pPr>
    </w:p>
    <w:p w14:paraId="1D00985A" w14:textId="7914E80A" w:rsidR="00B92D57" w:rsidRDefault="00B92D57">
      <w:pPr>
        <w:pStyle w:val="Body"/>
      </w:pPr>
      <w:r>
        <w:rPr>
          <w:noProof/>
        </w:rPr>
        <mc:AlternateContent>
          <mc:Choice Requires="wps">
            <w:drawing>
              <wp:anchor distT="0" distB="0" distL="114300" distR="114300" simplePos="0" relativeHeight="251658752" behindDoc="0" locked="0" layoutInCell="1" allowOverlap="1" wp14:anchorId="3D96DC9C" wp14:editId="7CA4AD14">
                <wp:simplePos x="0" y="0"/>
                <wp:positionH relativeFrom="margin">
                  <wp:align>center</wp:align>
                </wp:positionH>
                <wp:positionV relativeFrom="paragraph">
                  <wp:posOffset>23495</wp:posOffset>
                </wp:positionV>
                <wp:extent cx="3235960" cy="635"/>
                <wp:effectExtent l="0" t="0" r="2540" b="6350"/>
                <wp:wrapSquare wrapText="bothSides"/>
                <wp:docPr id="14" name="Text Box 14"/>
                <wp:cNvGraphicFramePr/>
                <a:graphic xmlns:a="http://schemas.openxmlformats.org/drawingml/2006/main">
                  <a:graphicData uri="http://schemas.microsoft.com/office/word/2010/wordprocessingShape">
                    <wps:wsp>
                      <wps:cNvSpPr txBox="1"/>
                      <wps:spPr>
                        <a:xfrm>
                          <a:off x="0" y="0"/>
                          <a:ext cx="3235960" cy="635"/>
                        </a:xfrm>
                        <a:prstGeom prst="rect">
                          <a:avLst/>
                        </a:prstGeom>
                        <a:solidFill>
                          <a:prstClr val="white"/>
                        </a:solidFill>
                        <a:ln>
                          <a:noFill/>
                        </a:ln>
                      </wps:spPr>
                      <wps:txbx>
                        <w:txbxContent>
                          <w:p w14:paraId="0B5B14BF" w14:textId="67513B1A" w:rsidR="00FF2D65" w:rsidRPr="00734AB9" w:rsidRDefault="00FF2D65" w:rsidP="006803B6">
                            <w:pPr>
                              <w:pStyle w:val="Caption"/>
                              <w:jc w:val="center"/>
                              <w:rPr>
                                <w:noProof/>
                              </w:rPr>
                            </w:pPr>
                            <w:bookmarkStart w:id="832" w:name="_Toc42070804"/>
                            <w:bookmarkStart w:id="833" w:name="_Toc42511855"/>
                            <w:r>
                              <w:t>Figure 46: Phase computation from FFT</w:t>
                            </w:r>
                            <w:bookmarkEnd w:id="832"/>
                            <w:bookmarkEnd w:id="8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96DC9C" id="Text Box 14" o:spid="_x0000_s1050" type="#_x0000_t202" style="position:absolute;margin-left:0;margin-top:1.85pt;width:254.8pt;height:.05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39LwIAAGc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" stroked="f">
                <v:textbox style="mso-fit-shape-to-text:t" inset="0,0,0,0">
                  <w:txbxContent>
                    <w:p w14:paraId="0B5B14BF" w14:textId="67513B1A" w:rsidR="00FF2D65" w:rsidRPr="00734AB9" w:rsidRDefault="00FF2D65" w:rsidP="006803B6">
                      <w:pPr>
                        <w:pStyle w:val="Caption"/>
                        <w:jc w:val="center"/>
                        <w:rPr>
                          <w:noProof/>
                        </w:rPr>
                      </w:pPr>
                      <w:bookmarkStart w:id="834" w:name="_Toc42070804"/>
                      <w:bookmarkStart w:id="835" w:name="_Toc42511855"/>
                      <w:r>
                        <w:t>Figure 46: Phase computation from FFT</w:t>
                      </w:r>
                      <w:bookmarkEnd w:id="834"/>
                      <w:bookmarkEnd w:id="835"/>
                    </w:p>
                  </w:txbxContent>
                </v:textbox>
                <w10:wrap type="square" anchorx="margin"/>
              </v:shape>
            </w:pict>
          </mc:Fallback>
        </mc:AlternateContent>
      </w:r>
    </w:p>
    <w:p w14:paraId="747A50C0" w14:textId="326F160F" w:rsidR="00B92D57" w:rsidRDefault="00B92D57">
      <w:pPr>
        <w:pStyle w:val="Body"/>
      </w:pPr>
    </w:p>
    <w:p w14:paraId="170D77A0" w14:textId="11A16E66" w:rsidR="00E12E80" w:rsidRPr="00D612C2" w:rsidRDefault="00E12E80">
      <w:pPr>
        <w:pStyle w:val="Body"/>
      </w:pPr>
    </w:p>
    <w:p w14:paraId="7AB2FE7A" w14:textId="0D5B1EC6" w:rsidR="00E12E80" w:rsidRDefault="00E12E80">
      <w:pPr>
        <w:pStyle w:val="Heading3"/>
      </w:pPr>
      <w:bookmarkStart w:id="836" w:name="_Toc49245238"/>
      <w:r>
        <w:t>TX to TX delta phase variation.</w:t>
      </w:r>
      <w:bookmarkEnd w:id="836"/>
      <w:r>
        <w:t xml:space="preserve"> </w:t>
      </w:r>
    </w:p>
    <w:p w14:paraId="3FD987DB" w14:textId="77777777" w:rsidR="00E12E80" w:rsidRDefault="00E12E80">
      <w:pPr>
        <w:pStyle w:val="Heading4"/>
      </w:pPr>
      <w:r>
        <w:t xml:space="preserve">Block diagram </w:t>
      </w:r>
    </w:p>
    <w:p w14:paraId="173DA804" w14:textId="40623FC5" w:rsidR="00E12E80" w:rsidRDefault="00E12E80">
      <w:pPr>
        <w:pStyle w:val="Body"/>
      </w:pPr>
      <w:r>
        <w:t xml:space="preserve">The “TX to TX delta phase variation ” safety mechanism measures the variation of the phase init between  2 TX.  If the delta phase variation is higher than a defined threshold, a flag </w:t>
      </w:r>
      <w:r w:rsidR="00D22293">
        <w:t>is</w:t>
      </w:r>
      <w:r>
        <w:t xml:space="preserve"> asserted. </w:t>
      </w:r>
    </w:p>
    <w:p w14:paraId="3363518F" w14:textId="77777777" w:rsidR="00E12E80" w:rsidRDefault="00E12E80">
      <w:pPr>
        <w:pStyle w:val="Body"/>
      </w:pPr>
    </w:p>
    <w:p w14:paraId="043CA5F5" w14:textId="1435451B" w:rsidR="00E12E80" w:rsidRDefault="00E12E80">
      <w:pPr>
        <w:pStyle w:val="Body"/>
      </w:pPr>
      <w:r>
        <w:t xml:space="preserve">The design under test </w:t>
      </w:r>
      <w:r w:rsidR="002F0DB5">
        <w:t xml:space="preserve">are the </w:t>
      </w:r>
      <w:r>
        <w:t xml:space="preserve"> 2  TX</w:t>
      </w:r>
      <w:r w:rsidR="00D22293">
        <w:t>s</w:t>
      </w:r>
      <w:r>
        <w:t xml:space="preserve"> .</w:t>
      </w:r>
    </w:p>
    <w:p w14:paraId="25B754AA" w14:textId="77777777" w:rsidR="00E12E80" w:rsidRDefault="00E12E80">
      <w:pPr>
        <w:pStyle w:val="Body"/>
      </w:pPr>
      <w:r>
        <w:t>The measurement  mechanism is composed by the TX BIST module, the ATB ADC and post processing in the ARM7</w:t>
      </w:r>
    </w:p>
    <w:p w14:paraId="0537BB21" w14:textId="77777777" w:rsidR="00E12E80" w:rsidRDefault="00E12E80">
      <w:pPr>
        <w:pStyle w:val="Body"/>
      </w:pPr>
    </w:p>
    <w:p w14:paraId="46128B66" w14:textId="1D6D2490" w:rsidR="00E12E80" w:rsidRDefault="00E12E80">
      <w:pPr>
        <w:pStyle w:val="Body"/>
      </w:pPr>
      <w:r>
        <w:rPr>
          <w:noProof/>
        </w:rPr>
        <mc:AlternateContent>
          <mc:Choice Requires="wps">
            <w:drawing>
              <wp:anchor distT="0" distB="0" distL="114300" distR="114300" simplePos="0" relativeHeight="251659776" behindDoc="0" locked="0" layoutInCell="1" allowOverlap="1" wp14:anchorId="7F206A3F" wp14:editId="5490CB5B">
                <wp:simplePos x="0" y="0"/>
                <wp:positionH relativeFrom="column">
                  <wp:posOffset>0</wp:posOffset>
                </wp:positionH>
                <wp:positionV relativeFrom="paragraph">
                  <wp:posOffset>2675255</wp:posOffset>
                </wp:positionV>
                <wp:extent cx="50165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1B0F5272" w14:textId="32553F12" w:rsidR="00FF2D65" w:rsidRPr="00297C34" w:rsidRDefault="00FF2D65" w:rsidP="006803B6">
                            <w:pPr>
                              <w:pStyle w:val="Caption"/>
                              <w:jc w:val="center"/>
                              <w:rPr>
                                <w:noProof/>
                              </w:rPr>
                            </w:pPr>
                            <w:bookmarkStart w:id="837" w:name="_Toc42070805"/>
                            <w:bookmarkStart w:id="838" w:name="_Toc42511856"/>
                            <w:r>
                              <w:t>Figure 47: TX 2 TX delta phase variation block diagram</w:t>
                            </w:r>
                            <w:bookmarkEnd w:id="837"/>
                            <w:bookmarkEnd w:id="8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06A3F" id="Text Box 25" o:spid="_x0000_s1051" type="#_x0000_t202" style="position:absolute;margin-left:0;margin-top:210.65pt;width:39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" stroked="f">
                <v:textbox style="mso-fit-shape-to-text:t" inset="0,0,0,0">
                  <w:txbxContent>
                    <w:p w14:paraId="1B0F5272" w14:textId="32553F12" w:rsidR="00FF2D65" w:rsidRPr="00297C34" w:rsidRDefault="00FF2D65" w:rsidP="006803B6">
                      <w:pPr>
                        <w:pStyle w:val="Caption"/>
                        <w:jc w:val="center"/>
                        <w:rPr>
                          <w:noProof/>
                        </w:rPr>
                      </w:pPr>
                      <w:bookmarkStart w:id="839" w:name="_Toc42070805"/>
                      <w:bookmarkStart w:id="840" w:name="_Toc42511856"/>
                      <w:r>
                        <w:t>Figure 47: TX 2 TX delta phase variation block diagram</w:t>
                      </w:r>
                      <w:bookmarkEnd w:id="839"/>
                      <w:bookmarkEnd w:id="840"/>
                    </w:p>
                  </w:txbxContent>
                </v:textbox>
                <w10:wrap type="square"/>
              </v:shape>
            </w:pict>
          </mc:Fallback>
        </mc:AlternateContent>
      </w:r>
      <w:r>
        <w:rPr>
          <w:noProof/>
        </w:rPr>
        <w:drawing>
          <wp:anchor distT="0" distB="0" distL="114300" distR="114300" simplePos="0" relativeHeight="251654656" behindDoc="0" locked="0" layoutInCell="1" allowOverlap="1" wp14:anchorId="0F679104" wp14:editId="51D63BE6">
            <wp:simplePos x="0" y="0"/>
            <wp:positionH relativeFrom="column">
              <wp:posOffset>0</wp:posOffset>
            </wp:positionH>
            <wp:positionV relativeFrom="paragraph">
              <wp:posOffset>224790</wp:posOffset>
            </wp:positionV>
            <wp:extent cx="5016500" cy="2393315"/>
            <wp:effectExtent l="0" t="0" r="0" b="698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5016500" cy="2393315"/>
                    </a:xfrm>
                    <a:prstGeom prst="rect">
                      <a:avLst/>
                    </a:prstGeom>
                  </pic:spPr>
                </pic:pic>
              </a:graphicData>
            </a:graphic>
          </wp:anchor>
        </w:drawing>
      </w:r>
    </w:p>
    <w:p w14:paraId="507A9A8D" w14:textId="77777777" w:rsidR="00E12E80" w:rsidRDefault="00E12E80">
      <w:pPr>
        <w:pStyle w:val="Body"/>
      </w:pPr>
    </w:p>
    <w:p w14:paraId="0A87EC8A" w14:textId="77777777" w:rsidR="00E12E80" w:rsidRDefault="00E12E80">
      <w:pPr>
        <w:pStyle w:val="Body"/>
      </w:pPr>
    </w:p>
    <w:p w14:paraId="1B8A3164" w14:textId="77777777" w:rsidR="00E12E80" w:rsidRDefault="00E12E80">
      <w:pPr>
        <w:pStyle w:val="Body"/>
      </w:pPr>
    </w:p>
    <w:p w14:paraId="1F959934" w14:textId="77777777" w:rsidR="00E12E80" w:rsidRPr="00D612C2" w:rsidRDefault="00E12E80">
      <w:pPr>
        <w:pStyle w:val="Body"/>
      </w:pPr>
    </w:p>
    <w:p w14:paraId="49232B7E" w14:textId="77777777" w:rsidR="00E12E80" w:rsidRDefault="00E12E80">
      <w:pPr>
        <w:pStyle w:val="Heading4"/>
      </w:pPr>
      <w:r>
        <w:t>TX to TX delta phase variation  principle</w:t>
      </w:r>
    </w:p>
    <w:p w14:paraId="6548652D" w14:textId="305F6D09" w:rsidR="00E12E80" w:rsidRDefault="00E12E80">
      <w:pPr>
        <w:pStyle w:val="Body"/>
      </w:pPr>
      <w:r>
        <w:t xml:space="preserve">In the context of safety 1 phase shall be measured using the </w:t>
      </w:r>
      <w:r w:rsidR="00CB6A74">
        <w:t>process</w:t>
      </w:r>
      <w:r>
        <w:t xml:space="preserve"> described  chapter 8.3.1 .</w:t>
      </w:r>
    </w:p>
    <w:p w14:paraId="255E5879" w14:textId="0F1788D6" w:rsidR="00E12E80" w:rsidRDefault="00E12E80">
      <w:pPr>
        <w:pStyle w:val="Body"/>
      </w:pPr>
    </w:p>
    <w:p w14:paraId="283E7E8F" w14:textId="1F662A90" w:rsidR="002F0DB5" w:rsidRDefault="002F0DB5">
      <w:pPr>
        <w:pStyle w:val="Body"/>
      </w:pPr>
      <w:r>
        <w:t xml:space="preserve">The first TX is used to </w:t>
      </w:r>
      <w:r w:rsidR="00CB6A74">
        <w:t>generate</w:t>
      </w:r>
      <w:r>
        <w:t xml:space="preserve"> the IF. In the context of safety</w:t>
      </w:r>
      <w:r w:rsidR="00CB6A74">
        <w:t>,</w:t>
      </w:r>
      <w:r>
        <w:t xml:space="preserve"> the IF is described using 16  phase </w:t>
      </w:r>
      <m:oMath>
        <m:r>
          <m:rPr>
            <m:nor/>
          </m:rPr>
          <w:rPr>
            <w:rFonts w:ascii="Cambria Math" w:hAnsi="Cambria Math"/>
            <w:lang w:val="el-GR"/>
          </w:rPr>
          <m:t>Φ</m:t>
        </m:r>
        <m:r>
          <m:rPr>
            <m:nor/>
          </m:rPr>
          <m:t>1</m:t>
        </m:r>
      </m:oMath>
      <w:r>
        <w:t>=</w:t>
      </w:r>
      <w:r w:rsidRPr="00FB126B">
        <w:t xml:space="preserve"> </w:t>
      </w:r>
      <w:r>
        <w:t xml:space="preserve">  </w:t>
      </w:r>
      <m:oMath>
        <m:r>
          <w:rPr>
            <w:rFonts w:ascii="Cambria Math" w:hAnsi="Cambria Math"/>
          </w:rPr>
          <m:t>[0 22.5 45 67.5 90 112.5 135 157.5  180 202.5 225 247.5 270 292.5  315 337.5]</m:t>
        </m:r>
      </m:oMath>
      <w:r>
        <w:t xml:space="preserve"> .  The FFT shall be done using the same number of points</w:t>
      </w:r>
      <w:r w:rsidR="00CB6A74">
        <w:t>.</w:t>
      </w:r>
    </w:p>
    <w:p w14:paraId="14E92C3F" w14:textId="1697C946" w:rsidR="002F0DB5" w:rsidRPr="00D612C2" w:rsidRDefault="002F0DB5">
      <w:pPr>
        <w:pStyle w:val="Body"/>
      </w:pPr>
    </w:p>
    <w:p w14:paraId="6D9212E6" w14:textId="3075B01B" w:rsidR="00E12E80" w:rsidRDefault="00E12E80">
      <w:pPr>
        <w:pStyle w:val="Body"/>
      </w:pPr>
      <w:r>
        <w:t xml:space="preserve">The fix phase </w:t>
      </w:r>
      <m:oMath>
        <m:r>
          <m:rPr>
            <m:nor/>
          </m:rPr>
          <w:rPr>
            <w:rFonts w:ascii="Cambria Math" w:hAnsi="Cambria Math"/>
            <w:lang w:val="el-GR"/>
          </w:rPr>
          <m:t>Φ</m:t>
        </m:r>
        <m:r>
          <m:rPr>
            <m:nor/>
          </m:rPr>
          <m:t>2</m:t>
        </m:r>
        <m:r>
          <m:rPr>
            <m:nor/>
          </m:rPr>
          <w:rPr>
            <w:rFonts w:ascii="Cambria Math"/>
          </w:rPr>
          <m:t xml:space="preserve"> </m:t>
        </m:r>
      </m:oMath>
      <w:r>
        <w:t xml:space="preserve">of the </w:t>
      </w:r>
      <w:r w:rsidR="002F0DB5">
        <w:t>second</w:t>
      </w:r>
      <w:r>
        <w:t xml:space="preserve"> TX shall be selected in  the range [0:360]</w:t>
      </w:r>
      <w:r>
        <w:rPr>
          <w:rFonts w:ascii="Bahnschrift" w:hAnsi="Bahnschrift"/>
        </w:rPr>
        <w:t xml:space="preserve">º </w:t>
      </w:r>
    </w:p>
    <w:p w14:paraId="17EBFE2A" w14:textId="77777777" w:rsidR="00E12E80" w:rsidRDefault="00E12E80">
      <w:pPr>
        <w:pStyle w:val="Body"/>
      </w:pPr>
      <w:r>
        <w:t>phase init  Φinit is computed at the end of each frame.</w:t>
      </w:r>
    </w:p>
    <w:p w14:paraId="23FB39B0" w14:textId="3F968C12" w:rsidR="005E670B" w:rsidRDefault="005E670B">
      <w:pPr>
        <w:pStyle w:val="Body"/>
      </w:pPr>
    </w:p>
    <w:p w14:paraId="0D8876D8" w14:textId="3CCA06D6" w:rsidR="005E670B" w:rsidRDefault="005E670B">
      <w:pPr>
        <w:pStyle w:val="Body"/>
      </w:pPr>
      <w:r>
        <w:t xml:space="preserve">The reference phase is a phase_init measurent stored in OTP or register. </w:t>
      </w:r>
    </w:p>
    <w:p w14:paraId="7EC339DE" w14:textId="2D751AA2" w:rsidR="005E670B" w:rsidRDefault="005E670B">
      <w:pPr>
        <w:pStyle w:val="Body"/>
      </w:pPr>
      <w:r>
        <w:t xml:space="preserve">The delta phase is defined as the difference between the phase init (Φinit)  computed at the end of each radar frame and a reference phase. </w:t>
      </w:r>
    </w:p>
    <w:p w14:paraId="47FB2D50" w14:textId="33BC31FE" w:rsidR="00E12E80" w:rsidRDefault="00E12E80">
      <w:pPr>
        <w:pStyle w:val="Body"/>
      </w:pPr>
      <w:r>
        <w:t>The delta phase variation is defined as the variation of delta phase</w:t>
      </w:r>
      <w:r w:rsidR="005E670B">
        <w:t xml:space="preserve"> over Radar cycle.</w:t>
      </w:r>
      <w:r>
        <w:t xml:space="preserve"> </w:t>
      </w:r>
    </w:p>
    <w:p w14:paraId="3B745977" w14:textId="77777777" w:rsidR="00E12E80" w:rsidRDefault="00E12E80">
      <w:pPr>
        <w:pStyle w:val="Body"/>
      </w:pPr>
      <w:r w:rsidRPr="00667624">
        <w:rPr>
          <w:noProof/>
        </w:rPr>
        <mc:AlternateContent>
          <mc:Choice Requires="wps">
            <w:drawing>
              <wp:anchor distT="0" distB="0" distL="114300" distR="114300" simplePos="0" relativeHeight="251657728" behindDoc="0" locked="0" layoutInCell="1" allowOverlap="1" wp14:anchorId="25323691" wp14:editId="22C4B83B">
                <wp:simplePos x="0" y="0"/>
                <wp:positionH relativeFrom="column">
                  <wp:posOffset>667909</wp:posOffset>
                </wp:positionH>
                <wp:positionV relativeFrom="paragraph">
                  <wp:posOffset>79651</wp:posOffset>
                </wp:positionV>
                <wp:extent cx="1200457" cy="358303"/>
                <wp:effectExtent l="0" t="0" r="0" b="0"/>
                <wp:wrapNone/>
                <wp:docPr id="265" name="Rectangle 264">
                  <a:extLst xmlns:a="http://schemas.openxmlformats.org/drawingml/2006/main">
                    <a:ext uri="{FF2B5EF4-FFF2-40B4-BE49-F238E27FC236}">
                      <a16:creationId xmlns:a16="http://schemas.microsoft.com/office/drawing/2014/main" id="{0567FB45-12AD-48D9-973D-31713D3484D9}"/>
                    </a:ext>
                  </a:extLst>
                </wp:docPr>
                <wp:cNvGraphicFramePr/>
                <a:graphic xmlns:a="http://schemas.openxmlformats.org/drawingml/2006/main">
                  <a:graphicData uri="http://schemas.microsoft.com/office/word/2010/wordprocessingShape">
                    <wps:wsp>
                      <wps:cNvSpPr/>
                      <wps:spPr>
                        <a:xfrm>
                          <a:off x="0" y="0"/>
                          <a:ext cx="1200457" cy="358303"/>
                        </a:xfrm>
                        <a:prstGeom prst="rect">
                          <a:avLst/>
                        </a:prstGeom>
                      </wps:spPr>
                      <wps:txbx>
                        <w:txbxContent>
                          <w:p w14:paraId="4652DD67" w14:textId="77777777" w:rsidR="00FF2D65" w:rsidRDefault="00FF2D65" w:rsidP="00E12E80">
                            <w:pPr>
                              <w:rPr>
                                <w:sz w:val="24"/>
                                <w:szCs w:val="24"/>
                              </w:rPr>
                            </w:pPr>
                          </w:p>
                        </w:txbxContent>
                      </wps:txbx>
                      <wps:bodyPr wrap="none">
                        <a:spAutoFit/>
                      </wps:bodyPr>
                    </wps:wsp>
                  </a:graphicData>
                </a:graphic>
              </wp:anchor>
            </w:drawing>
          </mc:Choice>
          <mc:Fallback>
            <w:pict>
              <v:rect w14:anchorId="25323691" id="Rectangle 264" o:spid="_x0000_s1052" style="position:absolute;margin-left:52.6pt;margin-top:6.25pt;width:94.5pt;height:28.2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" filled="f" stroked="f">
                <v:textbox style="mso-fit-shape-to-text:t">
                  <w:txbxContent>
                    <w:p w14:paraId="4652DD67" w14:textId="77777777" w:rsidR="00FF2D65" w:rsidRDefault="00FF2D65" w:rsidP="00E12E80">
                      <w:pPr>
                        <w:rPr>
                          <w:sz w:val="24"/>
                          <w:szCs w:val="24"/>
                        </w:rPr>
                      </w:pPr>
                    </w:p>
                  </w:txbxContent>
                </v:textbox>
              </v:rect>
            </w:pict>
          </mc:Fallback>
        </mc:AlternateContent>
      </w:r>
    </w:p>
    <w:p w14:paraId="79990FAE" w14:textId="77777777" w:rsidR="00E12E80" w:rsidRPr="00D612C2" w:rsidRDefault="00E12E80">
      <w:pPr>
        <w:pStyle w:val="Body"/>
      </w:pPr>
    </w:p>
    <w:p w14:paraId="7FFB8429" w14:textId="77777777" w:rsidR="00E12E80" w:rsidRDefault="00E12E80">
      <w:pPr>
        <w:pStyle w:val="Heading4"/>
      </w:pPr>
      <w:r>
        <w:t xml:space="preserve">Error on TX to TX delta phase variation  </w:t>
      </w:r>
    </w:p>
    <w:p w14:paraId="6F0A2622" w14:textId="77777777" w:rsidR="00E12E80" w:rsidRDefault="00E12E80">
      <w:pPr>
        <w:pStyle w:val="Body"/>
      </w:pPr>
      <w:r>
        <w:t>The safety mechanism is adding uncertainty on phase measurement .</w:t>
      </w:r>
    </w:p>
    <w:p w14:paraId="7365CF53" w14:textId="77777777" w:rsidR="00E12E80" w:rsidRDefault="00E12E80">
      <w:pPr>
        <w:pStyle w:val="Body"/>
      </w:pPr>
      <w:r>
        <w:t>The maximum error estimation is 1.8</w:t>
      </w:r>
      <w:r>
        <w:rPr>
          <w:rFonts w:ascii="Bahnschrift" w:hAnsi="Bahnschrift"/>
        </w:rPr>
        <w:t>º</w:t>
      </w:r>
    </w:p>
    <w:p w14:paraId="23CF8F6D" w14:textId="77777777" w:rsidR="00E12E80" w:rsidRPr="00D612C2" w:rsidRDefault="00E12E80">
      <w:pPr>
        <w:pStyle w:val="Body"/>
      </w:pPr>
    </w:p>
    <w:p w14:paraId="6CBE0E34" w14:textId="77777777" w:rsidR="00E12E80" w:rsidRDefault="00E12E80">
      <w:pPr>
        <w:pStyle w:val="Heading4"/>
      </w:pPr>
      <w:r>
        <w:t>TX to TX delta phase variation  algorithm</w:t>
      </w:r>
    </w:p>
    <w:p w14:paraId="5233D747" w14:textId="77777777" w:rsidR="00E12E80" w:rsidRDefault="00E12E80">
      <w:pPr>
        <w:pStyle w:val="Body"/>
      </w:pPr>
    </w:p>
    <w:p w14:paraId="29D69855" w14:textId="3498FF26" w:rsidR="00E12E80" w:rsidRDefault="00E12E80">
      <w:pPr>
        <w:pStyle w:val="Body"/>
      </w:pPr>
      <w:r>
        <w:rPr>
          <w:noProof/>
        </w:rPr>
        <mc:AlternateContent>
          <mc:Choice Requires="wps">
            <w:drawing>
              <wp:anchor distT="0" distB="0" distL="114300" distR="114300" simplePos="0" relativeHeight="251660800" behindDoc="0" locked="0" layoutInCell="1" allowOverlap="1" wp14:anchorId="6C813024" wp14:editId="6FDC6275">
                <wp:simplePos x="0" y="0"/>
                <wp:positionH relativeFrom="column">
                  <wp:posOffset>0</wp:posOffset>
                </wp:positionH>
                <wp:positionV relativeFrom="paragraph">
                  <wp:posOffset>4617720</wp:posOffset>
                </wp:positionV>
                <wp:extent cx="416623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14:paraId="155C3EEA" w14:textId="0B615B3A" w:rsidR="00FF2D65" w:rsidRPr="00F71DFF" w:rsidRDefault="00FF2D65" w:rsidP="006803B6">
                            <w:pPr>
                              <w:pStyle w:val="Caption"/>
                              <w:jc w:val="center"/>
                              <w:rPr>
                                <w:noProof/>
                              </w:rPr>
                            </w:pPr>
                            <w:bookmarkStart w:id="841" w:name="_Toc42070806"/>
                            <w:bookmarkStart w:id="842" w:name="_Toc42511857"/>
                            <w:r>
                              <w:t>Figure 48:TX 2 TX delta phase variation algorithm</w:t>
                            </w:r>
                            <w:bookmarkEnd w:id="841"/>
                            <w:bookmarkEnd w:id="8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13024" id="Text Box 34" o:spid="_x0000_s1053" type="#_x0000_t202" style="position:absolute;margin-left:0;margin-top:363.6pt;width:328.0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G4LgIAAGc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" stroked="f">
                <v:textbox style="mso-fit-shape-to-text:t" inset="0,0,0,0">
                  <w:txbxContent>
                    <w:p w14:paraId="155C3EEA" w14:textId="0B615B3A" w:rsidR="00FF2D65" w:rsidRPr="00F71DFF" w:rsidRDefault="00FF2D65" w:rsidP="006803B6">
                      <w:pPr>
                        <w:pStyle w:val="Caption"/>
                        <w:jc w:val="center"/>
                        <w:rPr>
                          <w:noProof/>
                        </w:rPr>
                      </w:pPr>
                      <w:bookmarkStart w:id="843" w:name="_Toc42070806"/>
                      <w:bookmarkStart w:id="844" w:name="_Toc42511857"/>
                      <w:r>
                        <w:t>Figure 48:TX 2 TX delta phase variation algorithm</w:t>
                      </w:r>
                      <w:bookmarkEnd w:id="843"/>
                      <w:bookmarkEnd w:id="844"/>
                    </w:p>
                  </w:txbxContent>
                </v:textbox>
                <w10:wrap type="square"/>
              </v:shape>
            </w:pict>
          </mc:Fallback>
        </mc:AlternateContent>
      </w:r>
      <w:r>
        <w:rPr>
          <w:noProof/>
        </w:rPr>
        <w:drawing>
          <wp:anchor distT="0" distB="0" distL="114300" distR="114300" simplePos="0" relativeHeight="251656704" behindDoc="0" locked="0" layoutInCell="1" allowOverlap="1" wp14:anchorId="2612E4BC" wp14:editId="74BA1717">
            <wp:simplePos x="0" y="0"/>
            <wp:positionH relativeFrom="margin">
              <wp:posOffset>0</wp:posOffset>
            </wp:positionH>
            <wp:positionV relativeFrom="paragraph">
              <wp:posOffset>206375</wp:posOffset>
            </wp:positionV>
            <wp:extent cx="4166235" cy="4354195"/>
            <wp:effectExtent l="0" t="0" r="5715"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166235" cy="4354195"/>
                    </a:xfrm>
                    <a:prstGeom prst="rect">
                      <a:avLst/>
                    </a:prstGeom>
                  </pic:spPr>
                </pic:pic>
              </a:graphicData>
            </a:graphic>
            <wp14:sizeRelH relativeFrom="margin">
              <wp14:pctWidth>0</wp14:pctWidth>
            </wp14:sizeRelH>
            <wp14:sizeRelV relativeFrom="margin">
              <wp14:pctHeight>0</wp14:pctHeight>
            </wp14:sizeRelV>
          </wp:anchor>
        </w:drawing>
      </w:r>
    </w:p>
    <w:p w14:paraId="289ED10B" w14:textId="77777777" w:rsidR="00E12E80" w:rsidRDefault="00E12E80">
      <w:pPr>
        <w:pStyle w:val="Body"/>
      </w:pPr>
    </w:p>
    <w:p w14:paraId="6FC65681" w14:textId="77777777" w:rsidR="00E12E80" w:rsidRDefault="00E12E80">
      <w:pPr>
        <w:pStyle w:val="Body"/>
      </w:pPr>
    </w:p>
    <w:p w14:paraId="26F185F4" w14:textId="77777777" w:rsidR="00E12E80" w:rsidRDefault="00E12E80">
      <w:pPr>
        <w:pStyle w:val="Body"/>
      </w:pPr>
    </w:p>
    <w:p w14:paraId="1AACBB7B" w14:textId="77777777" w:rsidR="00E12E80" w:rsidRDefault="00E12E80">
      <w:pPr>
        <w:pStyle w:val="Body"/>
      </w:pPr>
    </w:p>
    <w:p w14:paraId="6FA12F5A" w14:textId="77777777" w:rsidR="00E12E80" w:rsidRDefault="00E12E80">
      <w:pPr>
        <w:pStyle w:val="Body"/>
      </w:pPr>
    </w:p>
    <w:p w14:paraId="15A28F73" w14:textId="77777777" w:rsidR="00E12E80" w:rsidRDefault="00E12E80">
      <w:pPr>
        <w:pStyle w:val="Body"/>
      </w:pPr>
    </w:p>
    <w:p w14:paraId="1865FD15" w14:textId="77777777" w:rsidR="00E12E80" w:rsidRDefault="00E12E80">
      <w:pPr>
        <w:pStyle w:val="Body"/>
      </w:pPr>
    </w:p>
    <w:p w14:paraId="1BAABAFD" w14:textId="77777777" w:rsidR="00E12E80" w:rsidRDefault="00E12E80">
      <w:pPr>
        <w:pStyle w:val="Body"/>
      </w:pPr>
    </w:p>
    <w:p w14:paraId="7FD443C3" w14:textId="77777777" w:rsidR="00E12E80" w:rsidRDefault="00E12E80">
      <w:pPr>
        <w:pStyle w:val="Body"/>
      </w:pPr>
    </w:p>
    <w:p w14:paraId="0D389777" w14:textId="77777777" w:rsidR="00E12E80" w:rsidRDefault="00E12E80">
      <w:pPr>
        <w:pStyle w:val="Body"/>
      </w:pPr>
    </w:p>
    <w:p w14:paraId="4F175B04" w14:textId="77777777" w:rsidR="00E12E80" w:rsidRDefault="00E12E80">
      <w:pPr>
        <w:pStyle w:val="Body"/>
      </w:pPr>
    </w:p>
    <w:p w14:paraId="4E0B776D" w14:textId="77777777" w:rsidR="00E12E80" w:rsidRDefault="00E12E80">
      <w:pPr>
        <w:pStyle w:val="Body"/>
      </w:pPr>
    </w:p>
    <w:p w14:paraId="28F17BAC" w14:textId="77777777" w:rsidR="00E12E80" w:rsidRDefault="00E12E80">
      <w:pPr>
        <w:pStyle w:val="Body"/>
      </w:pPr>
    </w:p>
    <w:p w14:paraId="53223E9D" w14:textId="77777777" w:rsidR="00E12E80" w:rsidRDefault="00E12E80">
      <w:pPr>
        <w:pStyle w:val="Body"/>
      </w:pPr>
    </w:p>
    <w:p w14:paraId="63C8F1A9" w14:textId="77777777" w:rsidR="00E12E80" w:rsidRDefault="00E12E80">
      <w:pPr>
        <w:pStyle w:val="Body"/>
      </w:pPr>
    </w:p>
    <w:p w14:paraId="2EEBDE6D" w14:textId="77777777" w:rsidR="00E12E80" w:rsidRDefault="00E12E80">
      <w:pPr>
        <w:pStyle w:val="Body"/>
      </w:pPr>
    </w:p>
    <w:p w14:paraId="29C0C302" w14:textId="77777777" w:rsidR="00E12E80" w:rsidRDefault="00E12E80">
      <w:pPr>
        <w:pStyle w:val="Body"/>
      </w:pPr>
    </w:p>
    <w:p w14:paraId="6305DB2C" w14:textId="77777777" w:rsidR="00E12E80" w:rsidRDefault="00E12E80">
      <w:pPr>
        <w:pStyle w:val="Body"/>
      </w:pPr>
    </w:p>
    <w:p w14:paraId="72B610B5" w14:textId="77777777" w:rsidR="00E12E80" w:rsidRDefault="00E12E80">
      <w:pPr>
        <w:pStyle w:val="Body"/>
      </w:pPr>
    </w:p>
    <w:p w14:paraId="4DABD4E8" w14:textId="77777777" w:rsidR="00E12E80" w:rsidRDefault="00E12E80">
      <w:pPr>
        <w:pStyle w:val="Body"/>
      </w:pPr>
    </w:p>
    <w:p w14:paraId="5413AA83" w14:textId="77777777" w:rsidR="00E12E80" w:rsidRDefault="00E12E80">
      <w:pPr>
        <w:pStyle w:val="Body"/>
      </w:pPr>
    </w:p>
    <w:p w14:paraId="11814274" w14:textId="77777777" w:rsidR="00E12E80" w:rsidRDefault="00E12E80">
      <w:pPr>
        <w:pStyle w:val="Heading4"/>
      </w:pPr>
      <w:r>
        <w:t>TX to TX delta phase variation  sequence</w:t>
      </w:r>
    </w:p>
    <w:p w14:paraId="26DF0DF8" w14:textId="77777777" w:rsidR="00E12E80" w:rsidRDefault="00E12E80">
      <w:pPr>
        <w:pStyle w:val="Body"/>
      </w:pPr>
    </w:p>
    <w:p w14:paraId="5627B4EA" w14:textId="77777777" w:rsidR="00E12E80" w:rsidRDefault="00E12E80">
      <w:pPr>
        <w:pStyle w:val="Body"/>
      </w:pPr>
      <w:r>
        <w:t xml:space="preserve">TX to TX delta phase variation  is done by creating successive pairs  of the 4 TX. </w:t>
      </w:r>
    </w:p>
    <w:p w14:paraId="4C545C55" w14:textId="77777777" w:rsidR="00E12E80" w:rsidRDefault="00E12E80">
      <w:pPr>
        <w:pStyle w:val="Body"/>
      </w:pPr>
    </w:p>
    <w:p w14:paraId="5B671539" w14:textId="77777777" w:rsidR="00E12E80" w:rsidRDefault="00E12E80">
      <w:pPr>
        <w:pStyle w:val="Body"/>
      </w:pPr>
      <w:r>
        <w:t>The mechanism is a 3 steps approach</w:t>
      </w:r>
    </w:p>
    <w:p w14:paraId="1CA61E93" w14:textId="77777777" w:rsidR="00E12E80" w:rsidRDefault="00E12E80">
      <w:pPr>
        <w:pStyle w:val="Body"/>
      </w:pPr>
      <w:r>
        <w:t>Step1:</w:t>
      </w:r>
    </w:p>
    <w:p w14:paraId="2BEFB257" w14:textId="77777777" w:rsidR="00E12E80" w:rsidRDefault="00E12E80">
      <w:pPr>
        <w:pStyle w:val="Body"/>
      </w:pPr>
      <w:r>
        <w:t xml:space="preserve"> </w:t>
      </w:r>
      <w:r>
        <w:tab/>
        <w:t>IF is generating on TX1 , Fixed frequency on TX2</w:t>
      </w:r>
    </w:p>
    <w:p w14:paraId="25996B47" w14:textId="77777777" w:rsidR="00E12E80" w:rsidRDefault="00E12E80">
      <w:pPr>
        <w:pStyle w:val="Body"/>
      </w:pPr>
      <w:r>
        <w:t>Step2:</w:t>
      </w:r>
    </w:p>
    <w:p w14:paraId="09B55B10" w14:textId="77777777" w:rsidR="00E12E80" w:rsidRDefault="00E12E80">
      <w:pPr>
        <w:pStyle w:val="Body"/>
      </w:pPr>
      <w:r>
        <w:t xml:space="preserve"> </w:t>
      </w:r>
      <w:r>
        <w:tab/>
        <w:t>IF is generating on TX2 , Fixed frequency on TX3</w:t>
      </w:r>
    </w:p>
    <w:p w14:paraId="0D73273E" w14:textId="77777777" w:rsidR="00E12E80" w:rsidRDefault="00E12E80">
      <w:pPr>
        <w:pStyle w:val="Body"/>
      </w:pPr>
      <w:r>
        <w:t>Step3:</w:t>
      </w:r>
    </w:p>
    <w:p w14:paraId="15B5325E" w14:textId="77777777" w:rsidR="00E12E80" w:rsidRDefault="00E12E80" w:rsidP="001F1C32">
      <w:pPr>
        <w:pStyle w:val="Body"/>
      </w:pPr>
      <w:r>
        <w:t>IF is generating on TX3 , Fixed frequency on TX4</w:t>
      </w:r>
    </w:p>
    <w:p w14:paraId="635A0681" w14:textId="77777777" w:rsidR="00E12E80" w:rsidRDefault="00E12E80">
      <w:pPr>
        <w:pStyle w:val="Body"/>
      </w:pPr>
    </w:p>
    <w:p w14:paraId="0FB87236" w14:textId="59B13B19" w:rsidR="00E12E80" w:rsidRDefault="00E12E80">
      <w:pPr>
        <w:pStyle w:val="Body"/>
      </w:pPr>
      <w:r>
        <w:t>One only  ATB ADC I used</w:t>
      </w:r>
      <w:r w:rsidR="005E670B">
        <w:t xml:space="preserve"> during the safety check</w:t>
      </w:r>
      <w:r>
        <w:t>.</w:t>
      </w:r>
    </w:p>
    <w:p w14:paraId="320231F2" w14:textId="77777777" w:rsidR="00E12E80" w:rsidRDefault="00E12E80">
      <w:pPr>
        <w:pStyle w:val="Body"/>
      </w:pPr>
    </w:p>
    <w:p w14:paraId="1942F0D3" w14:textId="77777777" w:rsidR="00E12E80" w:rsidRDefault="00E12E80">
      <w:pPr>
        <w:pStyle w:val="Body"/>
      </w:pPr>
    </w:p>
    <w:p w14:paraId="381D954F" w14:textId="2EDEDA41" w:rsidR="00E12E80" w:rsidRDefault="00E12E80">
      <w:pPr>
        <w:pStyle w:val="Body"/>
      </w:pPr>
      <w:r>
        <w:rPr>
          <w:noProof/>
        </w:rPr>
        <mc:AlternateContent>
          <mc:Choice Requires="wps">
            <w:drawing>
              <wp:anchor distT="0" distB="0" distL="114300" distR="114300" simplePos="0" relativeHeight="251661824" behindDoc="0" locked="0" layoutInCell="1" allowOverlap="1" wp14:anchorId="3667C495" wp14:editId="2214BF79">
                <wp:simplePos x="0" y="0"/>
                <wp:positionH relativeFrom="column">
                  <wp:posOffset>-330200</wp:posOffset>
                </wp:positionH>
                <wp:positionV relativeFrom="paragraph">
                  <wp:posOffset>1757680</wp:posOffset>
                </wp:positionV>
                <wp:extent cx="59740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974080" cy="635"/>
                        </a:xfrm>
                        <a:prstGeom prst="rect">
                          <a:avLst/>
                        </a:prstGeom>
                        <a:solidFill>
                          <a:prstClr val="white"/>
                        </a:solidFill>
                        <a:ln>
                          <a:noFill/>
                        </a:ln>
                      </wps:spPr>
                      <wps:txbx>
                        <w:txbxContent>
                          <w:p w14:paraId="6B0DBA69" w14:textId="30F570B3" w:rsidR="00FF2D65" w:rsidRPr="006A54A5" w:rsidRDefault="00FF2D65" w:rsidP="006803B6">
                            <w:pPr>
                              <w:pStyle w:val="Caption"/>
                              <w:jc w:val="center"/>
                              <w:rPr>
                                <w:noProof/>
                              </w:rPr>
                            </w:pPr>
                            <w:bookmarkStart w:id="845" w:name="_Toc42070807"/>
                            <w:bookmarkStart w:id="846" w:name="_Toc42511858"/>
                            <w:r>
                              <w:t>Figure 49: Tx2 TX delta phase variation sequence</w:t>
                            </w:r>
                            <w:bookmarkEnd w:id="845"/>
                            <w:bookmarkEnd w:id="8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7C495" id="Text Box 35" o:spid="_x0000_s1054" type="#_x0000_t202" style="position:absolute;margin-left:-26pt;margin-top:138.4pt;width:470.4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" stroked="f">
                <v:textbox style="mso-fit-shape-to-text:t" inset="0,0,0,0">
                  <w:txbxContent>
                    <w:p w14:paraId="6B0DBA69" w14:textId="30F570B3" w:rsidR="00FF2D65" w:rsidRPr="006A54A5" w:rsidRDefault="00FF2D65" w:rsidP="006803B6">
                      <w:pPr>
                        <w:pStyle w:val="Caption"/>
                        <w:jc w:val="center"/>
                        <w:rPr>
                          <w:noProof/>
                        </w:rPr>
                      </w:pPr>
                      <w:bookmarkStart w:id="847" w:name="_Toc42070807"/>
                      <w:bookmarkStart w:id="848" w:name="_Toc42511858"/>
                      <w:r>
                        <w:t>Figure 49: Tx2 TX delta phase variation sequence</w:t>
                      </w:r>
                      <w:bookmarkEnd w:id="847"/>
                      <w:bookmarkEnd w:id="848"/>
                    </w:p>
                  </w:txbxContent>
                </v:textbox>
                <w10:wrap type="square"/>
              </v:shape>
            </w:pict>
          </mc:Fallback>
        </mc:AlternateContent>
      </w:r>
      <w:r>
        <w:rPr>
          <w:noProof/>
        </w:rPr>
        <w:drawing>
          <wp:anchor distT="0" distB="0" distL="114300" distR="114300" simplePos="0" relativeHeight="251655680" behindDoc="0" locked="0" layoutInCell="1" allowOverlap="1" wp14:anchorId="00152446" wp14:editId="11025103">
            <wp:simplePos x="0" y="0"/>
            <wp:positionH relativeFrom="page">
              <wp:align>right</wp:align>
            </wp:positionH>
            <wp:positionV relativeFrom="paragraph">
              <wp:posOffset>246158</wp:posOffset>
            </wp:positionV>
            <wp:extent cx="5974637" cy="1455089"/>
            <wp:effectExtent l="0" t="0" r="762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974637" cy="1455089"/>
                    </a:xfrm>
                    <a:prstGeom prst="rect">
                      <a:avLst/>
                    </a:prstGeom>
                  </pic:spPr>
                </pic:pic>
              </a:graphicData>
            </a:graphic>
            <wp14:sizeRelH relativeFrom="margin">
              <wp14:pctWidth>0</wp14:pctWidth>
            </wp14:sizeRelH>
            <wp14:sizeRelV relativeFrom="margin">
              <wp14:pctHeight>0</wp14:pctHeight>
            </wp14:sizeRelV>
          </wp:anchor>
        </w:drawing>
      </w:r>
    </w:p>
    <w:p w14:paraId="61F5DC8D" w14:textId="77777777" w:rsidR="00E12E80" w:rsidRDefault="00E12E80">
      <w:pPr>
        <w:pStyle w:val="Body"/>
      </w:pPr>
    </w:p>
    <w:p w14:paraId="301AF9CC" w14:textId="77777777" w:rsidR="00E12E80" w:rsidRDefault="00E12E80">
      <w:pPr>
        <w:pStyle w:val="Body"/>
      </w:pPr>
    </w:p>
    <w:p w14:paraId="35EE919B" w14:textId="77777777" w:rsidR="00E12E80" w:rsidRDefault="00E12E80">
      <w:pPr>
        <w:pStyle w:val="Body"/>
      </w:pPr>
    </w:p>
    <w:p w14:paraId="1C54B503" w14:textId="77777777" w:rsidR="00E12E80" w:rsidRDefault="00E12E80">
      <w:pPr>
        <w:pStyle w:val="Body"/>
      </w:pPr>
    </w:p>
    <w:p w14:paraId="78B0F56D" w14:textId="77777777" w:rsidR="00E12E80" w:rsidRPr="00D612C2" w:rsidRDefault="00E12E80">
      <w:pPr>
        <w:pStyle w:val="Body"/>
      </w:pPr>
    </w:p>
    <w:p w14:paraId="37C43F6C" w14:textId="77777777" w:rsidR="00E12E80" w:rsidRDefault="00E12E80">
      <w:pPr>
        <w:pStyle w:val="Heading4"/>
      </w:pPr>
      <w:r>
        <w:t>TX to TX delta phase variation  safety time</w:t>
      </w:r>
    </w:p>
    <w:p w14:paraId="7EC1F091" w14:textId="2721E8F6" w:rsidR="00E12E80" w:rsidRDefault="00E12E80">
      <w:pPr>
        <w:pStyle w:val="Body"/>
      </w:pPr>
      <w:r>
        <w:t xml:space="preserve">The estimation time using a 160MhzSPI access is </w:t>
      </w:r>
      <w:r w:rsidR="005E670B">
        <w:t>158</w:t>
      </w:r>
      <w:r>
        <w:t xml:space="preserve">us using a </w:t>
      </w:r>
      <w:r w:rsidR="005E670B">
        <w:t>16</w:t>
      </w:r>
      <w:r>
        <w:t>points FFT.</w:t>
      </w:r>
    </w:p>
    <w:p w14:paraId="0DF73BF5" w14:textId="77777777" w:rsidR="00E12E80" w:rsidRDefault="00E12E80">
      <w:pPr>
        <w:pStyle w:val="Body"/>
      </w:pPr>
    </w:p>
    <w:p w14:paraId="60C3DD00" w14:textId="77777777" w:rsidR="00E12E80" w:rsidRDefault="00E12E80">
      <w:pPr>
        <w:pStyle w:val="Body"/>
      </w:pPr>
    </w:p>
    <w:p w14:paraId="55022F47" w14:textId="0240232E" w:rsidR="00E12E80" w:rsidRDefault="00E12E80">
      <w:pPr>
        <w:pStyle w:val="Heading3"/>
      </w:pPr>
      <w:bookmarkStart w:id="849" w:name="_Toc49245239"/>
      <w:r>
        <w:t>TX Phase step measurement</w:t>
      </w:r>
      <w:bookmarkEnd w:id="849"/>
      <w:r>
        <w:t xml:space="preserve"> </w:t>
      </w:r>
    </w:p>
    <w:p w14:paraId="4FDC8E4F" w14:textId="77777777" w:rsidR="00E12E80" w:rsidRPr="00D612C2" w:rsidRDefault="00E12E80">
      <w:pPr>
        <w:pStyle w:val="Heading4"/>
      </w:pPr>
      <w:r>
        <w:t xml:space="preserve">Block diagram </w:t>
      </w:r>
    </w:p>
    <w:p w14:paraId="5B4C4C88" w14:textId="77777777" w:rsidR="00E12E80" w:rsidRDefault="00E12E80">
      <w:pPr>
        <w:pStyle w:val="Body"/>
      </w:pPr>
    </w:p>
    <w:p w14:paraId="1920E376" w14:textId="622E51C9" w:rsidR="00E12E80" w:rsidRDefault="00E12E80">
      <w:pPr>
        <w:pStyle w:val="Body"/>
      </w:pPr>
      <w:r>
        <w:t xml:space="preserve">The “TX phase step” safety mechanism measures the phase step between 2 successive phase code applied on a TX </w:t>
      </w:r>
      <w:r w:rsidR="005E670B">
        <w:t>.accuracy on the measurement is</w:t>
      </w:r>
      <w:r>
        <w:t xml:space="preserve"> 1.6</w:t>
      </w:r>
      <w:r>
        <w:rPr>
          <w:rFonts w:ascii="Bahnschrift" w:hAnsi="Bahnschrift"/>
        </w:rPr>
        <w:t>º</w:t>
      </w:r>
      <w:r>
        <w:t xml:space="preserve"> . If the phase step is higher than a defined threshold, a flag I asserted.</w:t>
      </w:r>
    </w:p>
    <w:p w14:paraId="1DC2E87B" w14:textId="77777777" w:rsidR="00E12E80" w:rsidRDefault="00E12E80">
      <w:pPr>
        <w:pStyle w:val="Body"/>
      </w:pPr>
    </w:p>
    <w:p w14:paraId="595D7C84" w14:textId="77777777" w:rsidR="00E12E80" w:rsidRDefault="00E12E80">
      <w:pPr>
        <w:pStyle w:val="Body"/>
      </w:pPr>
      <w:r>
        <w:t>The design under test is 1 TX .</w:t>
      </w:r>
    </w:p>
    <w:p w14:paraId="727EB8E1" w14:textId="77777777" w:rsidR="00E12E80" w:rsidRDefault="00E12E80">
      <w:pPr>
        <w:pStyle w:val="Body"/>
      </w:pPr>
      <w:r>
        <w:t>The measurement  mechanism is composed by 1 TX module(different from the DUT) , the TX BIST module, the ATB ADC and post processing in the ARM7</w:t>
      </w:r>
    </w:p>
    <w:p w14:paraId="02878348" w14:textId="77777777" w:rsidR="00E12E80" w:rsidRDefault="00E12E80">
      <w:pPr>
        <w:pStyle w:val="Body"/>
      </w:pPr>
    </w:p>
    <w:p w14:paraId="23C4183B" w14:textId="468F66AB" w:rsidR="00E12E80" w:rsidRDefault="00E12E80">
      <w:pPr>
        <w:pStyle w:val="Body"/>
      </w:pPr>
      <w:r>
        <w:rPr>
          <w:noProof/>
        </w:rPr>
        <w:drawing>
          <wp:anchor distT="0" distB="0" distL="114300" distR="114300" simplePos="0" relativeHeight="251645440" behindDoc="0" locked="0" layoutInCell="1" allowOverlap="1" wp14:anchorId="201D4A76" wp14:editId="20EAA194">
            <wp:simplePos x="0" y="0"/>
            <wp:positionH relativeFrom="column">
              <wp:posOffset>-352528</wp:posOffset>
            </wp:positionH>
            <wp:positionV relativeFrom="paragraph">
              <wp:posOffset>314251</wp:posOffset>
            </wp:positionV>
            <wp:extent cx="5016500" cy="293433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016500" cy="2934335"/>
                    </a:xfrm>
                    <a:prstGeom prst="rect">
                      <a:avLst/>
                    </a:prstGeom>
                  </pic:spPr>
                </pic:pic>
              </a:graphicData>
            </a:graphic>
          </wp:anchor>
        </w:drawing>
      </w:r>
    </w:p>
    <w:p w14:paraId="34E25652" w14:textId="77777777" w:rsidR="00E12E80" w:rsidRPr="00D612C2" w:rsidRDefault="00E12E80">
      <w:pPr>
        <w:pStyle w:val="Body"/>
      </w:pPr>
    </w:p>
    <w:p w14:paraId="6A164BD2" w14:textId="77777777" w:rsidR="00E12E80" w:rsidRDefault="00E12E80">
      <w:pPr>
        <w:pStyle w:val="Body"/>
      </w:pPr>
    </w:p>
    <w:p w14:paraId="7467B4CB" w14:textId="77777777" w:rsidR="00E12E80" w:rsidRDefault="00E12E80">
      <w:pPr>
        <w:pStyle w:val="Body"/>
      </w:pPr>
    </w:p>
    <w:p w14:paraId="498FB31A" w14:textId="77777777" w:rsidR="00E12E80" w:rsidRDefault="00E12E80">
      <w:pPr>
        <w:pStyle w:val="Body"/>
      </w:pPr>
    </w:p>
    <w:p w14:paraId="28D6C0E4" w14:textId="77777777" w:rsidR="00E12E80" w:rsidRDefault="00E12E80">
      <w:pPr>
        <w:pStyle w:val="Body"/>
      </w:pPr>
    </w:p>
    <w:p w14:paraId="51B2B981" w14:textId="77777777" w:rsidR="00E12E80" w:rsidRPr="00D612C2" w:rsidRDefault="00E12E80">
      <w:pPr>
        <w:pStyle w:val="Body"/>
      </w:pPr>
    </w:p>
    <w:p w14:paraId="50835910" w14:textId="77777777" w:rsidR="00E12E80" w:rsidRDefault="00E12E80">
      <w:pPr>
        <w:pStyle w:val="Body"/>
      </w:pPr>
    </w:p>
    <w:p w14:paraId="59FC946D" w14:textId="77777777" w:rsidR="00E12E80" w:rsidRDefault="00E12E80">
      <w:pPr>
        <w:pStyle w:val="Body"/>
      </w:pPr>
    </w:p>
    <w:p w14:paraId="49D6FCBA" w14:textId="77777777" w:rsidR="00E12E80" w:rsidRDefault="00E12E80">
      <w:pPr>
        <w:pStyle w:val="Body"/>
      </w:pPr>
    </w:p>
    <w:p w14:paraId="57AA5152" w14:textId="77777777" w:rsidR="00E12E80" w:rsidRDefault="00E12E80">
      <w:pPr>
        <w:pStyle w:val="Body"/>
      </w:pPr>
    </w:p>
    <w:p w14:paraId="3BFEAA41" w14:textId="77777777" w:rsidR="00E12E80" w:rsidRDefault="00E12E80">
      <w:pPr>
        <w:pStyle w:val="Body"/>
      </w:pPr>
    </w:p>
    <w:p w14:paraId="33D655EF" w14:textId="77777777" w:rsidR="00E12E80" w:rsidRDefault="00E12E80">
      <w:pPr>
        <w:pStyle w:val="Body"/>
      </w:pPr>
    </w:p>
    <w:p w14:paraId="40AB6EE4" w14:textId="0662881D" w:rsidR="00E12E80" w:rsidRDefault="00E12E80">
      <w:pPr>
        <w:pStyle w:val="Body"/>
      </w:pPr>
      <w:r>
        <w:rPr>
          <w:noProof/>
        </w:rPr>
        <mc:AlternateContent>
          <mc:Choice Requires="wps">
            <w:drawing>
              <wp:anchor distT="0" distB="0" distL="114300" distR="114300" simplePos="0" relativeHeight="251651584" behindDoc="0" locked="0" layoutInCell="1" allowOverlap="1" wp14:anchorId="6CACC128" wp14:editId="64457B29">
                <wp:simplePos x="0" y="0"/>
                <wp:positionH relativeFrom="margin">
                  <wp:align>right</wp:align>
                </wp:positionH>
                <wp:positionV relativeFrom="paragraph">
                  <wp:posOffset>352425</wp:posOffset>
                </wp:positionV>
                <wp:extent cx="5016500" cy="635"/>
                <wp:effectExtent l="0" t="0" r="0" b="6350"/>
                <wp:wrapSquare wrapText="bothSides"/>
                <wp:docPr id="63" name="Text Box 63"/>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74048584" w14:textId="52F15872" w:rsidR="00FF2D65" w:rsidRPr="00694EA4" w:rsidRDefault="00FF2D65" w:rsidP="00E12E80">
                            <w:pPr>
                              <w:pStyle w:val="Caption"/>
                              <w:jc w:val="center"/>
                              <w:rPr>
                                <w:noProof/>
                              </w:rPr>
                            </w:pPr>
                            <w:bookmarkStart w:id="850" w:name="_Toc42070808"/>
                            <w:bookmarkStart w:id="851" w:name="_Toc42511859"/>
                            <w:r>
                              <w:t>Figure 50: Phase step block diagram</w:t>
                            </w:r>
                            <w:bookmarkEnd w:id="850"/>
                            <w:bookmarkEnd w:id="8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CC128" id="Text Box 63" o:spid="_x0000_s1055" type="#_x0000_t202" style="position:absolute;margin-left:343.8pt;margin-top:27.75pt;width:395pt;height:.05pt;z-index:251651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5DVLwIAAGcEAAAOAAAAZHJzL2Uyb0RvYy54bWysVMGO2yAQvVfqPyDujZ2skl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" stroked="f">
                <v:textbox style="mso-fit-shape-to-text:t" inset="0,0,0,0">
                  <w:txbxContent>
                    <w:p w14:paraId="74048584" w14:textId="52F15872" w:rsidR="00FF2D65" w:rsidRPr="00694EA4" w:rsidRDefault="00FF2D65" w:rsidP="00E12E80">
                      <w:pPr>
                        <w:pStyle w:val="Caption"/>
                        <w:jc w:val="center"/>
                        <w:rPr>
                          <w:noProof/>
                        </w:rPr>
                      </w:pPr>
                      <w:bookmarkStart w:id="852" w:name="_Toc42070808"/>
                      <w:bookmarkStart w:id="853" w:name="_Toc42511859"/>
                      <w:r>
                        <w:t>Figure 50: Phase step block diagram</w:t>
                      </w:r>
                      <w:bookmarkEnd w:id="852"/>
                      <w:bookmarkEnd w:id="853"/>
                    </w:p>
                  </w:txbxContent>
                </v:textbox>
                <w10:wrap type="square" anchorx="margin"/>
              </v:shape>
            </w:pict>
          </mc:Fallback>
        </mc:AlternateContent>
      </w:r>
    </w:p>
    <w:p w14:paraId="0BC9FC18" w14:textId="38C78B3C" w:rsidR="00E12E80" w:rsidRDefault="00E12E80">
      <w:pPr>
        <w:pStyle w:val="Body"/>
      </w:pPr>
    </w:p>
    <w:p w14:paraId="5ED8E156" w14:textId="77777777" w:rsidR="00E12E80" w:rsidRDefault="00E12E80">
      <w:pPr>
        <w:pStyle w:val="Body"/>
      </w:pPr>
    </w:p>
    <w:p w14:paraId="4149780F" w14:textId="77777777" w:rsidR="00E12E80" w:rsidRDefault="00E12E80">
      <w:pPr>
        <w:pStyle w:val="Body"/>
      </w:pPr>
    </w:p>
    <w:p w14:paraId="3A8FACCB" w14:textId="77777777" w:rsidR="00E12E80" w:rsidRDefault="00E12E80">
      <w:pPr>
        <w:pStyle w:val="Body"/>
      </w:pPr>
    </w:p>
    <w:p w14:paraId="34E4BD51" w14:textId="77777777" w:rsidR="00E12E80" w:rsidRDefault="00E12E80">
      <w:pPr>
        <w:pStyle w:val="Heading4"/>
      </w:pPr>
      <w:r>
        <w:t xml:space="preserve">Tx phase step principle </w:t>
      </w:r>
    </w:p>
    <w:p w14:paraId="463F9089" w14:textId="77777777" w:rsidR="00E12E80" w:rsidRDefault="00E12E80">
      <w:pPr>
        <w:pStyle w:val="Body"/>
      </w:pPr>
    </w:p>
    <w:p w14:paraId="0F98B5E2" w14:textId="2514E028" w:rsidR="00E12E80" w:rsidRPr="00D612C2" w:rsidRDefault="00E12E80">
      <w:pPr>
        <w:pStyle w:val="Body"/>
      </w:pPr>
      <w:r>
        <w:t xml:space="preserve">In the context of safety 8 phases shall be measured using the </w:t>
      </w:r>
      <w:r w:rsidR="005E670B">
        <w:t>process</w:t>
      </w:r>
      <w:r>
        <w:t xml:space="preserve"> described  chapter 8.3.1 .</w:t>
      </w:r>
    </w:p>
    <w:p w14:paraId="708657F8" w14:textId="2CE81BE6" w:rsidR="00E12E80" w:rsidRDefault="00E12E80">
      <w:pPr>
        <w:pStyle w:val="Body"/>
      </w:pPr>
      <w:r>
        <w:t xml:space="preserve">Those 8 phases could be by example </w:t>
      </w:r>
      <m:oMath>
        <m:r>
          <m:rPr>
            <m:nor/>
          </m:rPr>
          <w:rPr>
            <w:rFonts w:ascii="Cambria Math" w:hAnsi="Cambria Math"/>
            <w:lang w:val="el-GR"/>
          </w:rPr>
          <m:t>Φ</m:t>
        </m:r>
        <m:r>
          <m:rPr>
            <m:nor/>
          </m:rPr>
          <m:t>2</m:t>
        </m:r>
      </m:oMath>
      <w:r>
        <w:t>=</w:t>
      </w:r>
      <w:r w:rsidRPr="00FB126B">
        <w:t xml:space="preserve"> </w:t>
      </w:r>
      <m:oMath>
        <m:r>
          <w:rPr>
            <w:rFonts w:ascii="Cambria Math" w:hAnsi="Cambria Math"/>
          </w:rPr>
          <m:t>[0 45 90 135 180 225 270 315]º</m:t>
        </m:r>
      </m:oMath>
      <w:r>
        <w:t xml:space="preserve"> . </w:t>
      </w:r>
    </w:p>
    <w:p w14:paraId="6CE9C020" w14:textId="6D257FE1" w:rsidR="00E12E80" w:rsidRDefault="00E12E80">
      <w:pPr>
        <w:pStyle w:val="Body"/>
      </w:pPr>
      <w:r>
        <w:t xml:space="preserve">The </w:t>
      </w:r>
      <w:r w:rsidR="002F0DB5">
        <w:t xml:space="preserve">first </w:t>
      </w:r>
      <w:r>
        <w:t xml:space="preserve">TX is used to </w:t>
      </w:r>
      <w:r w:rsidR="005E670B">
        <w:t>generate a “pseudo</w:t>
      </w:r>
      <w:r>
        <w:t xml:space="preserve"> IF</w:t>
      </w:r>
      <w:r w:rsidR="005E670B">
        <w:t>” signal</w:t>
      </w:r>
      <w:r>
        <w:t xml:space="preserve">. In the context of safety the IF is described using 8 phase </w:t>
      </w:r>
      <m:oMath>
        <m:r>
          <m:rPr>
            <m:nor/>
          </m:rPr>
          <w:rPr>
            <w:rFonts w:ascii="Cambria Math" w:hAnsi="Cambria Math"/>
            <w:lang w:val="el-GR"/>
          </w:rPr>
          <m:t>Φ</m:t>
        </m:r>
        <m:r>
          <m:rPr>
            <m:nor/>
          </m:rPr>
          <m:t>1</m:t>
        </m:r>
      </m:oMath>
      <w:r>
        <w:t>=</w:t>
      </w:r>
      <w:r w:rsidRPr="00FB126B">
        <w:t xml:space="preserve"> </w:t>
      </w:r>
      <m:oMath>
        <m:r>
          <w:rPr>
            <w:rFonts w:ascii="Cambria Math" w:hAnsi="Cambria Math"/>
          </w:rPr>
          <m:t>[0 45 90 135 180 225 270 315]</m:t>
        </m:r>
      </m:oMath>
      <w:r>
        <w:t xml:space="preserve"> .</w:t>
      </w:r>
      <w:r w:rsidR="002F0DB5">
        <w:t xml:space="preserve"> </w:t>
      </w:r>
      <w:r w:rsidR="00426005">
        <w:t>The successive difference of the input phase</w:t>
      </w:r>
      <w:r w:rsidR="005E670B">
        <w:t xml:space="preserve"> of the first TX </w:t>
      </w:r>
      <w:r w:rsidR="00426005">
        <w:t xml:space="preserve"> is </w:t>
      </w:r>
      <m:oMath>
        <m:sSub>
          <m:sSubPr>
            <m:ctrlPr>
              <w:rPr>
                <w:rFonts w:ascii="Cambria Math" w:hAnsi="Cambria Math"/>
                <w:i/>
                <w:iCs/>
              </w:rPr>
            </m:ctrlPr>
          </m:sSubPr>
          <m:e>
            <m:r>
              <w:rPr>
                <w:rFonts w:ascii="Cambria Math" w:hAnsi="Cambria Math"/>
              </w:rPr>
              <m:t> </m:t>
            </m:r>
            <m:r>
              <w:rPr>
                <w:rFonts w:ascii="Cambria Math" w:hAnsi="Cambria Math"/>
                <w:lang w:val="el-GR"/>
              </w:rPr>
              <m:t>Δ</m:t>
            </m:r>
          </m:e>
          <m:sub>
            <m:sSub>
              <m:sSubPr>
                <m:ctrlPr>
                  <w:rPr>
                    <w:rFonts w:ascii="Cambria Math" w:hAnsi="Cambria Math"/>
                    <w:i/>
                    <w:iCs/>
                  </w:rPr>
                </m:ctrlPr>
              </m:sSubPr>
              <m:e>
                <m:r>
                  <m:rPr>
                    <m:nor/>
                  </m:rPr>
                  <w:rPr>
                    <w:lang w:val="el-GR"/>
                  </w:rPr>
                  <m:t>φ</m:t>
                </m:r>
              </m:e>
              <m:sub>
                <m:r>
                  <w:rPr>
                    <w:rFonts w:ascii="Cambria Math" w:hAnsi="Cambria Math"/>
                  </w:rPr>
                  <m:t>1</m:t>
                </m:r>
              </m:sub>
            </m:sSub>
          </m:sub>
        </m:sSub>
      </m:oMath>
      <w:r w:rsidR="00426005" w:rsidRPr="00426005">
        <w:rPr>
          <w:i/>
          <w:iCs/>
        </w:rPr>
        <w:t>=</w:t>
      </w:r>
      <w:r w:rsidR="00426005" w:rsidRPr="00426005">
        <w:t>45 º</w:t>
      </w:r>
      <w:r w:rsidR="00426005">
        <w:t xml:space="preserve">. </w:t>
      </w:r>
      <w:r>
        <w:t>The FFT shall be done using the same number of points</w:t>
      </w:r>
      <w:r w:rsidR="005E670B">
        <w:t xml:space="preserve"> than the one used to generate the IF</w:t>
      </w:r>
      <w:r>
        <w:t xml:space="preserve">.  </w:t>
      </w:r>
    </w:p>
    <w:p w14:paraId="5E7C6F5A" w14:textId="77777777" w:rsidR="00E12E80" w:rsidRDefault="00E12E80">
      <w:pPr>
        <w:pStyle w:val="Body"/>
      </w:pPr>
    </w:p>
    <w:p w14:paraId="66C8C6E7" w14:textId="299326D0" w:rsidR="00E12E80" w:rsidRPr="00D612C2" w:rsidRDefault="00E12E80">
      <w:pPr>
        <w:pStyle w:val="Body"/>
      </w:pPr>
      <w:r>
        <w:t xml:space="preserve">for each of the </w:t>
      </w:r>
      <m:oMath>
        <m:r>
          <m:rPr>
            <m:nor/>
          </m:rPr>
          <w:rPr>
            <w:rFonts w:ascii="Cambria Math" w:hAnsi="Cambria Math"/>
            <w:lang w:val="el-GR"/>
          </w:rPr>
          <m:t>Φ</m:t>
        </m:r>
        <m:r>
          <m:rPr>
            <m:nor/>
          </m:rPr>
          <m:t>2</m:t>
        </m:r>
        <m:r>
          <m:rPr>
            <m:nor/>
          </m:rPr>
          <w:rPr>
            <w:rFonts w:ascii="Cambria Math"/>
          </w:rPr>
          <m:t xml:space="preserve"> </m:t>
        </m:r>
      </m:oMath>
      <w:r>
        <w:t>input phase an output phase</w:t>
      </w:r>
      <w:r w:rsidR="00426005">
        <w:t xml:space="preserve"> </w:t>
      </w:r>
      <m:oMath>
        <m:sSub>
          <m:sSubPr>
            <m:ctrlPr>
              <w:rPr>
                <w:rFonts w:ascii="Cambria Math" w:hAnsi="Cambria Math"/>
                <w:i/>
                <w:iCs/>
              </w:rPr>
            </m:ctrlPr>
          </m:sSubPr>
          <m:e>
            <m:sSub>
              <m:sSubPr>
                <m:ctrlPr>
                  <w:rPr>
                    <w:rFonts w:ascii="Cambria Math" w:hAnsi="Cambria Math"/>
                    <w:i/>
                    <w:iCs/>
                  </w:rPr>
                </m:ctrlPr>
              </m:sSubPr>
              <m:e>
                <m:r>
                  <m:rPr>
                    <m:nor/>
                  </m:rPr>
                  <w:rPr>
                    <w:lang w:val="el-GR"/>
                  </w:rPr>
                  <m:t>φ</m:t>
                </m:r>
              </m:e>
              <m:sub>
                <m:r>
                  <w:rPr>
                    <w:rFonts w:ascii="Cambria Math" w:hAnsi="Cambria Math"/>
                  </w:rPr>
                  <m:t>step</m:t>
                </m:r>
              </m:sub>
            </m:sSub>
          </m:e>
          <m:sub>
            <m:r>
              <w:rPr>
                <w:rFonts w:ascii="Cambria Math" w:hAnsi="Cambria Math"/>
              </w:rPr>
              <m:t>n</m:t>
            </m:r>
          </m:sub>
        </m:sSub>
      </m:oMath>
      <w:r>
        <w:t xml:space="preserve"> is computed through the FFT</w:t>
      </w:r>
      <w:r w:rsidR="00426005">
        <w:t xml:space="preserve"> </w:t>
      </w:r>
      <w:r w:rsidR="00BD2FC9">
        <w:t>(single bin DFT+atan)</w:t>
      </w:r>
      <w:r>
        <w:t xml:space="preserve">.  The successive difference of those output phase </w:t>
      </w:r>
      <m:oMath>
        <m:sSub>
          <m:sSubPr>
            <m:ctrlPr>
              <w:rPr>
                <w:rFonts w:ascii="Cambria Math" w:hAnsi="Cambria Math"/>
                <w:i/>
                <w:iCs/>
              </w:rPr>
            </m:ctrlPr>
          </m:sSubPr>
          <m:e>
            <m:r>
              <w:rPr>
                <w:rFonts w:ascii="Cambria Math" w:hAnsi="Cambria Math"/>
                <w:lang w:val="el-GR"/>
              </w:rPr>
              <m:t>Δ</m:t>
            </m:r>
          </m:e>
          <m:sub>
            <m:sSub>
              <m:sSubPr>
                <m:ctrlPr>
                  <w:rPr>
                    <w:rFonts w:ascii="Cambria Math" w:hAnsi="Cambria Math"/>
                    <w:i/>
                    <w:iCs/>
                  </w:rPr>
                </m:ctrlPr>
              </m:sSubPr>
              <m:e>
                <m:r>
                  <m:rPr>
                    <m:nor/>
                  </m:rPr>
                  <w:rPr>
                    <w:lang w:val="el-GR"/>
                  </w:rPr>
                  <m:t>φ</m:t>
                </m:r>
              </m:e>
              <m:sub>
                <m:r>
                  <w:rPr>
                    <w:rFonts w:ascii="Cambria Math" w:hAnsi="Cambria Math"/>
                  </w:rPr>
                  <m:t>step</m:t>
                </m:r>
              </m:sub>
            </m:sSub>
          </m:sub>
        </m:sSub>
        <m:r>
          <w:rPr>
            <w:rFonts w:ascii="Cambria Math" w:hAnsi="Cambria Math"/>
          </w:rPr>
          <m:t>=</m:t>
        </m:r>
      </m:oMath>
      <w:r w:rsidR="00426005" w:rsidRPr="00426005">
        <w:t xml:space="preserve"> </w:t>
      </w:r>
      <m:oMath>
        <m:sSub>
          <m:sSubPr>
            <m:ctrlPr>
              <w:rPr>
                <w:rFonts w:ascii="Cambria Math" w:hAnsi="Cambria Math"/>
                <w:i/>
                <w:iCs/>
              </w:rPr>
            </m:ctrlPr>
          </m:sSubPr>
          <m:e>
            <m:sSub>
              <m:sSubPr>
                <m:ctrlPr>
                  <w:rPr>
                    <w:rFonts w:ascii="Cambria Math" w:hAnsi="Cambria Math"/>
                    <w:i/>
                    <w:iCs/>
                  </w:rPr>
                </m:ctrlPr>
              </m:sSubPr>
              <m:e>
                <m:r>
                  <m:rPr>
                    <m:nor/>
                  </m:rPr>
                  <w:rPr>
                    <w:lang w:val="el-GR"/>
                  </w:rPr>
                  <m:t>φ</m:t>
                </m:r>
              </m:e>
              <m:sub>
                <m:r>
                  <w:rPr>
                    <w:rFonts w:ascii="Cambria Math" w:hAnsi="Cambria Math"/>
                  </w:rPr>
                  <m:t>step</m:t>
                </m:r>
              </m:sub>
            </m:sSub>
          </m:e>
          <m:sub>
            <m:r>
              <w:rPr>
                <w:rFonts w:ascii="Cambria Math" w:hAnsi="Cambria Math"/>
              </w:rPr>
              <m:t>n</m:t>
            </m:r>
          </m:sub>
        </m:sSub>
      </m:oMath>
      <w:r w:rsidR="00426005" w:rsidRPr="00426005">
        <w:t xml:space="preserve">- </w:t>
      </w:r>
      <m:oMath>
        <m:sSub>
          <m:sSubPr>
            <m:ctrlPr>
              <w:rPr>
                <w:rFonts w:ascii="Cambria Math" w:hAnsi="Cambria Math"/>
                <w:i/>
                <w:iCs/>
              </w:rPr>
            </m:ctrlPr>
          </m:sSubPr>
          <m:e>
            <m:sSub>
              <m:sSubPr>
                <m:ctrlPr>
                  <w:rPr>
                    <w:rFonts w:ascii="Cambria Math" w:hAnsi="Cambria Math"/>
                    <w:i/>
                    <w:iCs/>
                  </w:rPr>
                </m:ctrlPr>
              </m:sSubPr>
              <m:e>
                <m:r>
                  <m:rPr>
                    <m:nor/>
                  </m:rPr>
                  <w:rPr>
                    <w:lang w:val="el-GR"/>
                  </w:rPr>
                  <m:t>φ</m:t>
                </m:r>
              </m:e>
              <m:sub>
                <m:r>
                  <w:rPr>
                    <w:rFonts w:ascii="Cambria Math" w:hAnsi="Cambria Math"/>
                  </w:rPr>
                  <m:t>step</m:t>
                </m:r>
              </m:sub>
            </m:sSub>
          </m:e>
          <m:sub>
            <m:r>
              <w:rPr>
                <w:rFonts w:ascii="Cambria Math" w:hAnsi="Cambria Math"/>
              </w:rPr>
              <m:t>n-1</m:t>
            </m:r>
          </m:sub>
        </m:sSub>
      </m:oMath>
      <w:r>
        <w:t>are compare</w:t>
      </w:r>
      <w:r w:rsidR="002F0DB5">
        <w:t>d</w:t>
      </w:r>
      <w:r>
        <w:t xml:space="preserve"> to the successive difference of the input </w:t>
      </w:r>
      <w:r w:rsidRPr="00D612C2">
        <w:t>phase</w:t>
      </w:r>
      <w:r w:rsidR="00426005">
        <w:t xml:space="preserve"> </w:t>
      </w:r>
      <m:oMath>
        <m:sSub>
          <m:sSubPr>
            <m:ctrlPr>
              <w:rPr>
                <w:rFonts w:ascii="Cambria Math" w:hAnsi="Cambria Math"/>
                <w:i/>
                <w:iCs/>
              </w:rPr>
            </m:ctrlPr>
          </m:sSubPr>
          <m:e>
            <m:r>
              <w:rPr>
                <w:rFonts w:ascii="Cambria Math" w:hAnsi="Cambria Math"/>
              </w:rPr>
              <m:t> </m:t>
            </m:r>
            <m:r>
              <w:rPr>
                <w:rFonts w:ascii="Cambria Math" w:hAnsi="Cambria Math"/>
                <w:lang w:val="el-GR"/>
              </w:rPr>
              <m:t>Δ</m:t>
            </m:r>
          </m:e>
          <m:sub>
            <m:sSub>
              <m:sSubPr>
                <m:ctrlPr>
                  <w:rPr>
                    <w:rFonts w:ascii="Cambria Math" w:hAnsi="Cambria Math"/>
                    <w:i/>
                    <w:iCs/>
                  </w:rPr>
                </m:ctrlPr>
              </m:sSubPr>
              <m:e>
                <m:r>
                  <m:rPr>
                    <m:nor/>
                  </m:rPr>
                  <w:rPr>
                    <w:lang w:val="el-GR"/>
                  </w:rPr>
                  <m:t>φ</m:t>
                </m:r>
              </m:e>
              <m:sub>
                <m:r>
                  <w:rPr>
                    <w:rFonts w:ascii="Cambria Math" w:hAnsi="Cambria Math"/>
                  </w:rPr>
                  <m:t>1</m:t>
                </m:r>
              </m:sub>
            </m:sSub>
          </m:sub>
        </m:sSub>
      </m:oMath>
      <w:r w:rsidR="00426005">
        <w:t xml:space="preserve"> </w:t>
      </w:r>
      <w:r w:rsidRPr="00D612C2">
        <w:t xml:space="preserve"> . If the difference is higher than a predefined threshold a flag is asserted preventing on a failure in the rotation of the phase of the TX.</w:t>
      </w:r>
    </w:p>
    <w:p w14:paraId="3F838BBF" w14:textId="77777777" w:rsidR="00E12E80" w:rsidRDefault="00E12E80">
      <w:pPr>
        <w:pStyle w:val="Body"/>
      </w:pPr>
    </w:p>
    <w:p w14:paraId="3494F395" w14:textId="77777777" w:rsidR="00E12E80" w:rsidRDefault="00E12E80">
      <w:pPr>
        <w:pStyle w:val="Heading4"/>
      </w:pPr>
      <w:r>
        <w:t>Error on phase measurement</w:t>
      </w:r>
    </w:p>
    <w:p w14:paraId="515162C2" w14:textId="77777777" w:rsidR="00E12E80" w:rsidRDefault="00E12E80">
      <w:pPr>
        <w:pStyle w:val="Body"/>
      </w:pPr>
      <w:r>
        <w:t>The safety mechanism is adding uncertainty on phase measurement .</w:t>
      </w:r>
    </w:p>
    <w:p w14:paraId="3A469F31" w14:textId="77777777" w:rsidR="00E12E80" w:rsidRDefault="00E12E80">
      <w:pPr>
        <w:pStyle w:val="Body"/>
      </w:pPr>
      <w:r>
        <w:t>The maximum error estimation is 1.6</w:t>
      </w:r>
      <w:r>
        <w:rPr>
          <w:rFonts w:ascii="Bahnschrift" w:hAnsi="Bahnschrift"/>
        </w:rPr>
        <w:t>º</w:t>
      </w:r>
    </w:p>
    <w:p w14:paraId="771E232B" w14:textId="77777777" w:rsidR="00E12E80" w:rsidRDefault="00E12E80">
      <w:pPr>
        <w:pStyle w:val="Body"/>
      </w:pPr>
    </w:p>
    <w:p w14:paraId="5A382680" w14:textId="77777777" w:rsidR="00E12E80" w:rsidRDefault="00E12E80">
      <w:pPr>
        <w:pStyle w:val="Heading4"/>
      </w:pPr>
      <w:r>
        <w:t>TX phase step algorithm</w:t>
      </w:r>
    </w:p>
    <w:p w14:paraId="3729DC56" w14:textId="77777777" w:rsidR="00E12E80" w:rsidRPr="00D612C2" w:rsidRDefault="00E12E80">
      <w:pPr>
        <w:pStyle w:val="Body"/>
      </w:pPr>
    </w:p>
    <w:p w14:paraId="5BF68EEE" w14:textId="22A757FF" w:rsidR="00E12E80" w:rsidRDefault="00E12E80">
      <w:pPr>
        <w:pStyle w:val="Body"/>
      </w:pPr>
      <w:r>
        <w:rPr>
          <w:noProof/>
        </w:rPr>
        <mc:AlternateContent>
          <mc:Choice Requires="wps">
            <w:drawing>
              <wp:anchor distT="0" distB="0" distL="114300" distR="114300" simplePos="0" relativeHeight="251662848" behindDoc="0" locked="0" layoutInCell="1" allowOverlap="1" wp14:anchorId="08E7869D" wp14:editId="5892D046">
                <wp:simplePos x="0" y="0"/>
                <wp:positionH relativeFrom="column">
                  <wp:posOffset>-159385</wp:posOffset>
                </wp:positionH>
                <wp:positionV relativeFrom="paragraph">
                  <wp:posOffset>3662680</wp:posOffset>
                </wp:positionV>
                <wp:extent cx="53244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0298B838" w14:textId="0FDAE9F4" w:rsidR="00FF2D65" w:rsidRPr="0057426D" w:rsidRDefault="00FF2D65" w:rsidP="006803B6">
                            <w:pPr>
                              <w:pStyle w:val="Caption"/>
                              <w:jc w:val="center"/>
                              <w:rPr>
                                <w:noProof/>
                              </w:rPr>
                            </w:pPr>
                            <w:bookmarkStart w:id="854" w:name="_Toc42070809"/>
                            <w:bookmarkStart w:id="855" w:name="_Toc42511860"/>
                            <w:r>
                              <w:t>Figure 51: Tx phase step algorithm</w:t>
                            </w:r>
                            <w:bookmarkEnd w:id="854"/>
                            <w:bookmarkEnd w:id="8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869D" id="Text Box 36" o:spid="_x0000_s1056" type="#_x0000_t202" style="position:absolute;margin-left:-12.55pt;margin-top:288.4pt;width:419.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" stroked="f">
                <v:textbox style="mso-fit-shape-to-text:t" inset="0,0,0,0">
                  <w:txbxContent>
                    <w:p w14:paraId="0298B838" w14:textId="0FDAE9F4" w:rsidR="00FF2D65" w:rsidRPr="0057426D" w:rsidRDefault="00FF2D65" w:rsidP="006803B6">
                      <w:pPr>
                        <w:pStyle w:val="Caption"/>
                        <w:jc w:val="center"/>
                        <w:rPr>
                          <w:noProof/>
                        </w:rPr>
                      </w:pPr>
                      <w:bookmarkStart w:id="856" w:name="_Toc42070809"/>
                      <w:bookmarkStart w:id="857" w:name="_Toc42511860"/>
                      <w:r>
                        <w:t>Figure 51: Tx phase step algorithm</w:t>
                      </w:r>
                      <w:bookmarkEnd w:id="856"/>
                      <w:bookmarkEnd w:id="857"/>
                    </w:p>
                  </w:txbxContent>
                </v:textbox>
                <w10:wrap type="square"/>
              </v:shape>
            </w:pict>
          </mc:Fallback>
        </mc:AlternateContent>
      </w:r>
      <w:r>
        <w:rPr>
          <w:noProof/>
        </w:rPr>
        <w:drawing>
          <wp:anchor distT="0" distB="0" distL="114300" distR="114300" simplePos="0" relativeHeight="251646464" behindDoc="0" locked="0" layoutInCell="1" allowOverlap="1" wp14:anchorId="04705439" wp14:editId="134CFB5A">
            <wp:simplePos x="0" y="0"/>
            <wp:positionH relativeFrom="margin">
              <wp:posOffset>-159026</wp:posOffset>
            </wp:positionH>
            <wp:positionV relativeFrom="paragraph">
              <wp:posOffset>211151</wp:posOffset>
            </wp:positionV>
            <wp:extent cx="5324475" cy="339471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5324475" cy="3394710"/>
                    </a:xfrm>
                    <a:prstGeom prst="rect">
                      <a:avLst/>
                    </a:prstGeom>
                  </pic:spPr>
                </pic:pic>
              </a:graphicData>
            </a:graphic>
            <wp14:sizeRelH relativeFrom="margin">
              <wp14:pctWidth>0</wp14:pctWidth>
            </wp14:sizeRelH>
            <wp14:sizeRelV relativeFrom="margin">
              <wp14:pctHeight>0</wp14:pctHeight>
            </wp14:sizeRelV>
          </wp:anchor>
        </w:drawing>
      </w:r>
    </w:p>
    <w:p w14:paraId="1CD62970" w14:textId="77777777" w:rsidR="00E12E80" w:rsidRDefault="00E12E80">
      <w:pPr>
        <w:pStyle w:val="Body"/>
      </w:pPr>
    </w:p>
    <w:p w14:paraId="5F007385" w14:textId="77777777" w:rsidR="00E12E80" w:rsidRDefault="00E12E80">
      <w:pPr>
        <w:pStyle w:val="Heading4"/>
      </w:pPr>
      <w:r>
        <w:t>TX phase step sequence</w:t>
      </w:r>
    </w:p>
    <w:p w14:paraId="2F5C9A3F" w14:textId="77777777" w:rsidR="00E12E80" w:rsidRDefault="00E12E80">
      <w:pPr>
        <w:pStyle w:val="Body"/>
      </w:pPr>
    </w:p>
    <w:p w14:paraId="0E963011" w14:textId="77777777" w:rsidR="00E12E80" w:rsidRDefault="00E12E80">
      <w:pPr>
        <w:pStyle w:val="Body"/>
      </w:pPr>
      <w:r>
        <w:t xml:space="preserve">Phase step is done by combining TX by pair. </w:t>
      </w:r>
    </w:p>
    <w:p w14:paraId="32BEB319" w14:textId="77777777" w:rsidR="00E12E80" w:rsidRDefault="00E12E80">
      <w:pPr>
        <w:pStyle w:val="Body"/>
      </w:pPr>
      <w:r>
        <w:t>TX1 is combined with TX2</w:t>
      </w:r>
    </w:p>
    <w:p w14:paraId="58E9A564" w14:textId="77777777" w:rsidR="00E12E80" w:rsidRDefault="00E12E80">
      <w:pPr>
        <w:pStyle w:val="Body"/>
      </w:pPr>
      <w:r>
        <w:t>TX3 is combined with TX4</w:t>
      </w:r>
    </w:p>
    <w:p w14:paraId="167AC8F8" w14:textId="77777777" w:rsidR="00E12E80" w:rsidRDefault="00E12E80">
      <w:pPr>
        <w:pStyle w:val="Body"/>
      </w:pPr>
    </w:p>
    <w:p w14:paraId="7F7C8B30" w14:textId="77777777" w:rsidR="00E12E80" w:rsidRDefault="00E12E80">
      <w:pPr>
        <w:pStyle w:val="Body"/>
      </w:pPr>
      <w:r>
        <w:t>The mechanism is a 2 step approach</w:t>
      </w:r>
    </w:p>
    <w:p w14:paraId="67F49A02" w14:textId="77777777" w:rsidR="00E12E80" w:rsidRDefault="00E12E80">
      <w:pPr>
        <w:pStyle w:val="Body"/>
      </w:pPr>
      <w:r>
        <w:t>Step1:</w:t>
      </w:r>
    </w:p>
    <w:p w14:paraId="2DC53C62" w14:textId="77777777" w:rsidR="00E12E80" w:rsidRDefault="00E12E80">
      <w:pPr>
        <w:pStyle w:val="Body"/>
      </w:pPr>
      <w:r>
        <w:t xml:space="preserve"> IF is generating on TX1 , Fixed frequency on TX2</w:t>
      </w:r>
    </w:p>
    <w:p w14:paraId="02AA4689" w14:textId="77777777" w:rsidR="00E12E80" w:rsidRDefault="00E12E80">
      <w:pPr>
        <w:pStyle w:val="Body"/>
      </w:pPr>
      <w:r>
        <w:t xml:space="preserve"> IF is generating on TX3 , Fixed frequency on TX4</w:t>
      </w:r>
    </w:p>
    <w:p w14:paraId="59609B75" w14:textId="77777777" w:rsidR="00E12E80" w:rsidRDefault="00E12E80">
      <w:pPr>
        <w:pStyle w:val="Body"/>
      </w:pPr>
      <w:r>
        <w:t>Step2:</w:t>
      </w:r>
    </w:p>
    <w:p w14:paraId="6A38BF5B" w14:textId="77777777" w:rsidR="00E12E80" w:rsidRDefault="00E12E80">
      <w:pPr>
        <w:pStyle w:val="Body"/>
      </w:pPr>
      <w:r>
        <w:t>IF is generating on TX2 , Fixed frequency on TX1</w:t>
      </w:r>
    </w:p>
    <w:p w14:paraId="1E11ED76" w14:textId="77777777" w:rsidR="00E12E80" w:rsidRDefault="00E12E80">
      <w:pPr>
        <w:pStyle w:val="Body"/>
      </w:pPr>
      <w:r>
        <w:t>IF is generating on TX4 , Fixed frequency on TX3</w:t>
      </w:r>
    </w:p>
    <w:p w14:paraId="30CF94D2" w14:textId="77777777" w:rsidR="00E12E80" w:rsidRDefault="00E12E80">
      <w:pPr>
        <w:pStyle w:val="Body"/>
      </w:pPr>
    </w:p>
    <w:p w14:paraId="268D04AC" w14:textId="4376A7D9" w:rsidR="00E12E80" w:rsidRDefault="00E12E80">
      <w:pPr>
        <w:pStyle w:val="Body"/>
      </w:pPr>
      <w:r>
        <w:t>Both pairs are assigned to 1 ATB ADC</w:t>
      </w:r>
      <w:r w:rsidR="005E670B">
        <w:t xml:space="preserve"> to minimize the safety time</w:t>
      </w:r>
    </w:p>
    <w:p w14:paraId="0AF8FFCC" w14:textId="3C9E51B6" w:rsidR="00E12E80" w:rsidRDefault="00E12E80">
      <w:pPr>
        <w:pStyle w:val="Body"/>
      </w:pPr>
      <w:r>
        <w:rPr>
          <w:noProof/>
        </w:rPr>
        <mc:AlternateContent>
          <mc:Choice Requires="wps">
            <w:drawing>
              <wp:anchor distT="0" distB="0" distL="114300" distR="114300" simplePos="0" relativeHeight="251663872" behindDoc="0" locked="0" layoutInCell="1" allowOverlap="1" wp14:anchorId="20B17714" wp14:editId="0B537115">
                <wp:simplePos x="0" y="0"/>
                <wp:positionH relativeFrom="column">
                  <wp:posOffset>-47625</wp:posOffset>
                </wp:positionH>
                <wp:positionV relativeFrom="paragraph">
                  <wp:posOffset>2184400</wp:posOffset>
                </wp:positionV>
                <wp:extent cx="50165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61489CDF" w14:textId="5C4DF5A1" w:rsidR="00FF2D65" w:rsidRPr="007B7E55" w:rsidRDefault="00FF2D65" w:rsidP="006803B6">
                            <w:pPr>
                              <w:pStyle w:val="Caption"/>
                              <w:jc w:val="center"/>
                              <w:rPr>
                                <w:noProof/>
                              </w:rPr>
                            </w:pPr>
                            <w:bookmarkStart w:id="858" w:name="_Toc42070810"/>
                            <w:bookmarkStart w:id="859" w:name="_Toc42511861"/>
                            <w:r>
                              <w:t>Figure 52: Tx phase step sequence</w:t>
                            </w:r>
                            <w:bookmarkEnd w:id="858"/>
                            <w:bookmarkEnd w:id="8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17714" id="Text Box 40" o:spid="_x0000_s1057" type="#_x0000_t202" style="position:absolute;margin-left:-3.75pt;margin-top:172pt;width:3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" stroked="f">
                <v:textbox style="mso-fit-shape-to-text:t" inset="0,0,0,0">
                  <w:txbxContent>
                    <w:p w14:paraId="61489CDF" w14:textId="5C4DF5A1" w:rsidR="00FF2D65" w:rsidRPr="007B7E55" w:rsidRDefault="00FF2D65" w:rsidP="006803B6">
                      <w:pPr>
                        <w:pStyle w:val="Caption"/>
                        <w:jc w:val="center"/>
                        <w:rPr>
                          <w:noProof/>
                        </w:rPr>
                      </w:pPr>
                      <w:bookmarkStart w:id="860" w:name="_Toc42070810"/>
                      <w:bookmarkStart w:id="861" w:name="_Toc42511861"/>
                      <w:r>
                        <w:t>Figure 52: Tx phase step sequence</w:t>
                      </w:r>
                      <w:bookmarkEnd w:id="860"/>
                      <w:bookmarkEnd w:id="861"/>
                    </w:p>
                  </w:txbxContent>
                </v:textbox>
                <w10:wrap type="square"/>
              </v:shape>
            </w:pict>
          </mc:Fallback>
        </mc:AlternateContent>
      </w:r>
      <w:r>
        <w:rPr>
          <w:noProof/>
        </w:rPr>
        <w:drawing>
          <wp:anchor distT="0" distB="0" distL="114300" distR="114300" simplePos="0" relativeHeight="251652608" behindDoc="0" locked="0" layoutInCell="1" allowOverlap="1" wp14:anchorId="2E18C38D" wp14:editId="1B25EDC0">
            <wp:simplePos x="0" y="0"/>
            <wp:positionH relativeFrom="column">
              <wp:posOffset>-47625</wp:posOffset>
            </wp:positionH>
            <wp:positionV relativeFrom="paragraph">
              <wp:posOffset>31750</wp:posOffset>
            </wp:positionV>
            <wp:extent cx="5016500" cy="20955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016500" cy="2095500"/>
                    </a:xfrm>
                    <a:prstGeom prst="rect">
                      <a:avLst/>
                    </a:prstGeom>
                  </pic:spPr>
                </pic:pic>
              </a:graphicData>
            </a:graphic>
          </wp:anchor>
        </w:drawing>
      </w:r>
    </w:p>
    <w:p w14:paraId="0D79E943" w14:textId="77777777" w:rsidR="00E12E80" w:rsidRDefault="00E12E80">
      <w:pPr>
        <w:pStyle w:val="Body"/>
      </w:pPr>
    </w:p>
    <w:p w14:paraId="18F67301" w14:textId="77777777" w:rsidR="00E12E80" w:rsidRDefault="00E12E80">
      <w:pPr>
        <w:pStyle w:val="Heading4"/>
      </w:pPr>
      <w:r>
        <w:t>TX phase step safety time</w:t>
      </w:r>
    </w:p>
    <w:p w14:paraId="41A6A1AA" w14:textId="77777777" w:rsidR="00E12E80" w:rsidRPr="00D612C2" w:rsidRDefault="00E12E80">
      <w:pPr>
        <w:pStyle w:val="Body"/>
      </w:pPr>
    </w:p>
    <w:p w14:paraId="3094C85B" w14:textId="30ECE08C" w:rsidR="00E12E80" w:rsidRDefault="00E12E80">
      <w:pPr>
        <w:pStyle w:val="Body"/>
      </w:pPr>
      <w:r>
        <w:t>The estimation time using a 160MhzSPI access is 418us using a 8points FFT.</w:t>
      </w:r>
      <w:r w:rsidR="005E670B">
        <w:t>(considering to ADC/ATB are used in parallel)</w:t>
      </w:r>
    </w:p>
    <w:p w14:paraId="56D71D7B" w14:textId="77777777" w:rsidR="00E12E80" w:rsidRDefault="00E12E80">
      <w:pPr>
        <w:pStyle w:val="Body"/>
      </w:pPr>
    </w:p>
    <w:p w14:paraId="1592CA08" w14:textId="77777777" w:rsidR="00E12E80" w:rsidRDefault="00E12E80">
      <w:pPr>
        <w:pStyle w:val="Body"/>
      </w:pPr>
    </w:p>
    <w:p w14:paraId="3B5D6049" w14:textId="77777777" w:rsidR="00E12E80" w:rsidRDefault="00E12E80">
      <w:pPr>
        <w:pStyle w:val="Body"/>
      </w:pPr>
    </w:p>
    <w:p w14:paraId="0843A006" w14:textId="77777777" w:rsidR="00E12E80" w:rsidRDefault="00E12E80">
      <w:pPr>
        <w:pStyle w:val="Body"/>
      </w:pPr>
    </w:p>
    <w:p w14:paraId="73BA7D37" w14:textId="2D42DE84" w:rsidR="00E12E80" w:rsidRDefault="00E12E80">
      <w:pPr>
        <w:pStyle w:val="Body"/>
      </w:pPr>
    </w:p>
    <w:p w14:paraId="795F3F3F" w14:textId="560A5729" w:rsidR="00E12E80" w:rsidRDefault="00E12E80">
      <w:pPr>
        <w:pStyle w:val="Body"/>
      </w:pPr>
    </w:p>
    <w:p w14:paraId="65BEA2B9" w14:textId="5D758373" w:rsidR="00E12E80" w:rsidRDefault="00E12E80">
      <w:pPr>
        <w:pStyle w:val="Body"/>
      </w:pPr>
    </w:p>
    <w:p w14:paraId="0040B05E" w14:textId="4CBAB49B" w:rsidR="00E12E80" w:rsidRDefault="00E12E80">
      <w:pPr>
        <w:pStyle w:val="Body"/>
      </w:pPr>
    </w:p>
    <w:p w14:paraId="31AF6977" w14:textId="316DC336" w:rsidR="00E12E80" w:rsidRDefault="00E12E80">
      <w:pPr>
        <w:pStyle w:val="Body"/>
      </w:pPr>
    </w:p>
    <w:p w14:paraId="5AE6C54F" w14:textId="622C479B" w:rsidR="00E12E80" w:rsidRDefault="00E12E80">
      <w:pPr>
        <w:pStyle w:val="Body"/>
      </w:pPr>
    </w:p>
    <w:p w14:paraId="57C3F254" w14:textId="1334655F" w:rsidR="00E12E80" w:rsidRDefault="00E12E80">
      <w:pPr>
        <w:pStyle w:val="Body"/>
      </w:pPr>
    </w:p>
    <w:p w14:paraId="5C21B3B8" w14:textId="13F87B41" w:rsidR="00E12E80" w:rsidRDefault="00E12E80">
      <w:pPr>
        <w:pStyle w:val="Body"/>
      </w:pPr>
    </w:p>
    <w:p w14:paraId="3E9D252F" w14:textId="2DA85B3C" w:rsidR="00E12E80" w:rsidRDefault="00E12E80">
      <w:pPr>
        <w:pStyle w:val="Body"/>
      </w:pPr>
    </w:p>
    <w:p w14:paraId="2EC0DA80" w14:textId="378B21D7" w:rsidR="00E12E80" w:rsidRDefault="00E12E80">
      <w:pPr>
        <w:pStyle w:val="Body"/>
      </w:pPr>
    </w:p>
    <w:p w14:paraId="6F9DF790" w14:textId="77777777" w:rsidR="00E12E80" w:rsidRDefault="00E12E80">
      <w:pPr>
        <w:pStyle w:val="Body"/>
      </w:pPr>
    </w:p>
    <w:p w14:paraId="698CB142" w14:textId="77777777" w:rsidR="00E12E80" w:rsidRPr="00E12E80" w:rsidRDefault="00E12E80">
      <w:pPr>
        <w:pStyle w:val="Body"/>
      </w:pPr>
    </w:p>
    <w:p w14:paraId="63294AC6" w14:textId="77777777" w:rsidR="001753B3" w:rsidRDefault="001753B3">
      <w:pPr>
        <w:pStyle w:val="Body"/>
      </w:pPr>
    </w:p>
    <w:p w14:paraId="0DAB74F7" w14:textId="77777777" w:rsidR="001753B3" w:rsidRPr="007B1B6F" w:rsidRDefault="001753B3">
      <w:pPr>
        <w:pStyle w:val="Body"/>
      </w:pPr>
    </w:p>
    <w:p w14:paraId="05B2E0AE" w14:textId="68357117" w:rsidR="001753B3" w:rsidRDefault="001753B3">
      <w:pPr>
        <w:pStyle w:val="Heading1"/>
        <w:sectPr w:rsidR="001753B3" w:rsidSect="00C608C4">
          <w:headerReference w:type="default" r:id="rId131"/>
          <w:footerReference w:type="default" r:id="rId132"/>
          <w:pgSz w:w="11900" w:h="15860" w:code="150"/>
          <w:pgMar w:top="1900" w:right="1000" w:bottom="1060" w:left="3000" w:header="0" w:footer="774" w:gutter="0"/>
          <w:cols w:space="360"/>
          <w:docGrid w:linePitch="360"/>
        </w:sectPr>
      </w:pPr>
      <w:bookmarkStart w:id="862" w:name="_Toc31217948"/>
      <w:bookmarkStart w:id="863" w:name="_Toc49245240"/>
      <w:r>
        <w:t>List of figures</w:t>
      </w:r>
      <w:bookmarkEnd w:id="862"/>
      <w:bookmarkEnd w:id="863"/>
    </w:p>
    <w:p w14:paraId="3A6233FD" w14:textId="77777777" w:rsidR="001753B3" w:rsidRDefault="001753B3">
      <w:pPr>
        <w:pStyle w:val="TableofFigures"/>
        <w:sectPr w:rsidR="001753B3" w:rsidSect="00C608C4">
          <w:type w:val="continuous"/>
          <w:pgSz w:w="11900" w:h="15860" w:code="150"/>
          <w:pgMar w:top="1900" w:right="1000" w:bottom="1060" w:left="1000" w:header="0" w:footer="774" w:gutter="0"/>
          <w:cols w:num="2" w:space="360"/>
          <w:docGrid w:linePitch="360"/>
        </w:sectPr>
      </w:pPr>
    </w:p>
    <w:p w14:paraId="27758E9B" w14:textId="1B65CCDD" w:rsidR="001122D2" w:rsidRDefault="001753B3">
      <w:pPr>
        <w:pStyle w:val="TableofFigures"/>
        <w:rPr>
          <w:rFonts w:asciiTheme="minorHAnsi" w:eastAsiaTheme="minorEastAsia" w:hAnsiTheme="minorHAnsi" w:cstheme="minorBidi"/>
          <w:sz w:val="22"/>
          <w:szCs w:val="22"/>
          <w:lang w:eastAsia="en-US"/>
        </w:rPr>
      </w:pPr>
      <w:r>
        <w:fldChar w:fldCharType="begin"/>
      </w:r>
      <w:r>
        <w:instrText xml:space="preserve"> TOC \h \z \c "Figure" </w:instrText>
      </w:r>
      <w:r>
        <w:fldChar w:fldCharType="separate"/>
      </w:r>
      <w:hyperlink w:anchor="_Toc42511825" w:history="1">
        <w:r w:rsidR="001122D2" w:rsidRPr="00F57F10">
          <w:rPr>
            <w:rStyle w:val="Hyperlink"/>
          </w:rPr>
          <w:t>Figure 1 USe of the BIST during operation</w:t>
        </w:r>
        <w:r w:rsidR="001122D2">
          <w:rPr>
            <w:webHidden/>
          </w:rPr>
          <w:tab/>
        </w:r>
        <w:r w:rsidR="001122D2">
          <w:rPr>
            <w:webHidden/>
          </w:rPr>
          <w:fldChar w:fldCharType="begin"/>
        </w:r>
        <w:r w:rsidR="001122D2">
          <w:rPr>
            <w:webHidden/>
          </w:rPr>
          <w:instrText xml:space="preserve"> PAGEREF _Toc42511825 \h </w:instrText>
        </w:r>
        <w:r w:rsidR="001122D2">
          <w:rPr>
            <w:webHidden/>
          </w:rPr>
        </w:r>
        <w:r w:rsidR="001122D2">
          <w:rPr>
            <w:webHidden/>
          </w:rPr>
          <w:fldChar w:fldCharType="separate"/>
        </w:r>
        <w:r w:rsidR="001122D2">
          <w:rPr>
            <w:webHidden/>
          </w:rPr>
          <w:t>7</w:t>
        </w:r>
        <w:r w:rsidR="001122D2">
          <w:rPr>
            <w:webHidden/>
          </w:rPr>
          <w:fldChar w:fldCharType="end"/>
        </w:r>
      </w:hyperlink>
    </w:p>
    <w:p w14:paraId="63EC9C49" w14:textId="4460637F" w:rsidR="001122D2" w:rsidRDefault="00665719">
      <w:pPr>
        <w:pStyle w:val="TableofFigures"/>
        <w:rPr>
          <w:rFonts w:asciiTheme="minorHAnsi" w:eastAsiaTheme="minorEastAsia" w:hAnsiTheme="minorHAnsi" w:cstheme="minorBidi"/>
          <w:sz w:val="22"/>
          <w:szCs w:val="22"/>
          <w:lang w:eastAsia="en-US"/>
        </w:rPr>
      </w:pPr>
      <w:hyperlink r:id="rId133" w:anchor="_Toc42511826" w:history="1">
        <w:r w:rsidR="001122D2" w:rsidRPr="00F57F10">
          <w:rPr>
            <w:rStyle w:val="Hyperlink"/>
          </w:rPr>
          <w:t>Figure 2 Coupler+PPD block diagram</w:t>
        </w:r>
        <w:r w:rsidR="001122D2">
          <w:rPr>
            <w:webHidden/>
          </w:rPr>
          <w:tab/>
        </w:r>
        <w:r w:rsidR="001122D2">
          <w:rPr>
            <w:webHidden/>
          </w:rPr>
          <w:fldChar w:fldCharType="begin"/>
        </w:r>
        <w:r w:rsidR="001122D2">
          <w:rPr>
            <w:webHidden/>
          </w:rPr>
          <w:instrText xml:space="preserve"> PAGEREF _Toc42511826 \h </w:instrText>
        </w:r>
        <w:r w:rsidR="001122D2">
          <w:rPr>
            <w:webHidden/>
          </w:rPr>
        </w:r>
        <w:r w:rsidR="001122D2">
          <w:rPr>
            <w:webHidden/>
          </w:rPr>
          <w:fldChar w:fldCharType="separate"/>
        </w:r>
        <w:r w:rsidR="001122D2">
          <w:rPr>
            <w:webHidden/>
          </w:rPr>
          <w:t>9</w:t>
        </w:r>
        <w:r w:rsidR="001122D2">
          <w:rPr>
            <w:webHidden/>
          </w:rPr>
          <w:fldChar w:fldCharType="end"/>
        </w:r>
      </w:hyperlink>
    </w:p>
    <w:p w14:paraId="07347D68" w14:textId="6D7EB30D" w:rsidR="001122D2" w:rsidRDefault="00665719">
      <w:pPr>
        <w:pStyle w:val="TableofFigures"/>
        <w:rPr>
          <w:rFonts w:asciiTheme="minorHAnsi" w:eastAsiaTheme="minorEastAsia" w:hAnsiTheme="minorHAnsi" w:cstheme="minorBidi"/>
          <w:sz w:val="22"/>
          <w:szCs w:val="22"/>
          <w:lang w:eastAsia="en-US"/>
        </w:rPr>
      </w:pPr>
      <w:hyperlink w:anchor="_Toc42511827" w:history="1">
        <w:r w:rsidR="001122D2" w:rsidRPr="00F57F10">
          <w:rPr>
            <w:rStyle w:val="Hyperlink"/>
          </w:rPr>
          <w:t>Figure 3 2 steps measurement</w:t>
        </w:r>
        <w:r w:rsidR="001122D2">
          <w:rPr>
            <w:webHidden/>
          </w:rPr>
          <w:tab/>
        </w:r>
        <w:r w:rsidR="001122D2">
          <w:rPr>
            <w:webHidden/>
          </w:rPr>
          <w:fldChar w:fldCharType="begin"/>
        </w:r>
        <w:r w:rsidR="001122D2">
          <w:rPr>
            <w:webHidden/>
          </w:rPr>
          <w:instrText xml:space="preserve"> PAGEREF _Toc42511827 \h </w:instrText>
        </w:r>
        <w:r w:rsidR="001122D2">
          <w:rPr>
            <w:webHidden/>
          </w:rPr>
        </w:r>
        <w:r w:rsidR="001122D2">
          <w:rPr>
            <w:webHidden/>
          </w:rPr>
          <w:fldChar w:fldCharType="separate"/>
        </w:r>
        <w:r w:rsidR="001122D2">
          <w:rPr>
            <w:webHidden/>
          </w:rPr>
          <w:t>11</w:t>
        </w:r>
        <w:r w:rsidR="001122D2">
          <w:rPr>
            <w:webHidden/>
          </w:rPr>
          <w:fldChar w:fldCharType="end"/>
        </w:r>
      </w:hyperlink>
    </w:p>
    <w:p w14:paraId="03BBACF1" w14:textId="55C12908" w:rsidR="001122D2" w:rsidRDefault="00665719">
      <w:pPr>
        <w:pStyle w:val="TableofFigures"/>
        <w:rPr>
          <w:rFonts w:asciiTheme="minorHAnsi" w:eastAsiaTheme="minorEastAsia" w:hAnsiTheme="minorHAnsi" w:cstheme="minorBidi"/>
          <w:sz w:val="22"/>
          <w:szCs w:val="22"/>
          <w:lang w:eastAsia="en-US"/>
        </w:rPr>
      </w:pPr>
      <w:hyperlink w:anchor="_Toc42511828" w:history="1">
        <w:r w:rsidR="001122D2" w:rsidRPr="00F57F10">
          <w:rPr>
            <w:rStyle w:val="Hyperlink"/>
          </w:rPr>
          <w:t>Figure 4 Output voltage of the PPD after 2 steps measurement</w:t>
        </w:r>
        <w:r w:rsidR="001122D2">
          <w:rPr>
            <w:webHidden/>
          </w:rPr>
          <w:tab/>
        </w:r>
        <w:r w:rsidR="001122D2">
          <w:rPr>
            <w:webHidden/>
          </w:rPr>
          <w:fldChar w:fldCharType="begin"/>
        </w:r>
        <w:r w:rsidR="001122D2">
          <w:rPr>
            <w:webHidden/>
          </w:rPr>
          <w:instrText xml:space="preserve"> PAGEREF _Toc42511828 \h </w:instrText>
        </w:r>
        <w:r w:rsidR="001122D2">
          <w:rPr>
            <w:webHidden/>
          </w:rPr>
        </w:r>
        <w:r w:rsidR="001122D2">
          <w:rPr>
            <w:webHidden/>
          </w:rPr>
          <w:fldChar w:fldCharType="separate"/>
        </w:r>
        <w:r w:rsidR="001122D2">
          <w:rPr>
            <w:webHidden/>
          </w:rPr>
          <w:t>11</w:t>
        </w:r>
        <w:r w:rsidR="001122D2">
          <w:rPr>
            <w:webHidden/>
          </w:rPr>
          <w:fldChar w:fldCharType="end"/>
        </w:r>
      </w:hyperlink>
    </w:p>
    <w:p w14:paraId="51E648D4" w14:textId="3E485BC1" w:rsidR="001122D2" w:rsidRDefault="00665719">
      <w:pPr>
        <w:pStyle w:val="TableofFigures"/>
        <w:rPr>
          <w:rFonts w:asciiTheme="minorHAnsi" w:eastAsiaTheme="minorEastAsia" w:hAnsiTheme="minorHAnsi" w:cstheme="minorBidi"/>
          <w:sz w:val="22"/>
          <w:szCs w:val="22"/>
          <w:lang w:eastAsia="en-US"/>
        </w:rPr>
      </w:pPr>
      <w:hyperlink w:anchor="_Toc42511829" w:history="1">
        <w:r w:rsidR="001122D2" w:rsidRPr="00F57F10">
          <w:rPr>
            <w:rStyle w:val="Hyperlink"/>
          </w:rPr>
          <w:t>Figure 5 Overview of power detector processing</w:t>
        </w:r>
        <w:r w:rsidR="001122D2">
          <w:rPr>
            <w:webHidden/>
          </w:rPr>
          <w:tab/>
        </w:r>
        <w:r w:rsidR="001122D2">
          <w:rPr>
            <w:webHidden/>
          </w:rPr>
          <w:fldChar w:fldCharType="begin"/>
        </w:r>
        <w:r w:rsidR="001122D2">
          <w:rPr>
            <w:webHidden/>
          </w:rPr>
          <w:instrText xml:space="preserve"> PAGEREF _Toc42511829 \h </w:instrText>
        </w:r>
        <w:r w:rsidR="001122D2">
          <w:rPr>
            <w:webHidden/>
          </w:rPr>
        </w:r>
        <w:r w:rsidR="001122D2">
          <w:rPr>
            <w:webHidden/>
          </w:rPr>
          <w:fldChar w:fldCharType="separate"/>
        </w:r>
        <w:r w:rsidR="001122D2">
          <w:rPr>
            <w:webHidden/>
          </w:rPr>
          <w:t>12</w:t>
        </w:r>
        <w:r w:rsidR="001122D2">
          <w:rPr>
            <w:webHidden/>
          </w:rPr>
          <w:fldChar w:fldCharType="end"/>
        </w:r>
      </w:hyperlink>
    </w:p>
    <w:p w14:paraId="0A84DE76" w14:textId="7B30AB59" w:rsidR="001122D2" w:rsidRDefault="00665719">
      <w:pPr>
        <w:pStyle w:val="TableofFigures"/>
        <w:rPr>
          <w:rFonts w:asciiTheme="minorHAnsi" w:eastAsiaTheme="minorEastAsia" w:hAnsiTheme="minorHAnsi" w:cstheme="minorBidi"/>
          <w:sz w:val="22"/>
          <w:szCs w:val="22"/>
          <w:lang w:eastAsia="en-US"/>
        </w:rPr>
      </w:pPr>
      <w:hyperlink w:anchor="_Toc42511830" w:history="1">
        <w:r w:rsidR="001122D2" w:rsidRPr="00F57F10">
          <w:rPr>
            <w:rStyle w:val="Hyperlink"/>
          </w:rPr>
          <w:t>Figure 6 Postprocessing proposal to find the Power in based on PPD out reference</w:t>
        </w:r>
        <w:r w:rsidR="001122D2">
          <w:rPr>
            <w:webHidden/>
          </w:rPr>
          <w:tab/>
        </w:r>
        <w:r w:rsidR="001122D2">
          <w:rPr>
            <w:webHidden/>
          </w:rPr>
          <w:fldChar w:fldCharType="begin"/>
        </w:r>
        <w:r w:rsidR="001122D2">
          <w:rPr>
            <w:webHidden/>
          </w:rPr>
          <w:instrText xml:space="preserve"> PAGEREF _Toc42511830 \h </w:instrText>
        </w:r>
        <w:r w:rsidR="001122D2">
          <w:rPr>
            <w:webHidden/>
          </w:rPr>
        </w:r>
        <w:r w:rsidR="001122D2">
          <w:rPr>
            <w:webHidden/>
          </w:rPr>
          <w:fldChar w:fldCharType="separate"/>
        </w:r>
        <w:r w:rsidR="001122D2">
          <w:rPr>
            <w:webHidden/>
          </w:rPr>
          <w:t>12</w:t>
        </w:r>
        <w:r w:rsidR="001122D2">
          <w:rPr>
            <w:webHidden/>
          </w:rPr>
          <w:fldChar w:fldCharType="end"/>
        </w:r>
      </w:hyperlink>
    </w:p>
    <w:p w14:paraId="2657087F" w14:textId="41091A01" w:rsidR="001122D2" w:rsidRDefault="00665719">
      <w:pPr>
        <w:pStyle w:val="TableofFigures"/>
        <w:rPr>
          <w:rFonts w:asciiTheme="minorHAnsi" w:eastAsiaTheme="minorEastAsia" w:hAnsiTheme="minorHAnsi" w:cstheme="minorBidi"/>
          <w:sz w:val="22"/>
          <w:szCs w:val="22"/>
          <w:lang w:eastAsia="en-US"/>
        </w:rPr>
      </w:pPr>
      <w:hyperlink r:id="rId134" w:anchor="_Toc42511831" w:history="1">
        <w:r w:rsidR="001122D2" w:rsidRPr="00F57F10">
          <w:rPr>
            <w:rStyle w:val="Hyperlink"/>
          </w:rPr>
          <w:t>Figure 7 Overall block diagram Bist with digital</w:t>
        </w:r>
        <w:r w:rsidR="001122D2">
          <w:rPr>
            <w:webHidden/>
          </w:rPr>
          <w:tab/>
        </w:r>
        <w:r w:rsidR="001122D2">
          <w:rPr>
            <w:webHidden/>
          </w:rPr>
          <w:fldChar w:fldCharType="begin"/>
        </w:r>
        <w:r w:rsidR="001122D2">
          <w:rPr>
            <w:webHidden/>
          </w:rPr>
          <w:instrText xml:space="preserve"> PAGEREF _Toc42511831 \h </w:instrText>
        </w:r>
        <w:r w:rsidR="001122D2">
          <w:rPr>
            <w:webHidden/>
          </w:rPr>
        </w:r>
        <w:r w:rsidR="001122D2">
          <w:rPr>
            <w:webHidden/>
          </w:rPr>
          <w:fldChar w:fldCharType="separate"/>
        </w:r>
        <w:r w:rsidR="001122D2">
          <w:rPr>
            <w:webHidden/>
          </w:rPr>
          <w:t>16</w:t>
        </w:r>
        <w:r w:rsidR="001122D2">
          <w:rPr>
            <w:webHidden/>
          </w:rPr>
          <w:fldChar w:fldCharType="end"/>
        </w:r>
      </w:hyperlink>
    </w:p>
    <w:p w14:paraId="73EDA961" w14:textId="5CA3454F" w:rsidR="001122D2" w:rsidRDefault="00665719">
      <w:pPr>
        <w:pStyle w:val="TableofFigures"/>
        <w:rPr>
          <w:rFonts w:asciiTheme="minorHAnsi" w:eastAsiaTheme="minorEastAsia" w:hAnsiTheme="minorHAnsi" w:cstheme="minorBidi"/>
          <w:sz w:val="22"/>
          <w:szCs w:val="22"/>
          <w:lang w:eastAsia="en-US"/>
        </w:rPr>
      </w:pPr>
      <w:hyperlink w:anchor="_Toc42511832" w:history="1">
        <w:r w:rsidR="001122D2" w:rsidRPr="00F57F10">
          <w:rPr>
            <w:rStyle w:val="Hyperlink"/>
          </w:rPr>
          <w:t>Figure 8 RX analog Bist block diagram</w:t>
        </w:r>
        <w:r w:rsidR="001122D2">
          <w:rPr>
            <w:webHidden/>
          </w:rPr>
          <w:tab/>
        </w:r>
        <w:r w:rsidR="001122D2">
          <w:rPr>
            <w:webHidden/>
          </w:rPr>
          <w:fldChar w:fldCharType="begin"/>
        </w:r>
        <w:r w:rsidR="001122D2">
          <w:rPr>
            <w:webHidden/>
          </w:rPr>
          <w:instrText xml:space="preserve"> PAGEREF _Toc42511832 \h </w:instrText>
        </w:r>
        <w:r w:rsidR="001122D2">
          <w:rPr>
            <w:webHidden/>
          </w:rPr>
        </w:r>
        <w:r w:rsidR="001122D2">
          <w:rPr>
            <w:webHidden/>
          </w:rPr>
          <w:fldChar w:fldCharType="separate"/>
        </w:r>
        <w:r w:rsidR="001122D2">
          <w:rPr>
            <w:webHidden/>
          </w:rPr>
          <w:t>17</w:t>
        </w:r>
        <w:r w:rsidR="001122D2">
          <w:rPr>
            <w:webHidden/>
          </w:rPr>
          <w:fldChar w:fldCharType="end"/>
        </w:r>
      </w:hyperlink>
    </w:p>
    <w:p w14:paraId="7F87E5BF" w14:textId="5E89EEBE" w:rsidR="001122D2" w:rsidRDefault="00665719">
      <w:pPr>
        <w:pStyle w:val="TableofFigures"/>
        <w:rPr>
          <w:rFonts w:asciiTheme="minorHAnsi" w:eastAsiaTheme="minorEastAsia" w:hAnsiTheme="minorHAnsi" w:cstheme="minorBidi"/>
          <w:sz w:val="22"/>
          <w:szCs w:val="22"/>
          <w:lang w:eastAsia="en-US"/>
        </w:rPr>
      </w:pPr>
      <w:hyperlink w:anchor="_Toc42511833" w:history="1">
        <w:r w:rsidR="001122D2" w:rsidRPr="00F57F10">
          <w:rPr>
            <w:rStyle w:val="Hyperlink"/>
          </w:rPr>
          <w:t>Figure 9 baseband test access</w:t>
        </w:r>
        <w:r w:rsidR="001122D2">
          <w:rPr>
            <w:webHidden/>
          </w:rPr>
          <w:tab/>
        </w:r>
        <w:r w:rsidR="001122D2">
          <w:rPr>
            <w:webHidden/>
          </w:rPr>
          <w:fldChar w:fldCharType="begin"/>
        </w:r>
        <w:r w:rsidR="001122D2">
          <w:rPr>
            <w:webHidden/>
          </w:rPr>
          <w:instrText xml:space="preserve"> PAGEREF _Toc42511833 \h </w:instrText>
        </w:r>
        <w:r w:rsidR="001122D2">
          <w:rPr>
            <w:webHidden/>
          </w:rPr>
        </w:r>
        <w:r w:rsidR="001122D2">
          <w:rPr>
            <w:webHidden/>
          </w:rPr>
          <w:fldChar w:fldCharType="separate"/>
        </w:r>
        <w:r w:rsidR="001122D2">
          <w:rPr>
            <w:webHidden/>
          </w:rPr>
          <w:t>20</w:t>
        </w:r>
        <w:r w:rsidR="001122D2">
          <w:rPr>
            <w:webHidden/>
          </w:rPr>
          <w:fldChar w:fldCharType="end"/>
        </w:r>
      </w:hyperlink>
    </w:p>
    <w:p w14:paraId="1B85C5CD" w14:textId="68D922DF" w:rsidR="001122D2" w:rsidRDefault="00665719">
      <w:pPr>
        <w:pStyle w:val="TableofFigures"/>
        <w:rPr>
          <w:rFonts w:asciiTheme="minorHAnsi" w:eastAsiaTheme="minorEastAsia" w:hAnsiTheme="minorHAnsi" w:cstheme="minorBidi"/>
          <w:sz w:val="22"/>
          <w:szCs w:val="22"/>
          <w:lang w:eastAsia="en-US"/>
        </w:rPr>
      </w:pPr>
      <w:hyperlink w:anchor="_Toc42511834" w:history="1">
        <w:r w:rsidR="001122D2" w:rsidRPr="00F57F10">
          <w:rPr>
            <w:rStyle w:val="Hyperlink"/>
          </w:rPr>
          <w:t>Figure 10 baseband block diagram</w:t>
        </w:r>
        <w:r w:rsidR="001122D2">
          <w:rPr>
            <w:webHidden/>
          </w:rPr>
          <w:tab/>
        </w:r>
        <w:r w:rsidR="001122D2">
          <w:rPr>
            <w:webHidden/>
          </w:rPr>
          <w:fldChar w:fldCharType="begin"/>
        </w:r>
        <w:r w:rsidR="001122D2">
          <w:rPr>
            <w:webHidden/>
          </w:rPr>
          <w:instrText xml:space="preserve"> PAGEREF _Toc42511834 \h </w:instrText>
        </w:r>
        <w:r w:rsidR="001122D2">
          <w:rPr>
            <w:webHidden/>
          </w:rPr>
        </w:r>
        <w:r w:rsidR="001122D2">
          <w:rPr>
            <w:webHidden/>
          </w:rPr>
          <w:fldChar w:fldCharType="separate"/>
        </w:r>
        <w:r w:rsidR="001122D2">
          <w:rPr>
            <w:webHidden/>
          </w:rPr>
          <w:t>26</w:t>
        </w:r>
        <w:r w:rsidR="001122D2">
          <w:rPr>
            <w:webHidden/>
          </w:rPr>
          <w:fldChar w:fldCharType="end"/>
        </w:r>
      </w:hyperlink>
    </w:p>
    <w:p w14:paraId="76021539" w14:textId="24A180F9" w:rsidR="001122D2" w:rsidRDefault="00665719">
      <w:pPr>
        <w:pStyle w:val="TableofFigures"/>
        <w:rPr>
          <w:rFonts w:asciiTheme="minorHAnsi" w:eastAsiaTheme="minorEastAsia" w:hAnsiTheme="minorHAnsi" w:cstheme="minorBidi"/>
          <w:sz w:val="22"/>
          <w:szCs w:val="22"/>
          <w:lang w:eastAsia="en-US"/>
        </w:rPr>
      </w:pPr>
      <w:hyperlink r:id="rId135" w:anchor="_Toc42511835" w:history="1">
        <w:r w:rsidR="001122D2" w:rsidRPr="00F57F10">
          <w:rPr>
            <w:rStyle w:val="Hyperlink"/>
          </w:rPr>
          <w:t>Figure 11: Bist to Rx Lines</w:t>
        </w:r>
        <w:r w:rsidR="001122D2">
          <w:rPr>
            <w:webHidden/>
          </w:rPr>
          <w:tab/>
        </w:r>
        <w:r w:rsidR="001122D2">
          <w:rPr>
            <w:webHidden/>
          </w:rPr>
          <w:fldChar w:fldCharType="begin"/>
        </w:r>
        <w:r w:rsidR="001122D2">
          <w:rPr>
            <w:webHidden/>
          </w:rPr>
          <w:instrText xml:space="preserve"> PAGEREF _Toc42511835 \h </w:instrText>
        </w:r>
        <w:r w:rsidR="001122D2">
          <w:rPr>
            <w:webHidden/>
          </w:rPr>
        </w:r>
        <w:r w:rsidR="001122D2">
          <w:rPr>
            <w:webHidden/>
          </w:rPr>
          <w:fldChar w:fldCharType="separate"/>
        </w:r>
        <w:r w:rsidR="001122D2">
          <w:rPr>
            <w:webHidden/>
          </w:rPr>
          <w:t>32</w:t>
        </w:r>
        <w:r w:rsidR="001122D2">
          <w:rPr>
            <w:webHidden/>
          </w:rPr>
          <w:fldChar w:fldCharType="end"/>
        </w:r>
      </w:hyperlink>
    </w:p>
    <w:p w14:paraId="48F51E0C" w14:textId="6AB8ACEF" w:rsidR="001122D2" w:rsidRDefault="00665719">
      <w:pPr>
        <w:pStyle w:val="TableofFigures"/>
        <w:rPr>
          <w:rFonts w:asciiTheme="minorHAnsi" w:eastAsiaTheme="minorEastAsia" w:hAnsiTheme="minorHAnsi" w:cstheme="minorBidi"/>
          <w:sz w:val="22"/>
          <w:szCs w:val="22"/>
          <w:lang w:eastAsia="en-US"/>
        </w:rPr>
      </w:pPr>
      <w:hyperlink w:anchor="_Toc42511836" w:history="1">
        <w:r w:rsidR="001122D2" w:rsidRPr="00F57F10">
          <w:rPr>
            <w:rStyle w:val="Hyperlink"/>
          </w:rPr>
          <w:t>Figure 12 load impedance for bb bist =&gt; to update</w:t>
        </w:r>
        <w:r w:rsidR="001122D2">
          <w:rPr>
            <w:webHidden/>
          </w:rPr>
          <w:tab/>
        </w:r>
        <w:r w:rsidR="001122D2">
          <w:rPr>
            <w:webHidden/>
          </w:rPr>
          <w:fldChar w:fldCharType="begin"/>
        </w:r>
        <w:r w:rsidR="001122D2">
          <w:rPr>
            <w:webHidden/>
          </w:rPr>
          <w:instrText xml:space="preserve"> PAGEREF _Toc42511836 \h </w:instrText>
        </w:r>
        <w:r w:rsidR="001122D2">
          <w:rPr>
            <w:webHidden/>
          </w:rPr>
        </w:r>
        <w:r w:rsidR="001122D2">
          <w:rPr>
            <w:webHidden/>
          </w:rPr>
          <w:fldChar w:fldCharType="separate"/>
        </w:r>
        <w:r w:rsidR="001122D2">
          <w:rPr>
            <w:webHidden/>
          </w:rPr>
          <w:t>33</w:t>
        </w:r>
        <w:r w:rsidR="001122D2">
          <w:rPr>
            <w:webHidden/>
          </w:rPr>
          <w:fldChar w:fldCharType="end"/>
        </w:r>
      </w:hyperlink>
    </w:p>
    <w:p w14:paraId="7E8E9363" w14:textId="5AB3AFAB" w:rsidR="001122D2" w:rsidRDefault="00665719">
      <w:pPr>
        <w:pStyle w:val="TableofFigures"/>
        <w:rPr>
          <w:rFonts w:asciiTheme="minorHAnsi" w:eastAsiaTheme="minorEastAsia" w:hAnsiTheme="minorHAnsi" w:cstheme="minorBidi"/>
          <w:sz w:val="22"/>
          <w:szCs w:val="22"/>
          <w:lang w:eastAsia="en-US"/>
        </w:rPr>
      </w:pPr>
      <w:hyperlink r:id="rId136" w:anchor="_Toc42511837" w:history="1">
        <w:r w:rsidR="001122D2" w:rsidRPr="00F57F10">
          <w:rPr>
            <w:rStyle w:val="Hyperlink"/>
          </w:rPr>
          <w:t>Figure 13: Simplified block diagram</w:t>
        </w:r>
        <w:r w:rsidR="001122D2">
          <w:rPr>
            <w:webHidden/>
          </w:rPr>
          <w:tab/>
        </w:r>
        <w:r w:rsidR="001122D2">
          <w:rPr>
            <w:webHidden/>
          </w:rPr>
          <w:fldChar w:fldCharType="begin"/>
        </w:r>
        <w:r w:rsidR="001122D2">
          <w:rPr>
            <w:webHidden/>
          </w:rPr>
          <w:instrText xml:space="preserve"> PAGEREF _Toc42511837 \h </w:instrText>
        </w:r>
        <w:r w:rsidR="001122D2">
          <w:rPr>
            <w:webHidden/>
          </w:rPr>
        </w:r>
        <w:r w:rsidR="001122D2">
          <w:rPr>
            <w:webHidden/>
          </w:rPr>
          <w:fldChar w:fldCharType="separate"/>
        </w:r>
        <w:r w:rsidR="001122D2">
          <w:rPr>
            <w:webHidden/>
          </w:rPr>
          <w:t>35</w:t>
        </w:r>
        <w:r w:rsidR="001122D2">
          <w:rPr>
            <w:webHidden/>
          </w:rPr>
          <w:fldChar w:fldCharType="end"/>
        </w:r>
      </w:hyperlink>
    </w:p>
    <w:p w14:paraId="3EB945C9" w14:textId="46CBC657" w:rsidR="001122D2" w:rsidRDefault="00665719">
      <w:pPr>
        <w:pStyle w:val="TableofFigures"/>
        <w:rPr>
          <w:rFonts w:asciiTheme="minorHAnsi" w:eastAsiaTheme="minorEastAsia" w:hAnsiTheme="minorHAnsi" w:cstheme="minorBidi"/>
          <w:sz w:val="22"/>
          <w:szCs w:val="22"/>
          <w:lang w:eastAsia="en-US"/>
        </w:rPr>
      </w:pPr>
      <w:hyperlink r:id="rId137" w:anchor="_Toc42511838" w:history="1">
        <w:r w:rsidR="001122D2" w:rsidRPr="00F57F10">
          <w:rPr>
            <w:rStyle w:val="Hyperlink"/>
          </w:rPr>
          <w:t>Figure 14: Bist digital block diagram</w:t>
        </w:r>
        <w:r w:rsidR="001122D2">
          <w:rPr>
            <w:webHidden/>
          </w:rPr>
          <w:tab/>
        </w:r>
        <w:r w:rsidR="001122D2">
          <w:rPr>
            <w:webHidden/>
          </w:rPr>
          <w:fldChar w:fldCharType="begin"/>
        </w:r>
        <w:r w:rsidR="001122D2">
          <w:rPr>
            <w:webHidden/>
          </w:rPr>
          <w:instrText xml:space="preserve"> PAGEREF _Toc42511838 \h </w:instrText>
        </w:r>
        <w:r w:rsidR="001122D2">
          <w:rPr>
            <w:webHidden/>
          </w:rPr>
        </w:r>
        <w:r w:rsidR="001122D2">
          <w:rPr>
            <w:webHidden/>
          </w:rPr>
          <w:fldChar w:fldCharType="separate"/>
        </w:r>
        <w:r w:rsidR="001122D2">
          <w:rPr>
            <w:webHidden/>
          </w:rPr>
          <w:t>35</w:t>
        </w:r>
        <w:r w:rsidR="001122D2">
          <w:rPr>
            <w:webHidden/>
          </w:rPr>
          <w:fldChar w:fldCharType="end"/>
        </w:r>
      </w:hyperlink>
    </w:p>
    <w:p w14:paraId="64B6FD92" w14:textId="605ABCD7" w:rsidR="001122D2" w:rsidRDefault="00665719">
      <w:pPr>
        <w:pStyle w:val="TableofFigures"/>
        <w:rPr>
          <w:rFonts w:asciiTheme="minorHAnsi" w:eastAsiaTheme="minorEastAsia" w:hAnsiTheme="minorHAnsi" w:cstheme="minorBidi"/>
          <w:sz w:val="22"/>
          <w:szCs w:val="22"/>
          <w:lang w:eastAsia="en-US"/>
        </w:rPr>
      </w:pPr>
      <w:hyperlink w:anchor="_Toc42511839" w:history="1">
        <w:r w:rsidR="001122D2" w:rsidRPr="00F57F10">
          <w:rPr>
            <w:rStyle w:val="Hyperlink"/>
          </w:rPr>
          <w:t>Figure 15 block diagram SD</w:t>
        </w:r>
        <w:r w:rsidR="001122D2">
          <w:rPr>
            <w:webHidden/>
          </w:rPr>
          <w:tab/>
        </w:r>
        <w:r w:rsidR="001122D2">
          <w:rPr>
            <w:webHidden/>
          </w:rPr>
          <w:fldChar w:fldCharType="begin"/>
        </w:r>
        <w:r w:rsidR="001122D2">
          <w:rPr>
            <w:webHidden/>
          </w:rPr>
          <w:instrText xml:space="preserve"> PAGEREF _Toc42511839 \h </w:instrText>
        </w:r>
        <w:r w:rsidR="001122D2">
          <w:rPr>
            <w:webHidden/>
          </w:rPr>
        </w:r>
        <w:r w:rsidR="001122D2">
          <w:rPr>
            <w:webHidden/>
          </w:rPr>
          <w:fldChar w:fldCharType="separate"/>
        </w:r>
        <w:r w:rsidR="001122D2">
          <w:rPr>
            <w:webHidden/>
          </w:rPr>
          <w:t>38</w:t>
        </w:r>
        <w:r w:rsidR="001122D2">
          <w:rPr>
            <w:webHidden/>
          </w:rPr>
          <w:fldChar w:fldCharType="end"/>
        </w:r>
      </w:hyperlink>
    </w:p>
    <w:p w14:paraId="5B2AA3CD" w14:textId="7C5D27AA" w:rsidR="001122D2" w:rsidRDefault="00665719">
      <w:pPr>
        <w:pStyle w:val="TableofFigures"/>
        <w:rPr>
          <w:rFonts w:asciiTheme="minorHAnsi" w:eastAsiaTheme="minorEastAsia" w:hAnsiTheme="minorHAnsi" w:cstheme="minorBidi"/>
          <w:sz w:val="22"/>
          <w:szCs w:val="22"/>
          <w:lang w:eastAsia="en-US"/>
        </w:rPr>
      </w:pPr>
      <w:hyperlink w:anchor="_Toc42511840" w:history="1">
        <w:r w:rsidR="001122D2" w:rsidRPr="00F57F10">
          <w:rPr>
            <w:rStyle w:val="Hyperlink"/>
          </w:rPr>
          <w:t>Figure 16 RXBIST digital</w:t>
        </w:r>
        <w:r w:rsidR="001122D2">
          <w:rPr>
            <w:webHidden/>
          </w:rPr>
          <w:tab/>
        </w:r>
        <w:r w:rsidR="001122D2">
          <w:rPr>
            <w:webHidden/>
          </w:rPr>
          <w:fldChar w:fldCharType="begin"/>
        </w:r>
        <w:r w:rsidR="001122D2">
          <w:rPr>
            <w:webHidden/>
          </w:rPr>
          <w:instrText xml:space="preserve"> PAGEREF _Toc42511840 \h </w:instrText>
        </w:r>
        <w:r w:rsidR="001122D2">
          <w:rPr>
            <w:webHidden/>
          </w:rPr>
        </w:r>
        <w:r w:rsidR="001122D2">
          <w:rPr>
            <w:webHidden/>
          </w:rPr>
          <w:fldChar w:fldCharType="separate"/>
        </w:r>
        <w:r w:rsidR="001122D2">
          <w:rPr>
            <w:webHidden/>
          </w:rPr>
          <w:t>39</w:t>
        </w:r>
        <w:r w:rsidR="001122D2">
          <w:rPr>
            <w:webHidden/>
          </w:rPr>
          <w:fldChar w:fldCharType="end"/>
        </w:r>
      </w:hyperlink>
    </w:p>
    <w:p w14:paraId="0DDAE08B" w14:textId="6C3647B1" w:rsidR="001122D2" w:rsidRDefault="00665719">
      <w:pPr>
        <w:pStyle w:val="TableofFigures"/>
        <w:rPr>
          <w:rFonts w:asciiTheme="minorHAnsi" w:eastAsiaTheme="minorEastAsia" w:hAnsiTheme="minorHAnsi" w:cstheme="minorBidi"/>
          <w:sz w:val="22"/>
          <w:szCs w:val="22"/>
          <w:lang w:eastAsia="en-US"/>
        </w:rPr>
      </w:pPr>
      <w:hyperlink w:anchor="_Toc42511841" w:history="1">
        <w:r w:rsidR="001122D2" w:rsidRPr="00F57F10">
          <w:rPr>
            <w:rStyle w:val="Hyperlink"/>
          </w:rPr>
          <w:t>Figure 17 Bist calibration/saftey implementation</w:t>
        </w:r>
        <w:r w:rsidR="001122D2">
          <w:rPr>
            <w:webHidden/>
          </w:rPr>
          <w:tab/>
        </w:r>
        <w:r w:rsidR="001122D2">
          <w:rPr>
            <w:webHidden/>
          </w:rPr>
          <w:fldChar w:fldCharType="begin"/>
        </w:r>
        <w:r w:rsidR="001122D2">
          <w:rPr>
            <w:webHidden/>
          </w:rPr>
          <w:instrText xml:space="preserve"> PAGEREF _Toc42511841 \h </w:instrText>
        </w:r>
        <w:r w:rsidR="001122D2">
          <w:rPr>
            <w:webHidden/>
          </w:rPr>
        </w:r>
        <w:r w:rsidR="001122D2">
          <w:rPr>
            <w:webHidden/>
          </w:rPr>
          <w:fldChar w:fldCharType="separate"/>
        </w:r>
        <w:r w:rsidR="001122D2">
          <w:rPr>
            <w:webHidden/>
          </w:rPr>
          <w:t>40</w:t>
        </w:r>
        <w:r w:rsidR="001122D2">
          <w:rPr>
            <w:webHidden/>
          </w:rPr>
          <w:fldChar w:fldCharType="end"/>
        </w:r>
      </w:hyperlink>
    </w:p>
    <w:p w14:paraId="20E4EBA5" w14:textId="261E5D72" w:rsidR="001122D2" w:rsidRDefault="00665719">
      <w:pPr>
        <w:pStyle w:val="TableofFigures"/>
        <w:rPr>
          <w:rFonts w:asciiTheme="minorHAnsi" w:eastAsiaTheme="minorEastAsia" w:hAnsiTheme="minorHAnsi" w:cstheme="minorBidi"/>
          <w:sz w:val="22"/>
          <w:szCs w:val="22"/>
          <w:lang w:eastAsia="en-US"/>
        </w:rPr>
      </w:pPr>
      <w:hyperlink w:anchor="_Toc42511842" w:history="1">
        <w:r w:rsidR="001122D2" w:rsidRPr="00F57F10">
          <w:rPr>
            <w:rStyle w:val="Hyperlink"/>
          </w:rPr>
          <w:t>Figure 18 TXbist implementation</w:t>
        </w:r>
        <w:r w:rsidR="001122D2">
          <w:rPr>
            <w:webHidden/>
          </w:rPr>
          <w:tab/>
        </w:r>
        <w:r w:rsidR="001122D2">
          <w:rPr>
            <w:webHidden/>
          </w:rPr>
          <w:fldChar w:fldCharType="begin"/>
        </w:r>
        <w:r w:rsidR="001122D2">
          <w:rPr>
            <w:webHidden/>
          </w:rPr>
          <w:instrText xml:space="preserve"> PAGEREF _Toc42511842 \h </w:instrText>
        </w:r>
        <w:r w:rsidR="001122D2">
          <w:rPr>
            <w:webHidden/>
          </w:rPr>
        </w:r>
        <w:r w:rsidR="001122D2">
          <w:rPr>
            <w:webHidden/>
          </w:rPr>
          <w:fldChar w:fldCharType="separate"/>
        </w:r>
        <w:r w:rsidR="001122D2">
          <w:rPr>
            <w:webHidden/>
          </w:rPr>
          <w:t>43</w:t>
        </w:r>
        <w:r w:rsidR="001122D2">
          <w:rPr>
            <w:webHidden/>
          </w:rPr>
          <w:fldChar w:fldCharType="end"/>
        </w:r>
      </w:hyperlink>
    </w:p>
    <w:p w14:paraId="0930E6CC" w14:textId="6B336847" w:rsidR="001122D2" w:rsidRDefault="00665719">
      <w:pPr>
        <w:pStyle w:val="TableofFigures"/>
        <w:rPr>
          <w:rFonts w:asciiTheme="minorHAnsi" w:eastAsiaTheme="minorEastAsia" w:hAnsiTheme="minorHAnsi" w:cstheme="minorBidi"/>
          <w:sz w:val="22"/>
          <w:szCs w:val="22"/>
          <w:lang w:eastAsia="en-US"/>
        </w:rPr>
      </w:pPr>
      <w:hyperlink r:id="rId138" w:anchor="_Toc42511843" w:history="1">
        <w:r w:rsidR="001122D2" w:rsidRPr="00F57F10">
          <w:rPr>
            <w:rStyle w:val="Hyperlink"/>
          </w:rPr>
          <w:t>Figure 19 Line up txbist</w:t>
        </w:r>
        <w:r w:rsidR="001122D2">
          <w:rPr>
            <w:webHidden/>
          </w:rPr>
          <w:tab/>
        </w:r>
        <w:r w:rsidR="001122D2">
          <w:rPr>
            <w:webHidden/>
          </w:rPr>
          <w:fldChar w:fldCharType="begin"/>
        </w:r>
        <w:r w:rsidR="001122D2">
          <w:rPr>
            <w:webHidden/>
          </w:rPr>
          <w:instrText xml:space="preserve"> PAGEREF _Toc42511843 \h </w:instrText>
        </w:r>
        <w:r w:rsidR="001122D2">
          <w:rPr>
            <w:webHidden/>
          </w:rPr>
        </w:r>
        <w:r w:rsidR="001122D2">
          <w:rPr>
            <w:webHidden/>
          </w:rPr>
          <w:fldChar w:fldCharType="separate"/>
        </w:r>
        <w:r w:rsidR="001122D2">
          <w:rPr>
            <w:webHidden/>
          </w:rPr>
          <w:t>46</w:t>
        </w:r>
        <w:r w:rsidR="001122D2">
          <w:rPr>
            <w:webHidden/>
          </w:rPr>
          <w:fldChar w:fldCharType="end"/>
        </w:r>
      </w:hyperlink>
    </w:p>
    <w:p w14:paraId="3412C905" w14:textId="19C37A35" w:rsidR="001122D2" w:rsidRDefault="00665719">
      <w:pPr>
        <w:pStyle w:val="TableofFigures"/>
        <w:rPr>
          <w:rFonts w:asciiTheme="minorHAnsi" w:eastAsiaTheme="minorEastAsia" w:hAnsiTheme="minorHAnsi" w:cstheme="minorBidi"/>
          <w:sz w:val="22"/>
          <w:szCs w:val="22"/>
          <w:lang w:eastAsia="en-US"/>
        </w:rPr>
      </w:pPr>
      <w:hyperlink w:anchor="_Toc42511844" w:history="1">
        <w:r w:rsidR="001122D2" w:rsidRPr="00F57F10">
          <w:rPr>
            <w:rStyle w:val="Hyperlink"/>
          </w:rPr>
          <w:t>Figure 20 Additional circuitry for settling measurement on aTE</w:t>
        </w:r>
        <w:r w:rsidR="001122D2">
          <w:rPr>
            <w:webHidden/>
          </w:rPr>
          <w:tab/>
        </w:r>
        <w:r w:rsidR="001122D2">
          <w:rPr>
            <w:webHidden/>
          </w:rPr>
          <w:fldChar w:fldCharType="begin"/>
        </w:r>
        <w:r w:rsidR="001122D2">
          <w:rPr>
            <w:webHidden/>
          </w:rPr>
          <w:instrText xml:space="preserve"> PAGEREF _Toc42511844 \h </w:instrText>
        </w:r>
        <w:r w:rsidR="001122D2">
          <w:rPr>
            <w:webHidden/>
          </w:rPr>
        </w:r>
        <w:r w:rsidR="001122D2">
          <w:rPr>
            <w:webHidden/>
          </w:rPr>
          <w:fldChar w:fldCharType="separate"/>
        </w:r>
        <w:r w:rsidR="001122D2">
          <w:rPr>
            <w:webHidden/>
          </w:rPr>
          <w:t>47</w:t>
        </w:r>
        <w:r w:rsidR="001122D2">
          <w:rPr>
            <w:webHidden/>
          </w:rPr>
          <w:fldChar w:fldCharType="end"/>
        </w:r>
      </w:hyperlink>
    </w:p>
    <w:p w14:paraId="4FB6A566" w14:textId="783FF444" w:rsidR="001122D2" w:rsidRDefault="00665719">
      <w:pPr>
        <w:pStyle w:val="TableofFigures"/>
        <w:rPr>
          <w:rFonts w:asciiTheme="minorHAnsi" w:eastAsiaTheme="minorEastAsia" w:hAnsiTheme="minorHAnsi" w:cstheme="minorBidi"/>
          <w:sz w:val="22"/>
          <w:szCs w:val="22"/>
          <w:lang w:eastAsia="en-US"/>
        </w:rPr>
      </w:pPr>
      <w:hyperlink w:anchor="_Toc42511845" w:history="1">
        <w:r w:rsidR="001122D2" w:rsidRPr="00F57F10">
          <w:rPr>
            <w:rStyle w:val="Hyperlink"/>
          </w:rPr>
          <w:t>Figure 21 mixer error</w:t>
        </w:r>
        <w:r w:rsidR="001122D2">
          <w:rPr>
            <w:webHidden/>
          </w:rPr>
          <w:tab/>
        </w:r>
        <w:r w:rsidR="001122D2">
          <w:rPr>
            <w:webHidden/>
          </w:rPr>
          <w:fldChar w:fldCharType="begin"/>
        </w:r>
        <w:r w:rsidR="001122D2">
          <w:rPr>
            <w:webHidden/>
          </w:rPr>
          <w:instrText xml:space="preserve"> PAGEREF _Toc42511845 \h </w:instrText>
        </w:r>
        <w:r w:rsidR="001122D2">
          <w:rPr>
            <w:webHidden/>
          </w:rPr>
        </w:r>
        <w:r w:rsidR="001122D2">
          <w:rPr>
            <w:webHidden/>
          </w:rPr>
          <w:fldChar w:fldCharType="separate"/>
        </w:r>
        <w:r w:rsidR="001122D2">
          <w:rPr>
            <w:webHidden/>
          </w:rPr>
          <w:t>49</w:t>
        </w:r>
        <w:r w:rsidR="001122D2">
          <w:rPr>
            <w:webHidden/>
          </w:rPr>
          <w:fldChar w:fldCharType="end"/>
        </w:r>
      </w:hyperlink>
    </w:p>
    <w:p w14:paraId="2CF41911" w14:textId="08657C2C" w:rsidR="001122D2" w:rsidRDefault="00665719">
      <w:pPr>
        <w:pStyle w:val="TableofFigures"/>
        <w:rPr>
          <w:rFonts w:asciiTheme="minorHAnsi" w:eastAsiaTheme="minorEastAsia" w:hAnsiTheme="minorHAnsi" w:cstheme="minorBidi"/>
          <w:sz w:val="22"/>
          <w:szCs w:val="22"/>
          <w:lang w:eastAsia="en-US"/>
        </w:rPr>
      </w:pPr>
      <w:hyperlink r:id="rId139" w:anchor="_Toc42511846" w:history="1">
        <w:r w:rsidR="001122D2" w:rsidRPr="00F57F10">
          <w:rPr>
            <w:rStyle w:val="Hyperlink"/>
          </w:rPr>
          <w:t>Figure 22: TXDIGBIST merged with TXDIG</w:t>
        </w:r>
        <w:r w:rsidR="001122D2">
          <w:rPr>
            <w:webHidden/>
          </w:rPr>
          <w:tab/>
        </w:r>
        <w:r w:rsidR="001122D2">
          <w:rPr>
            <w:webHidden/>
          </w:rPr>
          <w:fldChar w:fldCharType="begin"/>
        </w:r>
        <w:r w:rsidR="001122D2">
          <w:rPr>
            <w:webHidden/>
          </w:rPr>
          <w:instrText xml:space="preserve"> PAGEREF _Toc42511846 \h </w:instrText>
        </w:r>
        <w:r w:rsidR="001122D2">
          <w:rPr>
            <w:webHidden/>
          </w:rPr>
        </w:r>
        <w:r w:rsidR="001122D2">
          <w:rPr>
            <w:webHidden/>
          </w:rPr>
          <w:fldChar w:fldCharType="separate"/>
        </w:r>
        <w:r w:rsidR="001122D2">
          <w:rPr>
            <w:webHidden/>
          </w:rPr>
          <w:t>54</w:t>
        </w:r>
        <w:r w:rsidR="001122D2">
          <w:rPr>
            <w:webHidden/>
          </w:rPr>
          <w:fldChar w:fldCharType="end"/>
        </w:r>
      </w:hyperlink>
    </w:p>
    <w:p w14:paraId="2B7260F1" w14:textId="23601FD5" w:rsidR="001122D2" w:rsidRDefault="00665719">
      <w:pPr>
        <w:pStyle w:val="TableofFigures"/>
        <w:rPr>
          <w:rFonts w:asciiTheme="minorHAnsi" w:eastAsiaTheme="minorEastAsia" w:hAnsiTheme="minorHAnsi" w:cstheme="minorBidi"/>
          <w:sz w:val="22"/>
          <w:szCs w:val="22"/>
          <w:lang w:eastAsia="en-US"/>
        </w:rPr>
      </w:pPr>
      <w:hyperlink r:id="rId140" w:anchor="_Toc42511847" w:history="1">
        <w:r w:rsidR="001122D2" w:rsidRPr="00F57F10">
          <w:rPr>
            <w:rStyle w:val="Hyperlink"/>
          </w:rPr>
          <w:t>Figure 23: AMR7 Phase measurement loop</w:t>
        </w:r>
        <w:r w:rsidR="001122D2">
          <w:rPr>
            <w:webHidden/>
          </w:rPr>
          <w:tab/>
        </w:r>
        <w:r w:rsidR="001122D2">
          <w:rPr>
            <w:webHidden/>
          </w:rPr>
          <w:fldChar w:fldCharType="begin"/>
        </w:r>
        <w:r w:rsidR="001122D2">
          <w:rPr>
            <w:webHidden/>
          </w:rPr>
          <w:instrText xml:space="preserve"> PAGEREF _Toc42511847 \h </w:instrText>
        </w:r>
        <w:r w:rsidR="001122D2">
          <w:rPr>
            <w:webHidden/>
          </w:rPr>
        </w:r>
        <w:r w:rsidR="001122D2">
          <w:rPr>
            <w:webHidden/>
          </w:rPr>
          <w:fldChar w:fldCharType="separate"/>
        </w:r>
        <w:r w:rsidR="001122D2">
          <w:rPr>
            <w:webHidden/>
          </w:rPr>
          <w:t>55</w:t>
        </w:r>
        <w:r w:rsidR="001122D2">
          <w:rPr>
            <w:webHidden/>
          </w:rPr>
          <w:fldChar w:fldCharType="end"/>
        </w:r>
      </w:hyperlink>
    </w:p>
    <w:p w14:paraId="5DFDC721" w14:textId="306A5B6C" w:rsidR="001122D2" w:rsidRDefault="00665719">
      <w:pPr>
        <w:pStyle w:val="TableofFigures"/>
        <w:rPr>
          <w:rFonts w:asciiTheme="minorHAnsi" w:eastAsiaTheme="minorEastAsia" w:hAnsiTheme="minorHAnsi" w:cstheme="minorBidi"/>
          <w:sz w:val="22"/>
          <w:szCs w:val="22"/>
          <w:lang w:eastAsia="en-US"/>
        </w:rPr>
      </w:pPr>
      <w:hyperlink r:id="rId141" w:anchor="_Toc42511848" w:history="1">
        <w:r w:rsidR="001122D2" w:rsidRPr="00F57F10">
          <w:rPr>
            <w:rStyle w:val="Hyperlink"/>
          </w:rPr>
          <w:t>Figure 24: Phase measurement loop with ARM7</w:t>
        </w:r>
        <w:r w:rsidR="001122D2">
          <w:rPr>
            <w:webHidden/>
          </w:rPr>
          <w:tab/>
        </w:r>
        <w:r w:rsidR="001122D2">
          <w:rPr>
            <w:webHidden/>
          </w:rPr>
          <w:fldChar w:fldCharType="begin"/>
        </w:r>
        <w:r w:rsidR="001122D2">
          <w:rPr>
            <w:webHidden/>
          </w:rPr>
          <w:instrText xml:space="preserve"> PAGEREF _Toc42511848 \h </w:instrText>
        </w:r>
        <w:r w:rsidR="001122D2">
          <w:rPr>
            <w:webHidden/>
          </w:rPr>
        </w:r>
        <w:r w:rsidR="001122D2">
          <w:rPr>
            <w:webHidden/>
          </w:rPr>
          <w:fldChar w:fldCharType="separate"/>
        </w:r>
        <w:r w:rsidR="001122D2">
          <w:rPr>
            <w:webHidden/>
          </w:rPr>
          <w:t>55</w:t>
        </w:r>
        <w:r w:rsidR="001122D2">
          <w:rPr>
            <w:webHidden/>
          </w:rPr>
          <w:fldChar w:fldCharType="end"/>
        </w:r>
      </w:hyperlink>
    </w:p>
    <w:p w14:paraId="6BCD2510" w14:textId="15FA714D" w:rsidR="001122D2" w:rsidRDefault="00665719">
      <w:pPr>
        <w:pStyle w:val="TableofFigures"/>
        <w:rPr>
          <w:rFonts w:asciiTheme="minorHAnsi" w:eastAsiaTheme="minorEastAsia" w:hAnsiTheme="minorHAnsi" w:cstheme="minorBidi"/>
          <w:sz w:val="22"/>
          <w:szCs w:val="22"/>
          <w:lang w:eastAsia="en-US"/>
        </w:rPr>
      </w:pPr>
      <w:hyperlink w:anchor="_Toc42511849" w:history="1">
        <w:r w:rsidR="001122D2" w:rsidRPr="00F57F10">
          <w:rPr>
            <w:rStyle w:val="Hyperlink"/>
          </w:rPr>
          <w:t>Figure 25 chirp vs Bist (calibration and safety)</w:t>
        </w:r>
        <w:r w:rsidR="001122D2">
          <w:rPr>
            <w:webHidden/>
          </w:rPr>
          <w:tab/>
        </w:r>
        <w:r w:rsidR="001122D2">
          <w:rPr>
            <w:webHidden/>
          </w:rPr>
          <w:fldChar w:fldCharType="begin"/>
        </w:r>
        <w:r w:rsidR="001122D2">
          <w:rPr>
            <w:webHidden/>
          </w:rPr>
          <w:instrText xml:space="preserve"> PAGEREF _Toc42511849 \h </w:instrText>
        </w:r>
        <w:r w:rsidR="001122D2">
          <w:rPr>
            <w:webHidden/>
          </w:rPr>
        </w:r>
        <w:r w:rsidR="001122D2">
          <w:rPr>
            <w:webHidden/>
          </w:rPr>
          <w:fldChar w:fldCharType="separate"/>
        </w:r>
        <w:r w:rsidR="001122D2">
          <w:rPr>
            <w:webHidden/>
          </w:rPr>
          <w:t>56</w:t>
        </w:r>
        <w:r w:rsidR="001122D2">
          <w:rPr>
            <w:webHidden/>
          </w:rPr>
          <w:fldChar w:fldCharType="end"/>
        </w:r>
      </w:hyperlink>
    </w:p>
    <w:p w14:paraId="3813BC1E" w14:textId="0389EEE5" w:rsidR="001122D2" w:rsidRDefault="00665719">
      <w:pPr>
        <w:pStyle w:val="TableofFigures"/>
        <w:rPr>
          <w:rFonts w:asciiTheme="minorHAnsi" w:eastAsiaTheme="minorEastAsia" w:hAnsiTheme="minorHAnsi" w:cstheme="minorBidi"/>
          <w:sz w:val="22"/>
          <w:szCs w:val="22"/>
          <w:lang w:eastAsia="en-US"/>
        </w:rPr>
      </w:pPr>
      <w:hyperlink w:anchor="_Toc42511850" w:history="1">
        <w:r w:rsidR="001122D2" w:rsidRPr="00F57F10">
          <w:rPr>
            <w:rStyle w:val="Hyperlink"/>
          </w:rPr>
          <w:t>Figure 26 power Calibration process</w:t>
        </w:r>
        <w:r w:rsidR="001122D2">
          <w:rPr>
            <w:webHidden/>
          </w:rPr>
          <w:tab/>
        </w:r>
        <w:r w:rsidR="001122D2">
          <w:rPr>
            <w:webHidden/>
          </w:rPr>
          <w:fldChar w:fldCharType="begin"/>
        </w:r>
        <w:r w:rsidR="001122D2">
          <w:rPr>
            <w:webHidden/>
          </w:rPr>
          <w:instrText xml:space="preserve"> PAGEREF _Toc42511850 \h </w:instrText>
        </w:r>
        <w:r w:rsidR="001122D2">
          <w:rPr>
            <w:webHidden/>
          </w:rPr>
        </w:r>
        <w:r w:rsidR="001122D2">
          <w:rPr>
            <w:webHidden/>
          </w:rPr>
          <w:fldChar w:fldCharType="separate"/>
        </w:r>
        <w:r w:rsidR="001122D2">
          <w:rPr>
            <w:webHidden/>
          </w:rPr>
          <w:t>57</w:t>
        </w:r>
        <w:r w:rsidR="001122D2">
          <w:rPr>
            <w:webHidden/>
          </w:rPr>
          <w:fldChar w:fldCharType="end"/>
        </w:r>
      </w:hyperlink>
    </w:p>
    <w:p w14:paraId="6824948D" w14:textId="06B46EEA" w:rsidR="001122D2" w:rsidRDefault="00665719">
      <w:pPr>
        <w:pStyle w:val="TableofFigures"/>
        <w:rPr>
          <w:rFonts w:asciiTheme="minorHAnsi" w:eastAsiaTheme="minorEastAsia" w:hAnsiTheme="minorHAnsi" w:cstheme="minorBidi"/>
          <w:sz w:val="22"/>
          <w:szCs w:val="22"/>
          <w:lang w:eastAsia="en-US"/>
        </w:rPr>
      </w:pPr>
      <w:hyperlink r:id="rId142" w:anchor="_Toc42511851" w:history="1">
        <w:r w:rsidR="001122D2" w:rsidRPr="00F57F10">
          <w:rPr>
            <w:rStyle w:val="Hyperlink"/>
          </w:rPr>
          <w:t>Figure 27 : Sat detector calibration state machine</w:t>
        </w:r>
        <w:r w:rsidR="001122D2">
          <w:rPr>
            <w:webHidden/>
          </w:rPr>
          <w:tab/>
        </w:r>
        <w:r w:rsidR="001122D2">
          <w:rPr>
            <w:webHidden/>
          </w:rPr>
          <w:fldChar w:fldCharType="begin"/>
        </w:r>
        <w:r w:rsidR="001122D2">
          <w:rPr>
            <w:webHidden/>
          </w:rPr>
          <w:instrText xml:space="preserve"> PAGEREF _Toc42511851 \h </w:instrText>
        </w:r>
        <w:r w:rsidR="001122D2">
          <w:rPr>
            <w:webHidden/>
          </w:rPr>
        </w:r>
        <w:r w:rsidR="001122D2">
          <w:rPr>
            <w:webHidden/>
          </w:rPr>
          <w:fldChar w:fldCharType="separate"/>
        </w:r>
        <w:r w:rsidR="001122D2">
          <w:rPr>
            <w:webHidden/>
          </w:rPr>
          <w:t>59</w:t>
        </w:r>
        <w:r w:rsidR="001122D2">
          <w:rPr>
            <w:webHidden/>
          </w:rPr>
          <w:fldChar w:fldCharType="end"/>
        </w:r>
      </w:hyperlink>
    </w:p>
    <w:p w14:paraId="5E63D444" w14:textId="55201077" w:rsidR="001122D2" w:rsidRDefault="00665719">
      <w:pPr>
        <w:pStyle w:val="TableofFigures"/>
        <w:rPr>
          <w:rFonts w:asciiTheme="minorHAnsi" w:eastAsiaTheme="minorEastAsia" w:hAnsiTheme="minorHAnsi" w:cstheme="minorBidi"/>
          <w:sz w:val="22"/>
          <w:szCs w:val="22"/>
          <w:lang w:eastAsia="en-US"/>
        </w:rPr>
      </w:pPr>
      <w:hyperlink r:id="rId143" w:anchor="_Toc42511852" w:history="1">
        <w:r w:rsidR="001122D2" w:rsidRPr="00F57F10">
          <w:rPr>
            <w:rStyle w:val="Hyperlink"/>
          </w:rPr>
          <w:t>Figure 28: estimation of HPF with linear interpolation</w:t>
        </w:r>
        <w:r w:rsidR="001122D2">
          <w:rPr>
            <w:webHidden/>
          </w:rPr>
          <w:tab/>
        </w:r>
        <w:r w:rsidR="001122D2">
          <w:rPr>
            <w:webHidden/>
          </w:rPr>
          <w:fldChar w:fldCharType="begin"/>
        </w:r>
        <w:r w:rsidR="001122D2">
          <w:rPr>
            <w:webHidden/>
          </w:rPr>
          <w:instrText xml:space="preserve"> PAGEREF _Toc42511852 \h </w:instrText>
        </w:r>
        <w:r w:rsidR="001122D2">
          <w:rPr>
            <w:webHidden/>
          </w:rPr>
        </w:r>
        <w:r w:rsidR="001122D2">
          <w:rPr>
            <w:webHidden/>
          </w:rPr>
          <w:fldChar w:fldCharType="separate"/>
        </w:r>
        <w:r w:rsidR="001122D2">
          <w:rPr>
            <w:webHidden/>
          </w:rPr>
          <w:t>61</w:t>
        </w:r>
        <w:r w:rsidR="001122D2">
          <w:rPr>
            <w:webHidden/>
          </w:rPr>
          <w:fldChar w:fldCharType="end"/>
        </w:r>
      </w:hyperlink>
    </w:p>
    <w:p w14:paraId="36D315E3" w14:textId="36FF8CF7" w:rsidR="001122D2" w:rsidRDefault="00665719">
      <w:pPr>
        <w:pStyle w:val="TableofFigures"/>
        <w:rPr>
          <w:rFonts w:asciiTheme="minorHAnsi" w:eastAsiaTheme="minorEastAsia" w:hAnsiTheme="minorHAnsi" w:cstheme="minorBidi"/>
          <w:sz w:val="22"/>
          <w:szCs w:val="22"/>
          <w:lang w:eastAsia="en-US"/>
        </w:rPr>
      </w:pPr>
      <w:hyperlink r:id="rId144" w:anchor="_Toc42511853" w:history="1">
        <w:r w:rsidR="001122D2" w:rsidRPr="00F57F10">
          <w:rPr>
            <w:rStyle w:val="Hyperlink"/>
          </w:rPr>
          <w:t>Figure 29:  TX Safety mechanism</w:t>
        </w:r>
        <w:r w:rsidR="001122D2">
          <w:rPr>
            <w:webHidden/>
          </w:rPr>
          <w:tab/>
        </w:r>
        <w:r w:rsidR="001122D2">
          <w:rPr>
            <w:webHidden/>
          </w:rPr>
          <w:fldChar w:fldCharType="begin"/>
        </w:r>
        <w:r w:rsidR="001122D2">
          <w:rPr>
            <w:webHidden/>
          </w:rPr>
          <w:instrText xml:space="preserve"> PAGEREF _Toc42511853 \h </w:instrText>
        </w:r>
        <w:r w:rsidR="001122D2">
          <w:rPr>
            <w:webHidden/>
          </w:rPr>
        </w:r>
        <w:r w:rsidR="001122D2">
          <w:rPr>
            <w:webHidden/>
          </w:rPr>
          <w:fldChar w:fldCharType="separate"/>
        </w:r>
        <w:r w:rsidR="001122D2">
          <w:rPr>
            <w:webHidden/>
          </w:rPr>
          <w:t>65</w:t>
        </w:r>
        <w:r w:rsidR="001122D2">
          <w:rPr>
            <w:webHidden/>
          </w:rPr>
          <w:fldChar w:fldCharType="end"/>
        </w:r>
      </w:hyperlink>
    </w:p>
    <w:p w14:paraId="5AFB6F7E" w14:textId="53516F3E" w:rsidR="001122D2" w:rsidRDefault="00665719">
      <w:pPr>
        <w:pStyle w:val="TableofFigures"/>
        <w:rPr>
          <w:rFonts w:asciiTheme="minorHAnsi" w:eastAsiaTheme="minorEastAsia" w:hAnsiTheme="minorHAnsi" w:cstheme="minorBidi"/>
          <w:sz w:val="22"/>
          <w:szCs w:val="22"/>
          <w:lang w:eastAsia="en-US"/>
        </w:rPr>
      </w:pPr>
      <w:hyperlink r:id="rId145" w:anchor="_Toc42511854" w:history="1">
        <w:r w:rsidR="001122D2" w:rsidRPr="00F57F10">
          <w:rPr>
            <w:rStyle w:val="Hyperlink"/>
          </w:rPr>
          <w:t>Figure 30:TX BIST example with N=8</w:t>
        </w:r>
        <w:r w:rsidR="001122D2">
          <w:rPr>
            <w:webHidden/>
          </w:rPr>
          <w:tab/>
        </w:r>
        <w:r w:rsidR="001122D2">
          <w:rPr>
            <w:webHidden/>
          </w:rPr>
          <w:fldChar w:fldCharType="begin"/>
        </w:r>
        <w:r w:rsidR="001122D2">
          <w:rPr>
            <w:webHidden/>
          </w:rPr>
          <w:instrText xml:space="preserve"> PAGEREF _Toc42511854 \h </w:instrText>
        </w:r>
        <w:r w:rsidR="001122D2">
          <w:rPr>
            <w:webHidden/>
          </w:rPr>
        </w:r>
        <w:r w:rsidR="001122D2">
          <w:rPr>
            <w:webHidden/>
          </w:rPr>
          <w:fldChar w:fldCharType="separate"/>
        </w:r>
        <w:r w:rsidR="001122D2">
          <w:rPr>
            <w:webHidden/>
          </w:rPr>
          <w:t>66</w:t>
        </w:r>
        <w:r w:rsidR="001122D2">
          <w:rPr>
            <w:webHidden/>
          </w:rPr>
          <w:fldChar w:fldCharType="end"/>
        </w:r>
      </w:hyperlink>
    </w:p>
    <w:p w14:paraId="7AF1204B" w14:textId="5055086E" w:rsidR="001122D2" w:rsidRDefault="00665719">
      <w:pPr>
        <w:pStyle w:val="TableofFigures"/>
        <w:rPr>
          <w:rFonts w:asciiTheme="minorHAnsi" w:eastAsiaTheme="minorEastAsia" w:hAnsiTheme="minorHAnsi" w:cstheme="minorBidi"/>
          <w:sz w:val="22"/>
          <w:szCs w:val="22"/>
          <w:lang w:eastAsia="en-US"/>
        </w:rPr>
      </w:pPr>
      <w:hyperlink r:id="rId146" w:anchor="_Toc42511855" w:history="1">
        <w:r w:rsidR="001122D2" w:rsidRPr="00F57F10">
          <w:rPr>
            <w:rStyle w:val="Hyperlink"/>
          </w:rPr>
          <w:t>Figure 31: Phase computation from FFT</w:t>
        </w:r>
        <w:r w:rsidR="001122D2">
          <w:rPr>
            <w:webHidden/>
          </w:rPr>
          <w:tab/>
        </w:r>
        <w:r w:rsidR="001122D2">
          <w:rPr>
            <w:webHidden/>
          </w:rPr>
          <w:fldChar w:fldCharType="begin"/>
        </w:r>
        <w:r w:rsidR="001122D2">
          <w:rPr>
            <w:webHidden/>
          </w:rPr>
          <w:instrText xml:space="preserve"> PAGEREF _Toc42511855 \h </w:instrText>
        </w:r>
        <w:r w:rsidR="001122D2">
          <w:rPr>
            <w:webHidden/>
          </w:rPr>
        </w:r>
        <w:r w:rsidR="001122D2">
          <w:rPr>
            <w:webHidden/>
          </w:rPr>
          <w:fldChar w:fldCharType="separate"/>
        </w:r>
        <w:r w:rsidR="001122D2">
          <w:rPr>
            <w:webHidden/>
          </w:rPr>
          <w:t>66</w:t>
        </w:r>
        <w:r w:rsidR="001122D2">
          <w:rPr>
            <w:webHidden/>
          </w:rPr>
          <w:fldChar w:fldCharType="end"/>
        </w:r>
      </w:hyperlink>
    </w:p>
    <w:p w14:paraId="0F70D030" w14:textId="2B2476A6" w:rsidR="001122D2" w:rsidRDefault="00665719">
      <w:pPr>
        <w:pStyle w:val="TableofFigures"/>
        <w:rPr>
          <w:rFonts w:asciiTheme="minorHAnsi" w:eastAsiaTheme="minorEastAsia" w:hAnsiTheme="minorHAnsi" w:cstheme="minorBidi"/>
          <w:sz w:val="22"/>
          <w:szCs w:val="22"/>
          <w:lang w:eastAsia="en-US"/>
        </w:rPr>
      </w:pPr>
      <w:hyperlink r:id="rId147" w:anchor="_Toc42511856" w:history="1">
        <w:r w:rsidR="001122D2" w:rsidRPr="00F57F10">
          <w:rPr>
            <w:rStyle w:val="Hyperlink"/>
          </w:rPr>
          <w:t>Figure 32: TX 2 TX delta phase variation block diagram</w:t>
        </w:r>
        <w:r w:rsidR="001122D2">
          <w:rPr>
            <w:webHidden/>
          </w:rPr>
          <w:tab/>
        </w:r>
        <w:r w:rsidR="001122D2">
          <w:rPr>
            <w:webHidden/>
          </w:rPr>
          <w:fldChar w:fldCharType="begin"/>
        </w:r>
        <w:r w:rsidR="001122D2">
          <w:rPr>
            <w:webHidden/>
          </w:rPr>
          <w:instrText xml:space="preserve"> PAGEREF _Toc42511856 \h </w:instrText>
        </w:r>
        <w:r w:rsidR="001122D2">
          <w:rPr>
            <w:webHidden/>
          </w:rPr>
        </w:r>
        <w:r w:rsidR="001122D2">
          <w:rPr>
            <w:webHidden/>
          </w:rPr>
          <w:fldChar w:fldCharType="separate"/>
        </w:r>
        <w:r w:rsidR="001122D2">
          <w:rPr>
            <w:webHidden/>
          </w:rPr>
          <w:t>67</w:t>
        </w:r>
        <w:r w:rsidR="001122D2">
          <w:rPr>
            <w:webHidden/>
          </w:rPr>
          <w:fldChar w:fldCharType="end"/>
        </w:r>
      </w:hyperlink>
    </w:p>
    <w:p w14:paraId="75EF8D7D" w14:textId="254DB92B" w:rsidR="001122D2" w:rsidRDefault="00665719">
      <w:pPr>
        <w:pStyle w:val="TableofFigures"/>
        <w:rPr>
          <w:rFonts w:asciiTheme="minorHAnsi" w:eastAsiaTheme="minorEastAsia" w:hAnsiTheme="minorHAnsi" w:cstheme="minorBidi"/>
          <w:sz w:val="22"/>
          <w:szCs w:val="22"/>
          <w:lang w:eastAsia="en-US"/>
        </w:rPr>
      </w:pPr>
      <w:hyperlink r:id="rId148" w:anchor="_Toc42511857" w:history="1">
        <w:r w:rsidR="001122D2" w:rsidRPr="00F57F10">
          <w:rPr>
            <w:rStyle w:val="Hyperlink"/>
          </w:rPr>
          <w:t>Figure 33:TX 2 TX delta phase variation algorithm</w:t>
        </w:r>
        <w:r w:rsidR="001122D2">
          <w:rPr>
            <w:webHidden/>
          </w:rPr>
          <w:tab/>
        </w:r>
        <w:r w:rsidR="001122D2">
          <w:rPr>
            <w:webHidden/>
          </w:rPr>
          <w:fldChar w:fldCharType="begin"/>
        </w:r>
        <w:r w:rsidR="001122D2">
          <w:rPr>
            <w:webHidden/>
          </w:rPr>
          <w:instrText xml:space="preserve"> PAGEREF _Toc42511857 \h </w:instrText>
        </w:r>
        <w:r w:rsidR="001122D2">
          <w:rPr>
            <w:webHidden/>
          </w:rPr>
        </w:r>
        <w:r w:rsidR="001122D2">
          <w:rPr>
            <w:webHidden/>
          </w:rPr>
          <w:fldChar w:fldCharType="separate"/>
        </w:r>
        <w:r w:rsidR="001122D2">
          <w:rPr>
            <w:webHidden/>
          </w:rPr>
          <w:t>68</w:t>
        </w:r>
        <w:r w:rsidR="001122D2">
          <w:rPr>
            <w:webHidden/>
          </w:rPr>
          <w:fldChar w:fldCharType="end"/>
        </w:r>
      </w:hyperlink>
    </w:p>
    <w:p w14:paraId="0213DC44" w14:textId="44ABBD88" w:rsidR="001122D2" w:rsidRDefault="00665719">
      <w:pPr>
        <w:pStyle w:val="TableofFigures"/>
        <w:rPr>
          <w:rFonts w:asciiTheme="minorHAnsi" w:eastAsiaTheme="minorEastAsia" w:hAnsiTheme="minorHAnsi" w:cstheme="minorBidi"/>
          <w:sz w:val="22"/>
          <w:szCs w:val="22"/>
          <w:lang w:eastAsia="en-US"/>
        </w:rPr>
      </w:pPr>
      <w:hyperlink r:id="rId149" w:anchor="_Toc42511858" w:history="1">
        <w:r w:rsidR="001122D2" w:rsidRPr="00F57F10">
          <w:rPr>
            <w:rStyle w:val="Hyperlink"/>
          </w:rPr>
          <w:t>Figure 34: Tx2 TX delta phase variation sequence</w:t>
        </w:r>
        <w:r w:rsidR="001122D2">
          <w:rPr>
            <w:webHidden/>
          </w:rPr>
          <w:tab/>
        </w:r>
        <w:r w:rsidR="001122D2">
          <w:rPr>
            <w:webHidden/>
          </w:rPr>
          <w:fldChar w:fldCharType="begin"/>
        </w:r>
        <w:r w:rsidR="001122D2">
          <w:rPr>
            <w:webHidden/>
          </w:rPr>
          <w:instrText xml:space="preserve"> PAGEREF _Toc42511858 \h </w:instrText>
        </w:r>
        <w:r w:rsidR="001122D2">
          <w:rPr>
            <w:webHidden/>
          </w:rPr>
        </w:r>
        <w:r w:rsidR="001122D2">
          <w:rPr>
            <w:webHidden/>
          </w:rPr>
          <w:fldChar w:fldCharType="separate"/>
        </w:r>
        <w:r w:rsidR="001122D2">
          <w:rPr>
            <w:webHidden/>
          </w:rPr>
          <w:t>69</w:t>
        </w:r>
        <w:r w:rsidR="001122D2">
          <w:rPr>
            <w:webHidden/>
          </w:rPr>
          <w:fldChar w:fldCharType="end"/>
        </w:r>
      </w:hyperlink>
    </w:p>
    <w:p w14:paraId="4EF5C6E3" w14:textId="425934DE" w:rsidR="001122D2" w:rsidRDefault="00665719">
      <w:pPr>
        <w:pStyle w:val="TableofFigures"/>
        <w:rPr>
          <w:rFonts w:asciiTheme="minorHAnsi" w:eastAsiaTheme="minorEastAsia" w:hAnsiTheme="minorHAnsi" w:cstheme="minorBidi"/>
          <w:sz w:val="22"/>
          <w:szCs w:val="22"/>
          <w:lang w:eastAsia="en-US"/>
        </w:rPr>
      </w:pPr>
      <w:hyperlink r:id="rId150" w:anchor="_Toc42511859" w:history="1">
        <w:r w:rsidR="001122D2" w:rsidRPr="00F57F10">
          <w:rPr>
            <w:rStyle w:val="Hyperlink"/>
          </w:rPr>
          <w:t>Figure 35: Phase step block diagram</w:t>
        </w:r>
        <w:r w:rsidR="001122D2">
          <w:rPr>
            <w:webHidden/>
          </w:rPr>
          <w:tab/>
        </w:r>
        <w:r w:rsidR="001122D2">
          <w:rPr>
            <w:webHidden/>
          </w:rPr>
          <w:fldChar w:fldCharType="begin"/>
        </w:r>
        <w:r w:rsidR="001122D2">
          <w:rPr>
            <w:webHidden/>
          </w:rPr>
          <w:instrText xml:space="preserve"> PAGEREF _Toc42511859 \h </w:instrText>
        </w:r>
        <w:r w:rsidR="001122D2">
          <w:rPr>
            <w:webHidden/>
          </w:rPr>
        </w:r>
        <w:r w:rsidR="001122D2">
          <w:rPr>
            <w:webHidden/>
          </w:rPr>
          <w:fldChar w:fldCharType="separate"/>
        </w:r>
        <w:r w:rsidR="001122D2">
          <w:rPr>
            <w:webHidden/>
          </w:rPr>
          <w:t>70</w:t>
        </w:r>
        <w:r w:rsidR="001122D2">
          <w:rPr>
            <w:webHidden/>
          </w:rPr>
          <w:fldChar w:fldCharType="end"/>
        </w:r>
      </w:hyperlink>
    </w:p>
    <w:p w14:paraId="45DBD66C" w14:textId="3CF6135F" w:rsidR="001122D2" w:rsidRDefault="00665719">
      <w:pPr>
        <w:pStyle w:val="TableofFigures"/>
        <w:rPr>
          <w:rFonts w:asciiTheme="minorHAnsi" w:eastAsiaTheme="minorEastAsia" w:hAnsiTheme="minorHAnsi" w:cstheme="minorBidi"/>
          <w:sz w:val="22"/>
          <w:szCs w:val="22"/>
          <w:lang w:eastAsia="en-US"/>
        </w:rPr>
      </w:pPr>
      <w:hyperlink r:id="rId151" w:anchor="_Toc42511860" w:history="1">
        <w:r w:rsidR="001122D2" w:rsidRPr="00F57F10">
          <w:rPr>
            <w:rStyle w:val="Hyperlink"/>
          </w:rPr>
          <w:t>Figure 36: Tx phase step algorithm</w:t>
        </w:r>
        <w:r w:rsidR="001122D2">
          <w:rPr>
            <w:webHidden/>
          </w:rPr>
          <w:tab/>
        </w:r>
        <w:r w:rsidR="001122D2">
          <w:rPr>
            <w:webHidden/>
          </w:rPr>
          <w:fldChar w:fldCharType="begin"/>
        </w:r>
        <w:r w:rsidR="001122D2">
          <w:rPr>
            <w:webHidden/>
          </w:rPr>
          <w:instrText xml:space="preserve"> PAGEREF _Toc42511860 \h </w:instrText>
        </w:r>
        <w:r w:rsidR="001122D2">
          <w:rPr>
            <w:webHidden/>
          </w:rPr>
        </w:r>
        <w:r w:rsidR="001122D2">
          <w:rPr>
            <w:webHidden/>
          </w:rPr>
          <w:fldChar w:fldCharType="separate"/>
        </w:r>
        <w:r w:rsidR="001122D2">
          <w:rPr>
            <w:webHidden/>
          </w:rPr>
          <w:t>71</w:t>
        </w:r>
        <w:r w:rsidR="001122D2">
          <w:rPr>
            <w:webHidden/>
          </w:rPr>
          <w:fldChar w:fldCharType="end"/>
        </w:r>
      </w:hyperlink>
    </w:p>
    <w:p w14:paraId="1DBDC38E" w14:textId="4026C49E" w:rsidR="001122D2" w:rsidRDefault="00665719">
      <w:pPr>
        <w:pStyle w:val="TableofFigures"/>
        <w:rPr>
          <w:rFonts w:asciiTheme="minorHAnsi" w:eastAsiaTheme="minorEastAsia" w:hAnsiTheme="minorHAnsi" w:cstheme="minorBidi"/>
          <w:sz w:val="22"/>
          <w:szCs w:val="22"/>
          <w:lang w:eastAsia="en-US"/>
        </w:rPr>
      </w:pPr>
      <w:hyperlink r:id="rId152" w:anchor="_Toc42511861" w:history="1">
        <w:r w:rsidR="001122D2" w:rsidRPr="00F57F10">
          <w:rPr>
            <w:rStyle w:val="Hyperlink"/>
          </w:rPr>
          <w:t>Figure 37: Tx phase step sequence</w:t>
        </w:r>
        <w:r w:rsidR="001122D2">
          <w:rPr>
            <w:webHidden/>
          </w:rPr>
          <w:tab/>
        </w:r>
        <w:r w:rsidR="001122D2">
          <w:rPr>
            <w:webHidden/>
          </w:rPr>
          <w:fldChar w:fldCharType="begin"/>
        </w:r>
        <w:r w:rsidR="001122D2">
          <w:rPr>
            <w:webHidden/>
          </w:rPr>
          <w:instrText xml:space="preserve"> PAGEREF _Toc42511861 \h </w:instrText>
        </w:r>
        <w:r w:rsidR="001122D2">
          <w:rPr>
            <w:webHidden/>
          </w:rPr>
        </w:r>
        <w:r w:rsidR="001122D2">
          <w:rPr>
            <w:webHidden/>
          </w:rPr>
          <w:fldChar w:fldCharType="separate"/>
        </w:r>
        <w:r w:rsidR="001122D2">
          <w:rPr>
            <w:webHidden/>
          </w:rPr>
          <w:t>72</w:t>
        </w:r>
        <w:r w:rsidR="001122D2">
          <w:rPr>
            <w:webHidden/>
          </w:rPr>
          <w:fldChar w:fldCharType="end"/>
        </w:r>
      </w:hyperlink>
    </w:p>
    <w:p w14:paraId="26C67CA4" w14:textId="5F829E74" w:rsidR="001753B3" w:rsidRDefault="001753B3">
      <w:pPr>
        <w:pStyle w:val="Body"/>
        <w:sectPr w:rsidR="001753B3" w:rsidSect="00C608C4">
          <w:type w:val="continuous"/>
          <w:pgSz w:w="11900" w:h="15860" w:code="150"/>
          <w:pgMar w:top="1900" w:right="1000" w:bottom="1060" w:left="1000" w:header="0" w:footer="774" w:gutter="0"/>
          <w:cols w:num="2" w:space="360"/>
          <w:docGrid w:linePitch="360"/>
        </w:sectPr>
      </w:pPr>
      <w:r>
        <w:fldChar w:fldCharType="end"/>
      </w:r>
    </w:p>
    <w:p w14:paraId="27A87705" w14:textId="27BFBA2F" w:rsidR="001753B3" w:rsidRDefault="001753B3">
      <w:pPr>
        <w:pStyle w:val="Heading1"/>
      </w:pPr>
      <w:bookmarkStart w:id="864" w:name="_Toc31217949"/>
      <w:bookmarkStart w:id="865" w:name="_Toc49245241"/>
      <w:r>
        <w:t>List of tables</w:t>
      </w:r>
      <w:bookmarkEnd w:id="864"/>
      <w:bookmarkEnd w:id="865"/>
    </w:p>
    <w:p w14:paraId="43DCB567" w14:textId="12EC0BE8" w:rsidR="001122D2" w:rsidRDefault="001753B3">
      <w:pPr>
        <w:pStyle w:val="TableofFigures"/>
        <w:rPr>
          <w:rFonts w:asciiTheme="minorHAnsi" w:eastAsiaTheme="minorEastAsia" w:hAnsiTheme="minorHAnsi" w:cstheme="minorBidi"/>
          <w:sz w:val="22"/>
          <w:szCs w:val="22"/>
          <w:lang w:eastAsia="en-US"/>
        </w:rPr>
      </w:pPr>
      <w:r>
        <w:fldChar w:fldCharType="begin"/>
      </w:r>
      <w:r>
        <w:instrText xml:space="preserve"> TOC \h \z \c "Table" </w:instrText>
      </w:r>
      <w:r>
        <w:fldChar w:fldCharType="separate"/>
      </w:r>
      <w:hyperlink w:anchor="_Toc42511862" w:history="1">
        <w:r w:rsidR="001122D2" w:rsidRPr="0099656C">
          <w:rPr>
            <w:rStyle w:val="Hyperlink"/>
          </w:rPr>
          <w:t>Table 1 PPDs in RFE</w:t>
        </w:r>
        <w:r w:rsidR="001122D2">
          <w:rPr>
            <w:webHidden/>
          </w:rPr>
          <w:tab/>
        </w:r>
        <w:r w:rsidR="001122D2">
          <w:rPr>
            <w:webHidden/>
          </w:rPr>
          <w:fldChar w:fldCharType="begin"/>
        </w:r>
        <w:r w:rsidR="001122D2">
          <w:rPr>
            <w:webHidden/>
          </w:rPr>
          <w:instrText xml:space="preserve"> PAGEREF _Toc42511862 \h </w:instrText>
        </w:r>
        <w:r w:rsidR="001122D2">
          <w:rPr>
            <w:webHidden/>
          </w:rPr>
        </w:r>
        <w:r w:rsidR="001122D2">
          <w:rPr>
            <w:webHidden/>
          </w:rPr>
          <w:fldChar w:fldCharType="separate"/>
        </w:r>
        <w:r w:rsidR="001122D2">
          <w:rPr>
            <w:webHidden/>
          </w:rPr>
          <w:t>10</w:t>
        </w:r>
        <w:r w:rsidR="001122D2">
          <w:rPr>
            <w:webHidden/>
          </w:rPr>
          <w:fldChar w:fldCharType="end"/>
        </w:r>
      </w:hyperlink>
    </w:p>
    <w:p w14:paraId="05280F82" w14:textId="589AF3CA" w:rsidR="001122D2" w:rsidRDefault="00665719">
      <w:pPr>
        <w:pStyle w:val="TableofFigures"/>
        <w:rPr>
          <w:rFonts w:asciiTheme="minorHAnsi" w:eastAsiaTheme="minorEastAsia" w:hAnsiTheme="minorHAnsi" w:cstheme="minorBidi"/>
          <w:sz w:val="22"/>
          <w:szCs w:val="22"/>
          <w:lang w:eastAsia="en-US"/>
        </w:rPr>
      </w:pPr>
      <w:hyperlink w:anchor="_Toc42511863" w:history="1">
        <w:r w:rsidR="001122D2" w:rsidRPr="0099656C">
          <w:rPr>
            <w:rStyle w:val="Hyperlink"/>
          </w:rPr>
          <w:t>Table 2 interface with external for the power detector</w:t>
        </w:r>
        <w:r w:rsidR="001122D2">
          <w:rPr>
            <w:webHidden/>
          </w:rPr>
          <w:tab/>
        </w:r>
        <w:r w:rsidR="001122D2">
          <w:rPr>
            <w:webHidden/>
          </w:rPr>
          <w:fldChar w:fldCharType="begin"/>
        </w:r>
        <w:r w:rsidR="001122D2">
          <w:rPr>
            <w:webHidden/>
          </w:rPr>
          <w:instrText xml:space="preserve"> PAGEREF _Toc42511863 \h </w:instrText>
        </w:r>
        <w:r w:rsidR="001122D2">
          <w:rPr>
            <w:webHidden/>
          </w:rPr>
        </w:r>
        <w:r w:rsidR="001122D2">
          <w:rPr>
            <w:webHidden/>
          </w:rPr>
          <w:fldChar w:fldCharType="separate"/>
        </w:r>
        <w:r w:rsidR="001122D2">
          <w:rPr>
            <w:webHidden/>
          </w:rPr>
          <w:t>13</w:t>
        </w:r>
        <w:r w:rsidR="001122D2">
          <w:rPr>
            <w:webHidden/>
          </w:rPr>
          <w:fldChar w:fldCharType="end"/>
        </w:r>
      </w:hyperlink>
    </w:p>
    <w:p w14:paraId="6CE78E98" w14:textId="571D043C" w:rsidR="001122D2" w:rsidRDefault="00665719">
      <w:pPr>
        <w:pStyle w:val="TableofFigures"/>
        <w:rPr>
          <w:rFonts w:asciiTheme="minorHAnsi" w:eastAsiaTheme="minorEastAsia" w:hAnsiTheme="minorHAnsi" w:cstheme="minorBidi"/>
          <w:sz w:val="22"/>
          <w:szCs w:val="22"/>
          <w:lang w:eastAsia="en-US"/>
        </w:rPr>
      </w:pPr>
      <w:hyperlink w:anchor="_Toc42511864" w:history="1">
        <w:r w:rsidR="001122D2" w:rsidRPr="0099656C">
          <w:rPr>
            <w:rStyle w:val="Hyperlink"/>
          </w:rPr>
          <w:t>Table 3 Electrical specification power detector</w:t>
        </w:r>
        <w:r w:rsidR="001122D2">
          <w:rPr>
            <w:webHidden/>
          </w:rPr>
          <w:tab/>
        </w:r>
        <w:r w:rsidR="001122D2">
          <w:rPr>
            <w:webHidden/>
          </w:rPr>
          <w:fldChar w:fldCharType="begin"/>
        </w:r>
        <w:r w:rsidR="001122D2">
          <w:rPr>
            <w:webHidden/>
          </w:rPr>
          <w:instrText xml:space="preserve"> PAGEREF _Toc42511864 \h </w:instrText>
        </w:r>
        <w:r w:rsidR="001122D2">
          <w:rPr>
            <w:webHidden/>
          </w:rPr>
        </w:r>
        <w:r w:rsidR="001122D2">
          <w:rPr>
            <w:webHidden/>
          </w:rPr>
          <w:fldChar w:fldCharType="separate"/>
        </w:r>
        <w:r w:rsidR="001122D2">
          <w:rPr>
            <w:webHidden/>
          </w:rPr>
          <w:t>15</w:t>
        </w:r>
        <w:r w:rsidR="001122D2">
          <w:rPr>
            <w:webHidden/>
          </w:rPr>
          <w:fldChar w:fldCharType="end"/>
        </w:r>
      </w:hyperlink>
    </w:p>
    <w:p w14:paraId="0A56490B" w14:textId="72F30204" w:rsidR="001122D2" w:rsidRDefault="00665719">
      <w:pPr>
        <w:pStyle w:val="TableofFigures"/>
        <w:rPr>
          <w:rFonts w:asciiTheme="minorHAnsi" w:eastAsiaTheme="minorEastAsia" w:hAnsiTheme="minorHAnsi" w:cstheme="minorBidi"/>
          <w:sz w:val="22"/>
          <w:szCs w:val="22"/>
          <w:lang w:eastAsia="en-US"/>
        </w:rPr>
      </w:pPr>
      <w:hyperlink w:anchor="_Toc42511865" w:history="1">
        <w:r w:rsidR="001122D2" w:rsidRPr="0099656C">
          <w:rPr>
            <w:rStyle w:val="Hyperlink"/>
          </w:rPr>
          <w:t>Table 5 I/O RXBIST</w:t>
        </w:r>
        <w:r w:rsidR="001122D2">
          <w:rPr>
            <w:webHidden/>
          </w:rPr>
          <w:tab/>
        </w:r>
        <w:r w:rsidR="001122D2">
          <w:rPr>
            <w:webHidden/>
          </w:rPr>
          <w:fldChar w:fldCharType="begin"/>
        </w:r>
        <w:r w:rsidR="001122D2">
          <w:rPr>
            <w:webHidden/>
          </w:rPr>
          <w:instrText xml:space="preserve"> PAGEREF _Toc42511865 \h </w:instrText>
        </w:r>
        <w:r w:rsidR="001122D2">
          <w:rPr>
            <w:webHidden/>
          </w:rPr>
        </w:r>
        <w:r w:rsidR="001122D2">
          <w:rPr>
            <w:webHidden/>
          </w:rPr>
          <w:fldChar w:fldCharType="separate"/>
        </w:r>
        <w:r w:rsidR="001122D2">
          <w:rPr>
            <w:webHidden/>
          </w:rPr>
          <w:t>19</w:t>
        </w:r>
        <w:r w:rsidR="001122D2">
          <w:rPr>
            <w:webHidden/>
          </w:rPr>
          <w:fldChar w:fldCharType="end"/>
        </w:r>
      </w:hyperlink>
    </w:p>
    <w:p w14:paraId="2B3CED29" w14:textId="4CB796F5" w:rsidR="001122D2" w:rsidRDefault="00665719">
      <w:pPr>
        <w:pStyle w:val="TableofFigures"/>
        <w:rPr>
          <w:rFonts w:asciiTheme="minorHAnsi" w:eastAsiaTheme="minorEastAsia" w:hAnsiTheme="minorHAnsi" w:cstheme="minorBidi"/>
          <w:sz w:val="22"/>
          <w:szCs w:val="22"/>
          <w:lang w:eastAsia="en-US"/>
        </w:rPr>
      </w:pPr>
      <w:hyperlink w:anchor="_Toc42511866" w:history="1">
        <w:r w:rsidR="001122D2" w:rsidRPr="0099656C">
          <w:rPr>
            <w:rStyle w:val="Hyperlink"/>
          </w:rPr>
          <w:t>Table 6 Baseband Bist modes of  operation</w:t>
        </w:r>
        <w:r w:rsidR="001122D2">
          <w:rPr>
            <w:webHidden/>
          </w:rPr>
          <w:tab/>
        </w:r>
        <w:r w:rsidR="001122D2">
          <w:rPr>
            <w:webHidden/>
          </w:rPr>
          <w:fldChar w:fldCharType="begin"/>
        </w:r>
        <w:r w:rsidR="001122D2">
          <w:rPr>
            <w:webHidden/>
          </w:rPr>
          <w:instrText xml:space="preserve"> PAGEREF _Toc42511866 \h </w:instrText>
        </w:r>
        <w:r w:rsidR="001122D2">
          <w:rPr>
            <w:webHidden/>
          </w:rPr>
        </w:r>
        <w:r w:rsidR="001122D2">
          <w:rPr>
            <w:webHidden/>
          </w:rPr>
          <w:fldChar w:fldCharType="separate"/>
        </w:r>
        <w:r w:rsidR="001122D2">
          <w:rPr>
            <w:webHidden/>
          </w:rPr>
          <w:t>21</w:t>
        </w:r>
        <w:r w:rsidR="001122D2">
          <w:rPr>
            <w:webHidden/>
          </w:rPr>
          <w:fldChar w:fldCharType="end"/>
        </w:r>
      </w:hyperlink>
    </w:p>
    <w:p w14:paraId="5B630048" w14:textId="12F65090" w:rsidR="001122D2" w:rsidRDefault="00665719">
      <w:pPr>
        <w:pStyle w:val="TableofFigures"/>
        <w:rPr>
          <w:rFonts w:asciiTheme="minorHAnsi" w:eastAsiaTheme="minorEastAsia" w:hAnsiTheme="minorHAnsi" w:cstheme="minorBidi"/>
          <w:sz w:val="22"/>
          <w:szCs w:val="22"/>
          <w:lang w:eastAsia="en-US"/>
        </w:rPr>
      </w:pPr>
      <w:hyperlink w:anchor="_Toc42511867" w:history="1">
        <w:r w:rsidR="001122D2" w:rsidRPr="0099656C">
          <w:rPr>
            <w:rStyle w:val="Hyperlink"/>
          </w:rPr>
          <w:t>Table 7: Max input RFBist power before saturating ADC</w:t>
        </w:r>
        <w:r w:rsidR="001122D2">
          <w:rPr>
            <w:webHidden/>
          </w:rPr>
          <w:tab/>
        </w:r>
        <w:r w:rsidR="001122D2">
          <w:rPr>
            <w:webHidden/>
          </w:rPr>
          <w:fldChar w:fldCharType="begin"/>
        </w:r>
        <w:r w:rsidR="001122D2">
          <w:rPr>
            <w:webHidden/>
          </w:rPr>
          <w:instrText xml:space="preserve"> PAGEREF _Toc42511867 \h </w:instrText>
        </w:r>
        <w:r w:rsidR="001122D2">
          <w:rPr>
            <w:webHidden/>
          </w:rPr>
        </w:r>
        <w:r w:rsidR="001122D2">
          <w:rPr>
            <w:webHidden/>
          </w:rPr>
          <w:fldChar w:fldCharType="separate"/>
        </w:r>
        <w:r w:rsidR="001122D2">
          <w:rPr>
            <w:webHidden/>
          </w:rPr>
          <w:t>23</w:t>
        </w:r>
        <w:r w:rsidR="001122D2">
          <w:rPr>
            <w:webHidden/>
          </w:rPr>
          <w:fldChar w:fldCharType="end"/>
        </w:r>
      </w:hyperlink>
    </w:p>
    <w:p w14:paraId="000EA174" w14:textId="246D3D26" w:rsidR="001122D2" w:rsidRDefault="00665719">
      <w:pPr>
        <w:pStyle w:val="TableofFigures"/>
        <w:rPr>
          <w:rFonts w:asciiTheme="minorHAnsi" w:eastAsiaTheme="minorEastAsia" w:hAnsiTheme="minorHAnsi" w:cstheme="minorBidi"/>
          <w:sz w:val="22"/>
          <w:szCs w:val="22"/>
          <w:lang w:eastAsia="en-US"/>
        </w:rPr>
      </w:pPr>
      <w:hyperlink w:anchor="_Toc42511868" w:history="1">
        <w:r w:rsidR="001122D2" w:rsidRPr="0099656C">
          <w:rPr>
            <w:rStyle w:val="Hyperlink"/>
          </w:rPr>
          <w:t>Table 8: Power line-up at different stages of RFBist</w:t>
        </w:r>
        <w:r w:rsidR="001122D2">
          <w:rPr>
            <w:webHidden/>
          </w:rPr>
          <w:tab/>
        </w:r>
        <w:r w:rsidR="001122D2">
          <w:rPr>
            <w:webHidden/>
          </w:rPr>
          <w:fldChar w:fldCharType="begin"/>
        </w:r>
        <w:r w:rsidR="001122D2">
          <w:rPr>
            <w:webHidden/>
          </w:rPr>
          <w:instrText xml:space="preserve"> PAGEREF _Toc42511868 \h </w:instrText>
        </w:r>
        <w:r w:rsidR="001122D2">
          <w:rPr>
            <w:webHidden/>
          </w:rPr>
        </w:r>
        <w:r w:rsidR="001122D2">
          <w:rPr>
            <w:webHidden/>
          </w:rPr>
          <w:fldChar w:fldCharType="separate"/>
        </w:r>
        <w:r w:rsidR="001122D2">
          <w:rPr>
            <w:webHidden/>
          </w:rPr>
          <w:t>23</w:t>
        </w:r>
        <w:r w:rsidR="001122D2">
          <w:rPr>
            <w:webHidden/>
          </w:rPr>
          <w:fldChar w:fldCharType="end"/>
        </w:r>
      </w:hyperlink>
    </w:p>
    <w:p w14:paraId="4C5483B5" w14:textId="17CC7CF6" w:rsidR="001122D2" w:rsidRDefault="00665719">
      <w:pPr>
        <w:pStyle w:val="TableofFigures"/>
        <w:rPr>
          <w:rFonts w:asciiTheme="minorHAnsi" w:eastAsiaTheme="minorEastAsia" w:hAnsiTheme="minorHAnsi" w:cstheme="minorBidi"/>
          <w:sz w:val="22"/>
          <w:szCs w:val="22"/>
          <w:lang w:eastAsia="en-US"/>
        </w:rPr>
      </w:pPr>
      <w:hyperlink w:anchor="_Toc42511869" w:history="1">
        <w:r w:rsidR="001122D2" w:rsidRPr="0099656C">
          <w:rPr>
            <w:rStyle w:val="Hyperlink"/>
          </w:rPr>
          <w:t>Table 9 Electrical specification RXbist</w:t>
        </w:r>
        <w:r w:rsidR="001122D2">
          <w:rPr>
            <w:webHidden/>
          </w:rPr>
          <w:tab/>
        </w:r>
        <w:r w:rsidR="001122D2">
          <w:rPr>
            <w:webHidden/>
          </w:rPr>
          <w:fldChar w:fldCharType="begin"/>
        </w:r>
        <w:r w:rsidR="001122D2">
          <w:rPr>
            <w:webHidden/>
          </w:rPr>
          <w:instrText xml:space="preserve"> PAGEREF _Toc42511869 \h </w:instrText>
        </w:r>
        <w:r w:rsidR="001122D2">
          <w:rPr>
            <w:webHidden/>
          </w:rPr>
        </w:r>
        <w:r w:rsidR="001122D2">
          <w:rPr>
            <w:webHidden/>
          </w:rPr>
          <w:fldChar w:fldCharType="separate"/>
        </w:r>
        <w:r w:rsidR="001122D2">
          <w:rPr>
            <w:webHidden/>
          </w:rPr>
          <w:t>32</w:t>
        </w:r>
        <w:r w:rsidR="001122D2">
          <w:rPr>
            <w:webHidden/>
          </w:rPr>
          <w:fldChar w:fldCharType="end"/>
        </w:r>
      </w:hyperlink>
    </w:p>
    <w:p w14:paraId="614D82CE" w14:textId="7E4FB348" w:rsidR="001122D2" w:rsidRDefault="00665719">
      <w:pPr>
        <w:pStyle w:val="TableofFigures"/>
        <w:rPr>
          <w:rFonts w:asciiTheme="minorHAnsi" w:eastAsiaTheme="minorEastAsia" w:hAnsiTheme="minorHAnsi" w:cstheme="minorBidi"/>
          <w:sz w:val="22"/>
          <w:szCs w:val="22"/>
          <w:lang w:eastAsia="en-US"/>
        </w:rPr>
      </w:pPr>
      <w:hyperlink w:anchor="_Toc42511870" w:history="1">
        <w:r w:rsidR="001122D2" w:rsidRPr="0099656C">
          <w:rPr>
            <w:rStyle w:val="Hyperlink"/>
          </w:rPr>
          <w:t>Table 10 Digital RX control registers</w:t>
        </w:r>
        <w:r w:rsidR="001122D2">
          <w:rPr>
            <w:webHidden/>
          </w:rPr>
          <w:tab/>
        </w:r>
        <w:r w:rsidR="001122D2">
          <w:rPr>
            <w:webHidden/>
          </w:rPr>
          <w:fldChar w:fldCharType="begin"/>
        </w:r>
        <w:r w:rsidR="001122D2">
          <w:rPr>
            <w:webHidden/>
          </w:rPr>
          <w:instrText xml:space="preserve"> PAGEREF _Toc42511870 \h </w:instrText>
        </w:r>
        <w:r w:rsidR="001122D2">
          <w:rPr>
            <w:webHidden/>
          </w:rPr>
        </w:r>
        <w:r w:rsidR="001122D2">
          <w:rPr>
            <w:webHidden/>
          </w:rPr>
          <w:fldChar w:fldCharType="separate"/>
        </w:r>
        <w:r w:rsidR="001122D2">
          <w:rPr>
            <w:webHidden/>
          </w:rPr>
          <w:t>36</w:t>
        </w:r>
        <w:r w:rsidR="001122D2">
          <w:rPr>
            <w:webHidden/>
          </w:rPr>
          <w:fldChar w:fldCharType="end"/>
        </w:r>
      </w:hyperlink>
    </w:p>
    <w:p w14:paraId="75A00E52" w14:textId="0EC3C39D" w:rsidR="001122D2" w:rsidRDefault="00665719">
      <w:pPr>
        <w:pStyle w:val="TableofFigures"/>
        <w:rPr>
          <w:rFonts w:asciiTheme="minorHAnsi" w:eastAsiaTheme="minorEastAsia" w:hAnsiTheme="minorHAnsi" w:cstheme="minorBidi"/>
          <w:sz w:val="22"/>
          <w:szCs w:val="22"/>
          <w:lang w:eastAsia="en-US"/>
        </w:rPr>
      </w:pPr>
      <w:hyperlink w:anchor="_Toc42511871" w:history="1">
        <w:r w:rsidR="001122D2" w:rsidRPr="0099656C">
          <w:rPr>
            <w:rStyle w:val="Hyperlink"/>
          </w:rPr>
          <w:t>Table 11 Programmable frequencies</w:t>
        </w:r>
        <w:r w:rsidR="001122D2">
          <w:rPr>
            <w:webHidden/>
          </w:rPr>
          <w:tab/>
        </w:r>
        <w:r w:rsidR="001122D2">
          <w:rPr>
            <w:webHidden/>
          </w:rPr>
          <w:fldChar w:fldCharType="begin"/>
        </w:r>
        <w:r w:rsidR="001122D2">
          <w:rPr>
            <w:webHidden/>
          </w:rPr>
          <w:instrText xml:space="preserve"> PAGEREF _Toc42511871 \h </w:instrText>
        </w:r>
        <w:r w:rsidR="001122D2">
          <w:rPr>
            <w:webHidden/>
          </w:rPr>
        </w:r>
        <w:r w:rsidR="001122D2">
          <w:rPr>
            <w:webHidden/>
          </w:rPr>
          <w:fldChar w:fldCharType="separate"/>
        </w:r>
        <w:r w:rsidR="001122D2">
          <w:rPr>
            <w:webHidden/>
          </w:rPr>
          <w:t>38</w:t>
        </w:r>
        <w:r w:rsidR="001122D2">
          <w:rPr>
            <w:webHidden/>
          </w:rPr>
          <w:fldChar w:fldCharType="end"/>
        </w:r>
      </w:hyperlink>
    </w:p>
    <w:p w14:paraId="185258CD" w14:textId="3203A0B2" w:rsidR="001122D2" w:rsidRDefault="00665719">
      <w:pPr>
        <w:pStyle w:val="TableofFigures"/>
        <w:rPr>
          <w:rFonts w:asciiTheme="minorHAnsi" w:eastAsiaTheme="minorEastAsia" w:hAnsiTheme="minorHAnsi" w:cstheme="minorBidi"/>
          <w:sz w:val="22"/>
          <w:szCs w:val="22"/>
          <w:lang w:eastAsia="en-US"/>
        </w:rPr>
      </w:pPr>
      <w:hyperlink w:anchor="_Toc42511872" w:history="1">
        <w:r w:rsidR="001122D2" w:rsidRPr="0099656C">
          <w:rPr>
            <w:rStyle w:val="Hyperlink"/>
          </w:rPr>
          <w:t>Table 12 electrical spec RXbist digital</w:t>
        </w:r>
        <w:r w:rsidR="001122D2">
          <w:rPr>
            <w:webHidden/>
          </w:rPr>
          <w:tab/>
        </w:r>
        <w:r w:rsidR="001122D2">
          <w:rPr>
            <w:webHidden/>
          </w:rPr>
          <w:fldChar w:fldCharType="begin"/>
        </w:r>
        <w:r w:rsidR="001122D2">
          <w:rPr>
            <w:webHidden/>
          </w:rPr>
          <w:instrText xml:space="preserve"> PAGEREF _Toc42511872 \h </w:instrText>
        </w:r>
        <w:r w:rsidR="001122D2">
          <w:rPr>
            <w:webHidden/>
          </w:rPr>
        </w:r>
        <w:r w:rsidR="001122D2">
          <w:rPr>
            <w:webHidden/>
          </w:rPr>
          <w:fldChar w:fldCharType="separate"/>
        </w:r>
        <w:r w:rsidR="001122D2">
          <w:rPr>
            <w:webHidden/>
          </w:rPr>
          <w:t>40</w:t>
        </w:r>
        <w:r w:rsidR="001122D2">
          <w:rPr>
            <w:webHidden/>
          </w:rPr>
          <w:fldChar w:fldCharType="end"/>
        </w:r>
      </w:hyperlink>
    </w:p>
    <w:p w14:paraId="2A257170" w14:textId="13AD6896" w:rsidR="001122D2" w:rsidRDefault="00665719">
      <w:pPr>
        <w:pStyle w:val="TableofFigures"/>
        <w:rPr>
          <w:rFonts w:asciiTheme="minorHAnsi" w:eastAsiaTheme="minorEastAsia" w:hAnsiTheme="minorHAnsi" w:cstheme="minorBidi"/>
          <w:sz w:val="22"/>
          <w:szCs w:val="22"/>
          <w:lang w:eastAsia="en-US"/>
        </w:rPr>
      </w:pPr>
      <w:hyperlink w:anchor="_Toc42511873" w:history="1">
        <w:r w:rsidR="001122D2" w:rsidRPr="0099656C">
          <w:rPr>
            <w:rStyle w:val="Hyperlink"/>
          </w:rPr>
          <w:t>Table 13 interface with external</w:t>
        </w:r>
        <w:r w:rsidR="001122D2">
          <w:rPr>
            <w:webHidden/>
          </w:rPr>
          <w:tab/>
        </w:r>
        <w:r w:rsidR="001122D2">
          <w:rPr>
            <w:webHidden/>
          </w:rPr>
          <w:fldChar w:fldCharType="begin"/>
        </w:r>
        <w:r w:rsidR="001122D2">
          <w:rPr>
            <w:webHidden/>
          </w:rPr>
          <w:instrText xml:space="preserve"> PAGEREF _Toc42511873 \h </w:instrText>
        </w:r>
        <w:r w:rsidR="001122D2">
          <w:rPr>
            <w:webHidden/>
          </w:rPr>
        </w:r>
        <w:r w:rsidR="001122D2">
          <w:rPr>
            <w:webHidden/>
          </w:rPr>
          <w:fldChar w:fldCharType="separate"/>
        </w:r>
        <w:r w:rsidR="001122D2">
          <w:rPr>
            <w:webHidden/>
          </w:rPr>
          <w:t>45</w:t>
        </w:r>
        <w:r w:rsidR="001122D2">
          <w:rPr>
            <w:webHidden/>
          </w:rPr>
          <w:fldChar w:fldCharType="end"/>
        </w:r>
      </w:hyperlink>
    </w:p>
    <w:p w14:paraId="797D9BAB" w14:textId="3325C187" w:rsidR="001122D2" w:rsidRDefault="00665719">
      <w:pPr>
        <w:pStyle w:val="TableofFigures"/>
        <w:rPr>
          <w:rFonts w:asciiTheme="minorHAnsi" w:eastAsiaTheme="minorEastAsia" w:hAnsiTheme="minorHAnsi" w:cstheme="minorBidi"/>
          <w:sz w:val="22"/>
          <w:szCs w:val="22"/>
          <w:lang w:eastAsia="en-US"/>
        </w:rPr>
      </w:pPr>
      <w:hyperlink w:anchor="_Toc42511874" w:history="1">
        <w:r w:rsidR="001122D2" w:rsidRPr="0099656C">
          <w:rPr>
            <w:rStyle w:val="Hyperlink"/>
          </w:rPr>
          <w:t>Table 14 TXBist specification</w:t>
        </w:r>
        <w:r w:rsidR="001122D2">
          <w:rPr>
            <w:webHidden/>
          </w:rPr>
          <w:tab/>
        </w:r>
        <w:r w:rsidR="001122D2">
          <w:rPr>
            <w:webHidden/>
          </w:rPr>
          <w:fldChar w:fldCharType="begin"/>
        </w:r>
        <w:r w:rsidR="001122D2">
          <w:rPr>
            <w:webHidden/>
          </w:rPr>
          <w:instrText xml:space="preserve"> PAGEREF _Toc42511874 \h </w:instrText>
        </w:r>
        <w:r w:rsidR="001122D2">
          <w:rPr>
            <w:webHidden/>
          </w:rPr>
        </w:r>
        <w:r w:rsidR="001122D2">
          <w:rPr>
            <w:webHidden/>
          </w:rPr>
          <w:fldChar w:fldCharType="separate"/>
        </w:r>
        <w:r w:rsidR="001122D2">
          <w:rPr>
            <w:webHidden/>
          </w:rPr>
          <w:t>52</w:t>
        </w:r>
        <w:r w:rsidR="001122D2">
          <w:rPr>
            <w:webHidden/>
          </w:rPr>
          <w:fldChar w:fldCharType="end"/>
        </w:r>
      </w:hyperlink>
    </w:p>
    <w:p w14:paraId="62C9E1FC" w14:textId="6A432594" w:rsidR="001122D2" w:rsidRDefault="00665719">
      <w:pPr>
        <w:pStyle w:val="TableofFigures"/>
        <w:rPr>
          <w:rFonts w:asciiTheme="minorHAnsi" w:eastAsiaTheme="minorEastAsia" w:hAnsiTheme="minorHAnsi" w:cstheme="minorBidi"/>
          <w:sz w:val="22"/>
          <w:szCs w:val="22"/>
          <w:lang w:eastAsia="en-US"/>
        </w:rPr>
      </w:pPr>
      <w:hyperlink w:anchor="_Toc42511875" w:history="1">
        <w:r w:rsidR="001122D2" w:rsidRPr="0099656C">
          <w:rPr>
            <w:rStyle w:val="Hyperlink"/>
          </w:rPr>
          <w:t>Table 15Electical specifications TXBIST</w:t>
        </w:r>
        <w:r w:rsidR="001122D2">
          <w:rPr>
            <w:webHidden/>
          </w:rPr>
          <w:tab/>
        </w:r>
        <w:r w:rsidR="001122D2">
          <w:rPr>
            <w:webHidden/>
          </w:rPr>
          <w:fldChar w:fldCharType="begin"/>
        </w:r>
        <w:r w:rsidR="001122D2">
          <w:rPr>
            <w:webHidden/>
          </w:rPr>
          <w:instrText xml:space="preserve"> PAGEREF _Toc42511875 \h </w:instrText>
        </w:r>
        <w:r w:rsidR="001122D2">
          <w:rPr>
            <w:webHidden/>
          </w:rPr>
        </w:r>
        <w:r w:rsidR="001122D2">
          <w:rPr>
            <w:webHidden/>
          </w:rPr>
          <w:fldChar w:fldCharType="separate"/>
        </w:r>
        <w:r w:rsidR="001122D2">
          <w:rPr>
            <w:webHidden/>
          </w:rPr>
          <w:t>56</w:t>
        </w:r>
        <w:r w:rsidR="001122D2">
          <w:rPr>
            <w:webHidden/>
          </w:rPr>
          <w:fldChar w:fldCharType="end"/>
        </w:r>
      </w:hyperlink>
    </w:p>
    <w:p w14:paraId="75EF6BEB" w14:textId="45A01FBB" w:rsidR="001122D2" w:rsidRDefault="00665719">
      <w:pPr>
        <w:pStyle w:val="TableofFigures"/>
        <w:rPr>
          <w:rFonts w:asciiTheme="minorHAnsi" w:eastAsiaTheme="minorEastAsia" w:hAnsiTheme="minorHAnsi" w:cstheme="minorBidi"/>
          <w:sz w:val="22"/>
          <w:szCs w:val="22"/>
          <w:lang w:eastAsia="en-US"/>
        </w:rPr>
      </w:pPr>
      <w:hyperlink w:anchor="_Toc42511876" w:history="1">
        <w:r w:rsidR="001122D2" w:rsidRPr="0099656C">
          <w:rPr>
            <w:rStyle w:val="Hyperlink"/>
          </w:rPr>
          <w:t>Table 16: HPF frequency accuracy</w:t>
        </w:r>
        <w:r w:rsidR="001122D2">
          <w:rPr>
            <w:webHidden/>
          </w:rPr>
          <w:tab/>
        </w:r>
        <w:r w:rsidR="001122D2">
          <w:rPr>
            <w:webHidden/>
          </w:rPr>
          <w:fldChar w:fldCharType="begin"/>
        </w:r>
        <w:r w:rsidR="001122D2">
          <w:rPr>
            <w:webHidden/>
          </w:rPr>
          <w:instrText xml:space="preserve"> PAGEREF _Toc42511876 \h </w:instrText>
        </w:r>
        <w:r w:rsidR="001122D2">
          <w:rPr>
            <w:webHidden/>
          </w:rPr>
        </w:r>
        <w:r w:rsidR="001122D2">
          <w:rPr>
            <w:webHidden/>
          </w:rPr>
          <w:fldChar w:fldCharType="separate"/>
        </w:r>
        <w:r w:rsidR="001122D2">
          <w:rPr>
            <w:webHidden/>
          </w:rPr>
          <w:t>61</w:t>
        </w:r>
        <w:r w:rsidR="001122D2">
          <w:rPr>
            <w:webHidden/>
          </w:rPr>
          <w:fldChar w:fldCharType="end"/>
        </w:r>
      </w:hyperlink>
    </w:p>
    <w:p w14:paraId="7D0BFB5F" w14:textId="2B2B5919" w:rsidR="001122D2" w:rsidRDefault="00665719">
      <w:pPr>
        <w:pStyle w:val="TableofFigures"/>
        <w:rPr>
          <w:rFonts w:asciiTheme="minorHAnsi" w:eastAsiaTheme="minorEastAsia" w:hAnsiTheme="minorHAnsi" w:cstheme="minorBidi"/>
          <w:sz w:val="22"/>
          <w:szCs w:val="22"/>
          <w:lang w:eastAsia="en-US"/>
        </w:rPr>
      </w:pPr>
      <w:hyperlink w:anchor="_Toc42511877" w:history="1">
        <w:r w:rsidR="001122D2" w:rsidRPr="0099656C">
          <w:rPr>
            <w:rStyle w:val="Hyperlink"/>
          </w:rPr>
          <w:t>Table 17 FFT time</w:t>
        </w:r>
        <w:r w:rsidR="001122D2">
          <w:rPr>
            <w:webHidden/>
          </w:rPr>
          <w:tab/>
        </w:r>
        <w:r w:rsidR="001122D2">
          <w:rPr>
            <w:webHidden/>
          </w:rPr>
          <w:fldChar w:fldCharType="begin"/>
        </w:r>
        <w:r w:rsidR="001122D2">
          <w:rPr>
            <w:webHidden/>
          </w:rPr>
          <w:instrText xml:space="preserve"> PAGEREF _Toc42511877 \h </w:instrText>
        </w:r>
        <w:r w:rsidR="001122D2">
          <w:rPr>
            <w:webHidden/>
          </w:rPr>
        </w:r>
        <w:r w:rsidR="001122D2">
          <w:rPr>
            <w:webHidden/>
          </w:rPr>
          <w:fldChar w:fldCharType="separate"/>
        </w:r>
        <w:r w:rsidR="001122D2">
          <w:rPr>
            <w:webHidden/>
          </w:rPr>
          <w:t>62</w:t>
        </w:r>
        <w:r w:rsidR="001122D2">
          <w:rPr>
            <w:webHidden/>
          </w:rPr>
          <w:fldChar w:fldCharType="end"/>
        </w:r>
      </w:hyperlink>
    </w:p>
    <w:p w14:paraId="4FB76605" w14:textId="54A30251" w:rsidR="001122D2" w:rsidRDefault="00665719">
      <w:pPr>
        <w:pStyle w:val="TableofFigures"/>
        <w:rPr>
          <w:rFonts w:asciiTheme="minorHAnsi" w:eastAsiaTheme="minorEastAsia" w:hAnsiTheme="minorHAnsi" w:cstheme="minorBidi"/>
          <w:sz w:val="22"/>
          <w:szCs w:val="22"/>
          <w:lang w:eastAsia="en-US"/>
        </w:rPr>
      </w:pPr>
      <w:hyperlink w:anchor="_Toc42511878" w:history="1">
        <w:r w:rsidR="001122D2" w:rsidRPr="0099656C">
          <w:rPr>
            <w:rStyle w:val="Hyperlink"/>
          </w:rPr>
          <w:t>Table 18 FFT size</w:t>
        </w:r>
        <w:r w:rsidR="001122D2">
          <w:rPr>
            <w:webHidden/>
          </w:rPr>
          <w:tab/>
        </w:r>
        <w:r w:rsidR="001122D2">
          <w:rPr>
            <w:webHidden/>
          </w:rPr>
          <w:fldChar w:fldCharType="begin"/>
        </w:r>
        <w:r w:rsidR="001122D2">
          <w:rPr>
            <w:webHidden/>
          </w:rPr>
          <w:instrText xml:space="preserve"> PAGEREF _Toc42511878 \h </w:instrText>
        </w:r>
        <w:r w:rsidR="001122D2">
          <w:rPr>
            <w:webHidden/>
          </w:rPr>
        </w:r>
        <w:r w:rsidR="001122D2">
          <w:rPr>
            <w:webHidden/>
          </w:rPr>
          <w:fldChar w:fldCharType="separate"/>
        </w:r>
        <w:r w:rsidR="001122D2">
          <w:rPr>
            <w:webHidden/>
          </w:rPr>
          <w:t>63</w:t>
        </w:r>
        <w:r w:rsidR="001122D2">
          <w:rPr>
            <w:webHidden/>
          </w:rPr>
          <w:fldChar w:fldCharType="end"/>
        </w:r>
      </w:hyperlink>
    </w:p>
    <w:p w14:paraId="7BA44360" w14:textId="3F5BE7E9" w:rsidR="001753B3" w:rsidRPr="00013972" w:rsidRDefault="001753B3" w:rsidP="001753B3">
      <w:pPr>
        <w:sectPr w:rsidR="001753B3" w:rsidRPr="00013972" w:rsidSect="00C608C4">
          <w:headerReference w:type="default" r:id="rId153"/>
          <w:footerReference w:type="default" r:id="rId154"/>
          <w:pgSz w:w="11900" w:h="15860" w:code="150"/>
          <w:pgMar w:top="1900" w:right="1000" w:bottom="1060" w:left="3000" w:header="0" w:footer="774" w:gutter="0"/>
          <w:cols w:space="360"/>
          <w:docGrid w:linePitch="360"/>
        </w:sectPr>
      </w:pPr>
      <w:r>
        <w:rPr>
          <w:b/>
          <w:bCs/>
          <w:noProof/>
        </w:rPr>
        <w:fldChar w:fldCharType="end"/>
      </w:r>
    </w:p>
    <w:p w14:paraId="67B9A578" w14:textId="77777777" w:rsidR="001753B3" w:rsidRDefault="001753B3" w:rsidP="001F1C32">
      <w:pPr>
        <w:pStyle w:val="TableofFigures"/>
        <w:sectPr w:rsidR="001753B3" w:rsidSect="00C608C4">
          <w:type w:val="continuous"/>
          <w:pgSz w:w="11900" w:h="15860" w:code="150"/>
          <w:pgMar w:top="1900" w:right="1000" w:bottom="1060" w:left="1000" w:header="0" w:footer="774" w:gutter="0"/>
          <w:cols w:num="2" w:space="360"/>
          <w:docGrid w:linePitch="360"/>
        </w:sectPr>
      </w:pPr>
    </w:p>
    <w:p w14:paraId="2850AAA5" w14:textId="77777777" w:rsidR="00746BB6" w:rsidRDefault="00746BB6" w:rsidP="001F1C32">
      <w:pPr>
        <w:pStyle w:val="Heading1"/>
      </w:pPr>
    </w:p>
    <w:sectPr w:rsidR="00746BB6" w:rsidSect="00C608C4">
      <w:headerReference w:type="default" r:id="rId155"/>
      <w:footerReference w:type="default" r:id="rId156"/>
      <w:type w:val="continuous"/>
      <w:pgSz w:w="11900" w:h="15860" w:code="1"/>
      <w:pgMar w:top="1900" w:right="1000" w:bottom="2760" w:left="1000" w:header="0" w:footer="2530" w:gutter="0"/>
      <w:cols w:num="2" w:space="36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9" w:author="Ayoub Rifai" w:date="2020-03-20T11:54:00Z" w:initials="AR">
    <w:p w14:paraId="67A90FB7" w14:textId="77777777" w:rsidR="00FF2D65" w:rsidRDefault="00FF2D65" w:rsidP="001753B3">
      <w:pPr>
        <w:pStyle w:val="CommentText"/>
      </w:pPr>
      <w:r>
        <w:rPr>
          <w:rStyle w:val="CommentReference"/>
        </w:rPr>
        <w:annotationRef/>
      </w:r>
      <w:r>
        <w:t>Power Detector</w:t>
      </w:r>
    </w:p>
  </w:comment>
  <w:comment w:id="655" w:author="Ayoub Rifai" w:date="2020-04-09T15:48:00Z" w:initials="AR">
    <w:p w14:paraId="73FAC242" w14:textId="6B99D483" w:rsidR="00FF2D65" w:rsidRDefault="00FF2D65" w:rsidP="001753B3">
      <w:pPr>
        <w:pStyle w:val="CommentText"/>
      </w:pPr>
      <w:r>
        <w:rPr>
          <w:rStyle w:val="CommentReference"/>
        </w:rPr>
        <w:annotationRef/>
      </w:r>
      <w:r>
        <w:t xml:space="preserve">eed to Add IMD2 2 tones ? </w:t>
      </w:r>
    </w:p>
    <w:p w14:paraId="75FB576F" w14:textId="77777777" w:rsidR="00FF2D65" w:rsidRDefault="00FF2D65" w:rsidP="001753B3">
      <w:pPr>
        <w:pStyle w:val="CommentText"/>
      </w:pPr>
      <w:r>
        <w:t>For this we need some measurement of IMD level of Rx IF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90FB7" w15:done="1"/>
  <w15:commentEx w15:paraId="75FB576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90FB7" w16cid:durableId="221F2D8B"/>
  <w16cid:commentId w16cid:paraId="75FB576F" w16cid:durableId="2239C2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0F8D5" w14:textId="77777777" w:rsidR="00FF2D65" w:rsidRDefault="00FF2D65" w:rsidP="001753B3">
      <w:r>
        <w:separator/>
      </w:r>
    </w:p>
  </w:endnote>
  <w:endnote w:type="continuationSeparator" w:id="0">
    <w:p w14:paraId="1604A99B" w14:textId="77777777" w:rsidR="00FF2D65" w:rsidRDefault="00FF2D65" w:rsidP="00175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0C2F7" w14:textId="77777777" w:rsidR="00FF2D65" w:rsidRDefault="00FF2D65" w:rsidP="00263C9F">
    <w:pPr>
      <w:pStyle w:val="zHeaderTopLeft"/>
    </w:pPr>
    <w:fldSimple w:instr=" DOCPROPERTY  &quot;Security status&quot;  \* MERGEFORMAT ">
      <w:r>
        <w:t>COMPANY INTERNAL</w:t>
      </w:r>
    </w:fldSimple>
  </w:p>
  <w:p w14:paraId="7244303B" w14:textId="77777777" w:rsidR="00FF2D65" w:rsidRDefault="00FF2D65">
    <w:r>
      <w:rPr>
        <w:noProof/>
      </w:rPr>
      <w:drawing>
        <wp:anchor distT="0" distB="0" distL="114300" distR="114300" simplePos="0" relativeHeight="251660288" behindDoc="0" locked="1" layoutInCell="0" allowOverlap="0" wp14:anchorId="1B94E843" wp14:editId="3A9F2403">
          <wp:simplePos x="0" y="0"/>
          <wp:positionH relativeFrom="page">
            <wp:posOffset>5105400</wp:posOffset>
          </wp:positionH>
          <wp:positionV relativeFrom="page">
            <wp:posOffset>8788400</wp:posOffset>
          </wp:positionV>
          <wp:extent cx="2181225" cy="1285875"/>
          <wp:effectExtent l="0" t="0" r="9525" b="9525"/>
          <wp:wrapNone/>
          <wp:docPr id="28" name="Picture 28" descr="NXP_logo_RGB_200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XP_logo_RGB_200_new"/>
                  <pic:cNvPicPr>
                    <a:picLocks noChangeAspect="1" noChangeArrowheads="1"/>
                  </pic:cNvPicPr>
                </pic:nvPicPr>
                <pic:blipFill>
                  <a:blip r:embed="rId1">
                    <a:extLst>
                      <a:ext uri="{28A0092B-C50C-407E-A947-70E740481C1C}">
                        <a14:useLocalDpi xmlns:a14="http://schemas.microsoft.com/office/drawing/2010/main" val="0"/>
                      </a:ext>
                    </a:extLst>
                  </a:blip>
                  <a:srcRect l="291" r="291"/>
                  <a:stretch>
                    <a:fillRect/>
                  </a:stretch>
                </pic:blipFill>
                <pic:spPr bwMode="auto">
                  <a:xfrm>
                    <a:off x="0" y="0"/>
                    <a:ext cx="218122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001" w:tblpY="13093"/>
      <w:tblOverlap w:val="never"/>
      <w:tblW w:w="0" w:type="auto"/>
      <w:tblLayout w:type="fixed"/>
      <w:tblCellMar>
        <w:left w:w="0" w:type="dxa"/>
        <w:right w:w="0" w:type="dxa"/>
      </w:tblCellMar>
      <w:tblLook w:val="01E0" w:firstRow="1" w:lastRow="1" w:firstColumn="1" w:lastColumn="1" w:noHBand="0" w:noVBand="0"/>
    </w:tblPr>
    <w:tblGrid>
      <w:gridCol w:w="4770"/>
      <w:gridCol w:w="360"/>
      <w:gridCol w:w="4770"/>
    </w:tblGrid>
    <w:tr w:rsidR="00FF2D65" w14:paraId="22B951CA" w14:textId="77777777" w:rsidTr="00C608C4">
      <w:trPr>
        <w:cantSplit/>
        <w:trHeight w:hRule="exact" w:val="700"/>
      </w:trPr>
      <w:tc>
        <w:tcPr>
          <w:tcW w:w="4770" w:type="dxa"/>
        </w:tcPr>
        <w:p w14:paraId="4994D76E" w14:textId="77777777" w:rsidR="00FF2D65" w:rsidRDefault="00FF2D65" w:rsidP="00C608C4">
          <w:pPr>
            <w:pStyle w:val="Footer"/>
          </w:pPr>
        </w:p>
      </w:tc>
      <w:tc>
        <w:tcPr>
          <w:tcW w:w="360" w:type="dxa"/>
        </w:tcPr>
        <w:p w14:paraId="6E1963E9" w14:textId="77777777" w:rsidR="00FF2D65" w:rsidRDefault="00FF2D65" w:rsidP="00C608C4">
          <w:pPr>
            <w:pStyle w:val="Footer"/>
          </w:pPr>
        </w:p>
      </w:tc>
      <w:tc>
        <w:tcPr>
          <w:tcW w:w="4770" w:type="dxa"/>
        </w:tcPr>
        <w:p w14:paraId="5F1AD063" w14:textId="77777777" w:rsidR="00FF2D65" w:rsidRDefault="00FF2D65" w:rsidP="00C608C4">
          <w:pPr>
            <w:pStyle w:val="Footer"/>
          </w:pPr>
        </w:p>
      </w:tc>
    </w:tr>
    <w:tr w:rsidR="00FF2D65" w14:paraId="69C7306F" w14:textId="77777777" w:rsidTr="00C608C4">
      <w:trPr>
        <w:cantSplit/>
        <w:trHeight w:hRule="exact" w:val="300"/>
      </w:trPr>
      <w:tc>
        <w:tcPr>
          <w:tcW w:w="4770" w:type="dxa"/>
        </w:tcPr>
        <w:p w14:paraId="3A837478" w14:textId="77777777" w:rsidR="00FF2D65" w:rsidRDefault="00FF2D65" w:rsidP="00C608C4">
          <w:pPr>
            <w:pStyle w:val="Footer"/>
          </w:pPr>
        </w:p>
      </w:tc>
      <w:tc>
        <w:tcPr>
          <w:tcW w:w="360" w:type="dxa"/>
        </w:tcPr>
        <w:p w14:paraId="60180160" w14:textId="77777777" w:rsidR="00FF2D65" w:rsidRDefault="00FF2D65" w:rsidP="00C608C4">
          <w:pPr>
            <w:pStyle w:val="Footer"/>
          </w:pPr>
        </w:p>
      </w:tc>
      <w:tc>
        <w:tcPr>
          <w:tcW w:w="4770" w:type="dxa"/>
        </w:tcPr>
        <w:p w14:paraId="13F99B4A" w14:textId="77777777" w:rsidR="00FF2D65" w:rsidRDefault="00FF2D65" w:rsidP="00C608C4">
          <w:pPr>
            <w:pStyle w:val="Footer"/>
          </w:pPr>
        </w:p>
      </w:tc>
    </w:tr>
    <w:tr w:rsidR="00FF2D65" w14:paraId="3667D104" w14:textId="77777777" w:rsidTr="00C608C4">
      <w:trPr>
        <w:cantSplit/>
        <w:trHeight w:val="1100"/>
      </w:trPr>
      <w:tc>
        <w:tcPr>
          <w:tcW w:w="4770" w:type="dxa"/>
          <w:vAlign w:val="bottom"/>
        </w:tcPr>
        <w:p w14:paraId="199A0844" w14:textId="77777777" w:rsidR="00FF2D65" w:rsidRDefault="00FF2D65" w:rsidP="00C608C4">
          <w:pPr>
            <w:pStyle w:val="Footer"/>
          </w:pPr>
        </w:p>
      </w:tc>
      <w:tc>
        <w:tcPr>
          <w:tcW w:w="360" w:type="dxa"/>
          <w:vAlign w:val="bottom"/>
        </w:tcPr>
        <w:p w14:paraId="453BC86F" w14:textId="77777777" w:rsidR="00FF2D65" w:rsidRDefault="00FF2D65" w:rsidP="00C608C4">
          <w:pPr>
            <w:pStyle w:val="Footer"/>
          </w:pPr>
        </w:p>
      </w:tc>
      <w:tc>
        <w:tcPr>
          <w:tcW w:w="4770" w:type="dxa"/>
          <w:vAlign w:val="bottom"/>
        </w:tcPr>
        <w:p w14:paraId="218518DA" w14:textId="77777777" w:rsidR="00FF2D65" w:rsidRDefault="00FF2D65" w:rsidP="00D26BE5">
          <w:pPr>
            <w:pStyle w:val="zBackPageFooterBold"/>
          </w:pPr>
          <w:r>
            <w:t xml:space="preserve">© NXP B.V. </w:t>
          </w:r>
          <w:fldSimple w:instr=" DOCPROPERTY &quot;Copyright date&quot; \* MERGEFORMAT ">
            <w:r>
              <w:t>2019</w:t>
            </w:r>
          </w:fldSimple>
          <w:r>
            <w:t>.</w:t>
          </w:r>
          <w:r>
            <w:tab/>
            <w:t xml:space="preserve"> All rights reserved.</w:t>
          </w:r>
        </w:p>
        <w:p w14:paraId="0A172476" w14:textId="77777777" w:rsidR="00FF2D65" w:rsidRDefault="00FF2D65" w:rsidP="00D26BE5">
          <w:pPr>
            <w:pStyle w:val="zBackPageFooterLeft"/>
          </w:pPr>
          <w:r>
            <w:t>For more information, please visit: http://www.nxp.com</w:t>
          </w:r>
          <w:r>
            <w:br/>
            <w:t xml:space="preserve">For sales office addresses, please send an email to: </w:t>
          </w:r>
          <w:smartTag w:uri="urn:schemas-microsoft-com:office:smarttags" w:element="PersonName">
            <w:r>
              <w:t>salesaddresses@nxp.com</w:t>
            </w:r>
          </w:smartTag>
        </w:p>
        <w:p w14:paraId="34DE7E5C" w14:textId="77777777" w:rsidR="00FF2D65" w:rsidRDefault="00FF2D65" w:rsidP="00D26BE5">
          <w:pPr>
            <w:pStyle w:val="zBackPageFooterBottomRight"/>
          </w:pPr>
          <w:r>
            <w:t xml:space="preserve">Date of release: </w:t>
          </w:r>
          <w:fldSimple w:instr=" DOCPROPERTY &quot;Modification date&quot;  \* MERGEFORMAT ">
            <w:r>
              <w:t>06 Jan 2020</w:t>
            </w:r>
          </w:fldSimple>
        </w:p>
        <w:p w14:paraId="56A271CD" w14:textId="77777777" w:rsidR="00FF2D65" w:rsidRDefault="00FF2D65" w:rsidP="00D26BE5">
          <w:pPr>
            <w:pStyle w:val="zBackPageFooterBottomRight"/>
          </w:pPr>
          <w:r>
            <w:t xml:space="preserve">Document identifier: </w:t>
          </w:r>
          <w:fldSimple w:instr=" DOCPROPERTY &quot;Document identifier&quot;  \* MERGEFORMAT ">
            <w:r>
              <w:t>&lt;DOC_ID&gt;</w:t>
            </w:r>
          </w:fldSimple>
        </w:p>
        <w:p w14:paraId="30F4B245" w14:textId="77777777" w:rsidR="00FF2D65" w:rsidRDefault="00FF2D65" w:rsidP="00D26BE5">
          <w:pPr>
            <w:pStyle w:val="zBackPageFooterBold"/>
          </w:pPr>
          <w:fldSimple w:instr=" DOCPROPERTY  &quot;Security status&quot;  \* MERGEFORMAT ">
            <w:r>
              <w:t>COMPANY INTERNAL</w:t>
            </w:r>
          </w:fldSimple>
        </w:p>
      </w:tc>
    </w:tr>
  </w:tbl>
  <w:p w14:paraId="47CA5906" w14:textId="77777777" w:rsidR="00FF2D65" w:rsidRPr="000412D0" w:rsidRDefault="00FF2D65" w:rsidP="00C608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topFromText="20" w:vertAnchor="page" w:horzAnchor="page" w:tblpX="1001" w:tblpY="14921"/>
      <w:tblOverlap w:val="never"/>
      <w:tblW w:w="9900" w:type="dxa"/>
      <w:tblBorders>
        <w:top w:val="none" w:sz="0" w:space="0" w:color="auto"/>
        <w:left w:val="none" w:sz="0" w:space="0" w:color="auto"/>
        <w:bottom w:val="none" w:sz="0" w:space="0" w:color="auto"/>
        <w:right w:val="none" w:sz="0" w:space="0" w:color="auto"/>
        <w:insideH w:val="single" w:sz="2" w:space="0" w:color="003883"/>
        <w:insideV w:val="none" w:sz="0" w:space="0" w:color="auto"/>
      </w:tblBorders>
      <w:tblLayout w:type="fixed"/>
      <w:tblCellMar>
        <w:left w:w="0" w:type="dxa"/>
        <w:right w:w="0" w:type="dxa"/>
      </w:tblCellMar>
      <w:tblLook w:val="01E0" w:firstRow="1" w:lastRow="1" w:firstColumn="1" w:lastColumn="1" w:noHBand="0" w:noVBand="0"/>
    </w:tblPr>
    <w:tblGrid>
      <w:gridCol w:w="3300"/>
      <w:gridCol w:w="3300"/>
      <w:gridCol w:w="3300"/>
    </w:tblGrid>
    <w:tr w:rsidR="00FF2D65" w14:paraId="29E274FE" w14:textId="77777777" w:rsidTr="00C608C4">
      <w:trPr>
        <w:cantSplit/>
        <w:trHeight w:hRule="exact" w:val="140"/>
      </w:trPr>
      <w:tc>
        <w:tcPr>
          <w:tcW w:w="3300" w:type="dxa"/>
          <w:tcBorders>
            <w:bottom w:val="single" w:sz="2" w:space="0" w:color="5E89C1"/>
          </w:tcBorders>
          <w:tcMar>
            <w:top w:w="20" w:type="dxa"/>
          </w:tcMar>
        </w:tcPr>
        <w:p w14:paraId="50011016" w14:textId="77777777" w:rsidR="00FF2D65" w:rsidRDefault="00FF2D65" w:rsidP="00D26BE5">
          <w:pPr>
            <w:pStyle w:val="zFooterTopLeft"/>
          </w:pPr>
          <w:fldSimple w:instr=" DOCPROPERTY &quot;Document identifier&quot;  \* MERGEFORMAT ">
            <w:r>
              <w:t>&lt;DOC_ID&gt;</w:t>
            </w:r>
          </w:fldSimple>
        </w:p>
      </w:tc>
      <w:tc>
        <w:tcPr>
          <w:tcW w:w="3300" w:type="dxa"/>
          <w:tcBorders>
            <w:bottom w:val="single" w:sz="2" w:space="0" w:color="5E89C1"/>
          </w:tcBorders>
          <w:tcMar>
            <w:top w:w="20" w:type="dxa"/>
          </w:tcMar>
        </w:tcPr>
        <w:p w14:paraId="53D2FED2" w14:textId="77777777" w:rsidR="00FF2D65" w:rsidRPr="00BE633F" w:rsidRDefault="00FF2D65" w:rsidP="00D26BE5">
          <w:pPr>
            <w:pStyle w:val="zFooterTopCenter"/>
            <w:framePr w:wrap="auto" w:vAnchor="margin" w:yAlign="inline"/>
            <w:suppressOverlap w:val="0"/>
          </w:pPr>
        </w:p>
      </w:tc>
      <w:tc>
        <w:tcPr>
          <w:tcW w:w="3300" w:type="dxa"/>
          <w:tcBorders>
            <w:bottom w:val="single" w:sz="2" w:space="0" w:color="5E89C1"/>
          </w:tcBorders>
          <w:tcMar>
            <w:top w:w="20" w:type="dxa"/>
          </w:tcMar>
        </w:tcPr>
        <w:p w14:paraId="6086AE88" w14:textId="77777777" w:rsidR="00FF2D65" w:rsidRDefault="00FF2D65" w:rsidP="00D26BE5">
          <w:pPr>
            <w:pStyle w:val="zFooterTopRight"/>
          </w:pPr>
          <w:r>
            <w:t xml:space="preserve">© NXP B.V. </w:t>
          </w:r>
          <w:fldSimple w:instr=" DOCPROPERTY &quot;Copyright date&quot;  \* MERGEFORMAT ">
            <w:r>
              <w:t>2019</w:t>
            </w:r>
          </w:fldSimple>
          <w:r>
            <w:t>. All rights reserved.</w:t>
          </w:r>
        </w:p>
      </w:tc>
    </w:tr>
    <w:tr w:rsidR="00FF2D65" w14:paraId="68900C73" w14:textId="77777777" w:rsidTr="00C608C4">
      <w:trPr>
        <w:cantSplit/>
        <w:trHeight w:val="280"/>
      </w:trPr>
      <w:tc>
        <w:tcPr>
          <w:tcW w:w="3300" w:type="dxa"/>
          <w:tcBorders>
            <w:top w:val="single" w:sz="2" w:space="0" w:color="5E89C1"/>
            <w:bottom w:val="nil"/>
          </w:tcBorders>
          <w:tcMar>
            <w:top w:w="80" w:type="dxa"/>
          </w:tcMar>
        </w:tcPr>
        <w:p w14:paraId="6FAF0917" w14:textId="77777777" w:rsidR="00FF2D65" w:rsidRDefault="00FF2D65" w:rsidP="00D26BE5">
          <w:pPr>
            <w:pStyle w:val="zFooterBottomLeft"/>
          </w:pPr>
          <w:fldSimple w:instr=" DOCPROPERTY &quot;Specification status&quot;  \* MERGEFORMAT ">
            <w:r>
              <w:t>Design Report</w:t>
            </w:r>
          </w:fldSimple>
        </w:p>
      </w:tc>
      <w:tc>
        <w:tcPr>
          <w:tcW w:w="3300" w:type="dxa"/>
          <w:tcBorders>
            <w:top w:val="single" w:sz="2" w:space="0" w:color="5E89C1"/>
            <w:bottom w:val="nil"/>
          </w:tcBorders>
          <w:tcMar>
            <w:top w:w="80" w:type="dxa"/>
          </w:tcMar>
        </w:tcPr>
        <w:p w14:paraId="28FCA8E0" w14:textId="77777777" w:rsidR="00FF2D65" w:rsidRDefault="00FF2D65" w:rsidP="00D26BE5">
          <w:pPr>
            <w:pStyle w:val="zFooterBottomCenter"/>
          </w:pPr>
          <w:fldSimple w:instr=" DOCPROPERTY &quot;Revision&quot;  \* MERGEFORMAT ">
            <w:r>
              <w:t>Rev. 0.2</w:t>
            </w:r>
          </w:fldSimple>
          <w:r>
            <w:t> — </w:t>
          </w:r>
          <w:fldSimple w:instr=" DOCPROPERTY &quot;Modification date&quot;  \* MERGEFORMAT ">
            <w:r>
              <w:t>06 Jan 2020</w:t>
            </w:r>
          </w:fldSimple>
        </w:p>
      </w:tc>
      <w:tc>
        <w:tcPr>
          <w:tcW w:w="3300" w:type="dxa"/>
          <w:tcBorders>
            <w:top w:val="single" w:sz="2" w:space="0" w:color="5E89C1"/>
            <w:bottom w:val="nil"/>
          </w:tcBorders>
          <w:tcMar>
            <w:top w:w="80" w:type="dxa"/>
          </w:tcMar>
        </w:tcPr>
        <w:p w14:paraId="7FE7540A" w14:textId="77777777" w:rsidR="00FF2D65" w:rsidRDefault="00FF2D65" w:rsidP="00D26BE5">
          <w:pPr>
            <w:pStyle w:val="zFooterBottomRight"/>
          </w:pPr>
          <w:r>
            <w:fldChar w:fldCharType="begin"/>
          </w:r>
          <w:r>
            <w:instrText xml:space="preserve"> PAGE  \* MERGEFORMAT </w:instrText>
          </w:r>
          <w:r>
            <w:fldChar w:fldCharType="separate"/>
          </w:r>
          <w:r>
            <w:rPr>
              <w:noProof/>
            </w:rPr>
            <w:t>21</w:t>
          </w:r>
          <w:r>
            <w:fldChar w:fldCharType="end"/>
          </w:r>
          <w:r>
            <w:t> of </w:t>
          </w:r>
          <w:fldSimple w:instr=" NUMPAGES  \* MERGEFORMAT ">
            <w:r>
              <w:rPr>
                <w:noProof/>
              </w:rPr>
              <w:t>67</w:t>
            </w:r>
          </w:fldSimple>
        </w:p>
      </w:tc>
    </w:tr>
  </w:tbl>
  <w:p w14:paraId="793A8BB0" w14:textId="77777777" w:rsidR="00FF2D65" w:rsidRPr="000412D0" w:rsidRDefault="00FF2D65" w:rsidP="00C608C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topFromText="20" w:vertAnchor="page" w:horzAnchor="page" w:tblpX="1001" w:tblpY="14921"/>
      <w:tblOverlap w:val="never"/>
      <w:tblW w:w="9900" w:type="dxa"/>
      <w:tblBorders>
        <w:insideH w:val="single" w:sz="2" w:space="0" w:color="003883"/>
      </w:tblBorders>
      <w:tblLayout w:type="fixed"/>
      <w:tblCellMar>
        <w:left w:w="0" w:type="dxa"/>
        <w:right w:w="0" w:type="dxa"/>
      </w:tblCellMar>
      <w:tblLook w:val="01E0" w:firstRow="1" w:lastRow="1" w:firstColumn="1" w:lastColumn="1" w:noHBand="0" w:noVBand="0"/>
    </w:tblPr>
    <w:tblGrid>
      <w:gridCol w:w="3300"/>
      <w:gridCol w:w="3300"/>
      <w:gridCol w:w="3300"/>
    </w:tblGrid>
    <w:tr w:rsidR="00FF2D65" w14:paraId="398A1E6D" w14:textId="77777777" w:rsidTr="00C608C4">
      <w:trPr>
        <w:cantSplit/>
        <w:trHeight w:hRule="exact" w:val="140"/>
      </w:trPr>
      <w:tc>
        <w:tcPr>
          <w:tcW w:w="3300" w:type="dxa"/>
          <w:tcBorders>
            <w:bottom w:val="single" w:sz="2" w:space="0" w:color="5E89C1"/>
          </w:tcBorders>
          <w:tcMar>
            <w:top w:w="20" w:type="dxa"/>
          </w:tcMar>
        </w:tcPr>
        <w:p w14:paraId="67F528AE" w14:textId="77777777" w:rsidR="00FF2D65" w:rsidRDefault="00FF2D65" w:rsidP="00D26BE5">
          <w:pPr>
            <w:pStyle w:val="zFooterTopLeft"/>
          </w:pPr>
          <w:fldSimple w:instr=" DOCPROPERTY &quot;Document identifier&quot;  \* MERGEFORMAT ">
            <w:r>
              <w:t>&lt;DOC_ID&gt;</w:t>
            </w:r>
          </w:fldSimple>
        </w:p>
      </w:tc>
      <w:tc>
        <w:tcPr>
          <w:tcW w:w="3300" w:type="dxa"/>
          <w:tcBorders>
            <w:bottom w:val="single" w:sz="2" w:space="0" w:color="5E89C1"/>
          </w:tcBorders>
          <w:tcMar>
            <w:top w:w="20" w:type="dxa"/>
          </w:tcMar>
        </w:tcPr>
        <w:p w14:paraId="43269665" w14:textId="77777777" w:rsidR="00FF2D65" w:rsidRPr="00BE633F" w:rsidRDefault="00FF2D65" w:rsidP="00D26BE5">
          <w:pPr>
            <w:pStyle w:val="zFooterTopCenter"/>
            <w:framePr w:wrap="auto" w:vAnchor="margin" w:yAlign="inline"/>
            <w:suppressOverlap w:val="0"/>
          </w:pPr>
        </w:p>
      </w:tc>
      <w:tc>
        <w:tcPr>
          <w:tcW w:w="3300" w:type="dxa"/>
          <w:tcBorders>
            <w:bottom w:val="single" w:sz="2" w:space="0" w:color="5E89C1"/>
          </w:tcBorders>
          <w:tcMar>
            <w:top w:w="20" w:type="dxa"/>
          </w:tcMar>
        </w:tcPr>
        <w:p w14:paraId="3A646BD8" w14:textId="77777777" w:rsidR="00FF2D65" w:rsidRDefault="00FF2D65" w:rsidP="00D26BE5">
          <w:pPr>
            <w:pStyle w:val="zFooterTopRight"/>
          </w:pPr>
          <w:r>
            <w:t xml:space="preserve">© NXP B.V. </w:t>
          </w:r>
          <w:fldSimple w:instr=" DOCPROPERTY &quot;Copyright date&quot;  \* MERGEFORMAT ">
            <w:r>
              <w:t>2019</w:t>
            </w:r>
          </w:fldSimple>
          <w:r>
            <w:t>. All rights reserved.</w:t>
          </w:r>
        </w:p>
      </w:tc>
    </w:tr>
    <w:tr w:rsidR="00FF2D65" w14:paraId="18822241" w14:textId="77777777" w:rsidTr="00C608C4">
      <w:trPr>
        <w:cantSplit/>
        <w:trHeight w:val="280"/>
      </w:trPr>
      <w:tc>
        <w:tcPr>
          <w:tcW w:w="3300" w:type="dxa"/>
          <w:tcBorders>
            <w:top w:val="single" w:sz="2" w:space="0" w:color="5E89C1"/>
            <w:bottom w:val="nil"/>
          </w:tcBorders>
          <w:tcMar>
            <w:top w:w="80" w:type="dxa"/>
          </w:tcMar>
        </w:tcPr>
        <w:p w14:paraId="02BE1717" w14:textId="77777777" w:rsidR="00FF2D65" w:rsidRDefault="00FF2D65" w:rsidP="00D26BE5">
          <w:pPr>
            <w:pStyle w:val="zFooterBottomLeft"/>
          </w:pPr>
          <w:fldSimple w:instr=" DOCPROPERTY &quot;Specification status&quot;  \* MERGEFORMAT ">
            <w:r>
              <w:t>Design Report</w:t>
            </w:r>
          </w:fldSimple>
        </w:p>
      </w:tc>
      <w:tc>
        <w:tcPr>
          <w:tcW w:w="3300" w:type="dxa"/>
          <w:tcBorders>
            <w:top w:val="single" w:sz="2" w:space="0" w:color="5E89C1"/>
            <w:bottom w:val="nil"/>
          </w:tcBorders>
          <w:tcMar>
            <w:top w:w="80" w:type="dxa"/>
          </w:tcMar>
        </w:tcPr>
        <w:p w14:paraId="51887883" w14:textId="77777777" w:rsidR="00FF2D65" w:rsidRDefault="00FF2D65" w:rsidP="00D26BE5">
          <w:pPr>
            <w:pStyle w:val="zFooterBottomCenter"/>
          </w:pPr>
          <w:fldSimple w:instr=" DOCPROPERTY &quot;Revision&quot;  \* MERGEFORMAT ">
            <w:r>
              <w:t>Rev. 0.2</w:t>
            </w:r>
          </w:fldSimple>
          <w:r>
            <w:t> — </w:t>
          </w:r>
          <w:fldSimple w:instr=" DOCPROPERTY &quot;Modification date&quot;  \* MERGEFORMAT ">
            <w:r>
              <w:t>06 Jan 2020</w:t>
            </w:r>
          </w:fldSimple>
        </w:p>
      </w:tc>
      <w:tc>
        <w:tcPr>
          <w:tcW w:w="3300" w:type="dxa"/>
          <w:tcBorders>
            <w:top w:val="single" w:sz="2" w:space="0" w:color="5E89C1"/>
            <w:bottom w:val="nil"/>
          </w:tcBorders>
          <w:tcMar>
            <w:top w:w="80" w:type="dxa"/>
          </w:tcMar>
        </w:tcPr>
        <w:p w14:paraId="7B842B68" w14:textId="77777777" w:rsidR="00FF2D65" w:rsidRDefault="00FF2D65" w:rsidP="00D26BE5">
          <w:pPr>
            <w:pStyle w:val="zFooterBottomRight"/>
          </w:pPr>
          <w:r>
            <w:fldChar w:fldCharType="begin"/>
          </w:r>
          <w:r>
            <w:instrText xml:space="preserve"> PAGE  \* MERGEFORMAT </w:instrText>
          </w:r>
          <w:r>
            <w:fldChar w:fldCharType="separate"/>
          </w:r>
          <w:r>
            <w:rPr>
              <w:noProof/>
            </w:rPr>
            <w:t>65</w:t>
          </w:r>
          <w:r>
            <w:fldChar w:fldCharType="end"/>
          </w:r>
          <w:r>
            <w:t> of </w:t>
          </w:r>
          <w:fldSimple w:instr=" NUMPAGES  \* MERGEFORMAT ">
            <w:r>
              <w:rPr>
                <w:noProof/>
              </w:rPr>
              <w:t>67</w:t>
            </w:r>
          </w:fldSimple>
        </w:p>
      </w:tc>
    </w:tr>
  </w:tbl>
  <w:p w14:paraId="5368D9A0" w14:textId="77777777" w:rsidR="00FF2D65" w:rsidRPr="00432F70" w:rsidRDefault="00FF2D65" w:rsidP="00C608C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topFromText="20" w:vertAnchor="page" w:horzAnchor="page" w:tblpX="1001" w:tblpY="14921"/>
      <w:tblOverlap w:val="never"/>
      <w:tblW w:w="9900" w:type="dxa"/>
      <w:tblBorders>
        <w:insideH w:val="single" w:sz="2" w:space="0" w:color="003883"/>
      </w:tblBorders>
      <w:tblLayout w:type="fixed"/>
      <w:tblCellMar>
        <w:left w:w="0" w:type="dxa"/>
        <w:right w:w="0" w:type="dxa"/>
      </w:tblCellMar>
      <w:tblLook w:val="01E0" w:firstRow="1" w:lastRow="1" w:firstColumn="1" w:lastColumn="1" w:noHBand="0" w:noVBand="0"/>
    </w:tblPr>
    <w:tblGrid>
      <w:gridCol w:w="3300"/>
      <w:gridCol w:w="3300"/>
      <w:gridCol w:w="3300"/>
    </w:tblGrid>
    <w:tr w:rsidR="00FF2D65" w14:paraId="1C484B4C" w14:textId="77777777" w:rsidTr="00C608C4">
      <w:trPr>
        <w:cantSplit/>
        <w:trHeight w:hRule="exact" w:val="140"/>
      </w:trPr>
      <w:tc>
        <w:tcPr>
          <w:tcW w:w="3300" w:type="dxa"/>
          <w:tcBorders>
            <w:bottom w:val="single" w:sz="2" w:space="0" w:color="5E89C1"/>
          </w:tcBorders>
          <w:tcMar>
            <w:top w:w="20" w:type="dxa"/>
          </w:tcMar>
        </w:tcPr>
        <w:p w14:paraId="18A763C2" w14:textId="77777777" w:rsidR="00FF2D65" w:rsidRDefault="00FF2D65" w:rsidP="00D26BE5">
          <w:pPr>
            <w:pStyle w:val="zFooterTopLeft"/>
          </w:pPr>
          <w:fldSimple w:instr=" DOCPROPERTY &quot;Document identifier&quot;  \* MERGEFORMAT ">
            <w:r>
              <w:t>&lt;DOC_ID&gt;</w:t>
            </w:r>
          </w:fldSimple>
        </w:p>
      </w:tc>
      <w:tc>
        <w:tcPr>
          <w:tcW w:w="3300" w:type="dxa"/>
          <w:tcBorders>
            <w:bottom w:val="single" w:sz="2" w:space="0" w:color="5E89C1"/>
          </w:tcBorders>
          <w:tcMar>
            <w:top w:w="20" w:type="dxa"/>
          </w:tcMar>
        </w:tcPr>
        <w:p w14:paraId="68AABB01" w14:textId="77777777" w:rsidR="00FF2D65" w:rsidRPr="00BE633F" w:rsidRDefault="00FF2D65" w:rsidP="00D26BE5">
          <w:pPr>
            <w:pStyle w:val="zFooterTopCenter"/>
            <w:framePr w:wrap="auto" w:vAnchor="margin" w:yAlign="inline"/>
            <w:suppressOverlap w:val="0"/>
          </w:pPr>
        </w:p>
      </w:tc>
      <w:tc>
        <w:tcPr>
          <w:tcW w:w="3300" w:type="dxa"/>
          <w:tcBorders>
            <w:bottom w:val="single" w:sz="2" w:space="0" w:color="5E89C1"/>
          </w:tcBorders>
          <w:tcMar>
            <w:top w:w="20" w:type="dxa"/>
          </w:tcMar>
        </w:tcPr>
        <w:p w14:paraId="78D4F1AC" w14:textId="77777777" w:rsidR="00FF2D65" w:rsidRDefault="00FF2D65" w:rsidP="00D26BE5">
          <w:pPr>
            <w:pStyle w:val="zFooterTopRight"/>
          </w:pPr>
          <w:r>
            <w:t xml:space="preserve">© NXP B.V. </w:t>
          </w:r>
          <w:fldSimple w:instr=" DOCPROPERTY &quot;Copyright date&quot;  \* MERGEFORMAT ">
            <w:r>
              <w:t>2019</w:t>
            </w:r>
          </w:fldSimple>
          <w:r>
            <w:t>. All rights reserved.</w:t>
          </w:r>
        </w:p>
      </w:tc>
    </w:tr>
    <w:tr w:rsidR="00FF2D65" w14:paraId="3BFA8843" w14:textId="77777777" w:rsidTr="00C608C4">
      <w:trPr>
        <w:cantSplit/>
        <w:trHeight w:val="280"/>
      </w:trPr>
      <w:tc>
        <w:tcPr>
          <w:tcW w:w="3300" w:type="dxa"/>
          <w:tcBorders>
            <w:top w:val="single" w:sz="2" w:space="0" w:color="5E89C1"/>
            <w:bottom w:val="nil"/>
          </w:tcBorders>
          <w:tcMar>
            <w:top w:w="80" w:type="dxa"/>
          </w:tcMar>
        </w:tcPr>
        <w:p w14:paraId="1C7D672C" w14:textId="77777777" w:rsidR="00FF2D65" w:rsidRDefault="00FF2D65" w:rsidP="00D26BE5">
          <w:pPr>
            <w:pStyle w:val="zFooterBottomLeft"/>
          </w:pPr>
          <w:fldSimple w:instr=" DOCPROPERTY &quot;Specification status&quot;  \* MERGEFORMAT ">
            <w:r>
              <w:t>Design Report</w:t>
            </w:r>
          </w:fldSimple>
        </w:p>
      </w:tc>
      <w:tc>
        <w:tcPr>
          <w:tcW w:w="3300" w:type="dxa"/>
          <w:tcBorders>
            <w:top w:val="single" w:sz="2" w:space="0" w:color="5E89C1"/>
            <w:bottom w:val="nil"/>
          </w:tcBorders>
          <w:tcMar>
            <w:top w:w="80" w:type="dxa"/>
          </w:tcMar>
        </w:tcPr>
        <w:p w14:paraId="11EBBE2E" w14:textId="77777777" w:rsidR="00FF2D65" w:rsidRDefault="00FF2D65" w:rsidP="00D26BE5">
          <w:pPr>
            <w:pStyle w:val="zFooterBottomCenter"/>
          </w:pPr>
          <w:fldSimple w:instr=" DOCPROPERTY &quot;Revision&quot;  \* MERGEFORMAT ">
            <w:r>
              <w:t>Rev. 0.2</w:t>
            </w:r>
          </w:fldSimple>
          <w:r>
            <w:t> — </w:t>
          </w:r>
          <w:fldSimple w:instr=" DOCPROPERTY &quot;Modification date&quot;  \* MERGEFORMAT ">
            <w:r>
              <w:t>06 Jan 2020</w:t>
            </w:r>
          </w:fldSimple>
        </w:p>
      </w:tc>
      <w:tc>
        <w:tcPr>
          <w:tcW w:w="3300" w:type="dxa"/>
          <w:tcBorders>
            <w:top w:val="single" w:sz="2" w:space="0" w:color="5E89C1"/>
            <w:bottom w:val="nil"/>
          </w:tcBorders>
          <w:tcMar>
            <w:top w:w="80" w:type="dxa"/>
          </w:tcMar>
        </w:tcPr>
        <w:p w14:paraId="1BEBB139" w14:textId="77777777" w:rsidR="00FF2D65" w:rsidRDefault="00FF2D65" w:rsidP="00D26BE5">
          <w:pPr>
            <w:pStyle w:val="zFooterBottomRight"/>
          </w:pPr>
          <w:r>
            <w:fldChar w:fldCharType="begin"/>
          </w:r>
          <w:r>
            <w:instrText xml:space="preserve"> PAGE  \* MERGEFORMAT </w:instrText>
          </w:r>
          <w:r>
            <w:fldChar w:fldCharType="separate"/>
          </w:r>
          <w:r>
            <w:rPr>
              <w:noProof/>
            </w:rPr>
            <w:t>66</w:t>
          </w:r>
          <w:r>
            <w:fldChar w:fldCharType="end"/>
          </w:r>
          <w:r>
            <w:t> of </w:t>
          </w:r>
          <w:fldSimple w:instr=" NUMPAGES  \* MERGEFORMAT ">
            <w:r>
              <w:rPr>
                <w:noProof/>
              </w:rPr>
              <w:t>67</w:t>
            </w:r>
          </w:fldSimple>
        </w:p>
      </w:tc>
    </w:tr>
  </w:tbl>
  <w:p w14:paraId="154A40CB" w14:textId="77777777" w:rsidR="00FF2D65" w:rsidRPr="00432F70" w:rsidRDefault="00FF2D65" w:rsidP="00C608C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001" w:tblpY="13093"/>
      <w:tblOverlap w:val="never"/>
      <w:tblW w:w="0" w:type="auto"/>
      <w:tblLayout w:type="fixed"/>
      <w:tblCellMar>
        <w:left w:w="0" w:type="dxa"/>
        <w:right w:w="0" w:type="dxa"/>
      </w:tblCellMar>
      <w:tblLook w:val="01E0" w:firstRow="1" w:lastRow="1" w:firstColumn="1" w:lastColumn="1" w:noHBand="0" w:noVBand="0"/>
    </w:tblPr>
    <w:tblGrid>
      <w:gridCol w:w="4770"/>
      <w:gridCol w:w="360"/>
      <w:gridCol w:w="4770"/>
    </w:tblGrid>
    <w:tr w:rsidR="00FF2D65" w14:paraId="3D0F283D" w14:textId="77777777" w:rsidTr="00C608C4">
      <w:trPr>
        <w:cantSplit/>
        <w:trHeight w:hRule="exact" w:val="700"/>
      </w:trPr>
      <w:tc>
        <w:tcPr>
          <w:tcW w:w="4770" w:type="dxa"/>
        </w:tcPr>
        <w:p w14:paraId="753F5AC4" w14:textId="77777777" w:rsidR="00FF2D65" w:rsidRDefault="00FF2D65" w:rsidP="00C608C4">
          <w:pPr>
            <w:pStyle w:val="Footer"/>
          </w:pPr>
        </w:p>
      </w:tc>
      <w:tc>
        <w:tcPr>
          <w:tcW w:w="360" w:type="dxa"/>
        </w:tcPr>
        <w:p w14:paraId="1A8A17C7" w14:textId="77777777" w:rsidR="00FF2D65" w:rsidRDefault="00FF2D65" w:rsidP="00C608C4">
          <w:pPr>
            <w:pStyle w:val="Footer"/>
          </w:pPr>
        </w:p>
      </w:tc>
      <w:tc>
        <w:tcPr>
          <w:tcW w:w="4770" w:type="dxa"/>
        </w:tcPr>
        <w:p w14:paraId="3EBEE976" w14:textId="77777777" w:rsidR="00FF2D65" w:rsidRDefault="00FF2D65" w:rsidP="00C608C4">
          <w:pPr>
            <w:pStyle w:val="Footer"/>
          </w:pPr>
        </w:p>
      </w:tc>
    </w:tr>
    <w:tr w:rsidR="00FF2D65" w14:paraId="3A5F0888" w14:textId="77777777" w:rsidTr="00C608C4">
      <w:trPr>
        <w:cantSplit/>
        <w:trHeight w:hRule="exact" w:val="300"/>
      </w:trPr>
      <w:tc>
        <w:tcPr>
          <w:tcW w:w="4770" w:type="dxa"/>
        </w:tcPr>
        <w:p w14:paraId="098773DF" w14:textId="77777777" w:rsidR="00FF2D65" w:rsidRDefault="00FF2D65" w:rsidP="00C608C4">
          <w:pPr>
            <w:pStyle w:val="Footer"/>
          </w:pPr>
        </w:p>
      </w:tc>
      <w:tc>
        <w:tcPr>
          <w:tcW w:w="360" w:type="dxa"/>
        </w:tcPr>
        <w:p w14:paraId="2C74DEF8" w14:textId="77777777" w:rsidR="00FF2D65" w:rsidRDefault="00FF2D65" w:rsidP="00C608C4">
          <w:pPr>
            <w:pStyle w:val="Footer"/>
          </w:pPr>
        </w:p>
      </w:tc>
      <w:tc>
        <w:tcPr>
          <w:tcW w:w="4770" w:type="dxa"/>
        </w:tcPr>
        <w:p w14:paraId="1A9AA956" w14:textId="77777777" w:rsidR="00FF2D65" w:rsidRDefault="00FF2D65" w:rsidP="00C608C4">
          <w:pPr>
            <w:pStyle w:val="Footer"/>
          </w:pPr>
        </w:p>
      </w:tc>
    </w:tr>
    <w:tr w:rsidR="00FF2D65" w14:paraId="4E0EDCDE" w14:textId="77777777" w:rsidTr="00C608C4">
      <w:trPr>
        <w:cantSplit/>
        <w:trHeight w:val="1100"/>
      </w:trPr>
      <w:tc>
        <w:tcPr>
          <w:tcW w:w="4770" w:type="dxa"/>
          <w:vAlign w:val="bottom"/>
        </w:tcPr>
        <w:p w14:paraId="6AD71D66" w14:textId="77777777" w:rsidR="00FF2D65" w:rsidRDefault="00FF2D65" w:rsidP="00C608C4">
          <w:pPr>
            <w:pStyle w:val="Footer"/>
          </w:pPr>
        </w:p>
      </w:tc>
      <w:tc>
        <w:tcPr>
          <w:tcW w:w="360" w:type="dxa"/>
          <w:vAlign w:val="bottom"/>
        </w:tcPr>
        <w:p w14:paraId="598FC3A5" w14:textId="77777777" w:rsidR="00FF2D65" w:rsidRDefault="00FF2D65" w:rsidP="00C608C4">
          <w:pPr>
            <w:pStyle w:val="Footer"/>
          </w:pPr>
        </w:p>
      </w:tc>
      <w:tc>
        <w:tcPr>
          <w:tcW w:w="4770" w:type="dxa"/>
          <w:vAlign w:val="bottom"/>
        </w:tcPr>
        <w:p w14:paraId="7B5178DD" w14:textId="77777777" w:rsidR="00FF2D65" w:rsidRDefault="00FF2D65" w:rsidP="00D26BE5">
          <w:pPr>
            <w:pStyle w:val="zBackPageFooterBold"/>
          </w:pPr>
          <w:r>
            <w:t xml:space="preserve">© NXP B.V. </w:t>
          </w:r>
          <w:fldSimple w:instr=" DOCPROPERTY &quot;Copyright date&quot; \* MERGEFORMAT ">
            <w:r>
              <w:t>2019</w:t>
            </w:r>
          </w:fldSimple>
          <w:r>
            <w:t>.</w:t>
          </w:r>
          <w:r>
            <w:tab/>
            <w:t xml:space="preserve"> All rights reserved.</w:t>
          </w:r>
        </w:p>
        <w:p w14:paraId="7F96B403" w14:textId="77777777" w:rsidR="00FF2D65" w:rsidRDefault="00FF2D65" w:rsidP="00D26BE5">
          <w:pPr>
            <w:pStyle w:val="zBackPageFooterLeft"/>
          </w:pPr>
          <w:r>
            <w:t>For more information, please visit: http://www.nxp.com</w:t>
          </w:r>
          <w:r>
            <w:br/>
            <w:t xml:space="preserve">For sales office addresses, please send an email to: </w:t>
          </w:r>
          <w:smartTag w:uri="urn:schemas-microsoft-com:office:smarttags" w:element="PersonName">
            <w:r>
              <w:t>salesaddresses@nxp.com</w:t>
            </w:r>
          </w:smartTag>
        </w:p>
        <w:p w14:paraId="5384CF80" w14:textId="77777777" w:rsidR="00FF2D65" w:rsidRDefault="00FF2D65" w:rsidP="00D26BE5">
          <w:pPr>
            <w:pStyle w:val="zBackPageFooterBottomRight"/>
          </w:pPr>
          <w:r>
            <w:t xml:space="preserve">Date of release: </w:t>
          </w:r>
          <w:fldSimple w:instr=" DOCPROPERTY &quot;Modification date&quot;  \* MERGEFORMAT ">
            <w:r>
              <w:t>06 Jan 2020</w:t>
            </w:r>
          </w:fldSimple>
        </w:p>
        <w:p w14:paraId="29193772" w14:textId="77777777" w:rsidR="00FF2D65" w:rsidRDefault="00FF2D65" w:rsidP="00D26BE5">
          <w:pPr>
            <w:pStyle w:val="zBackPageFooterBottomRight"/>
          </w:pPr>
          <w:r>
            <w:t xml:space="preserve">Document identifier: </w:t>
          </w:r>
          <w:fldSimple w:instr=" DOCPROPERTY &quot;Document identifier&quot;  \* MERGEFORMAT ">
            <w:r>
              <w:t>&lt;DOC_ID&gt;</w:t>
            </w:r>
          </w:fldSimple>
        </w:p>
        <w:p w14:paraId="4770D101" w14:textId="77777777" w:rsidR="00FF2D65" w:rsidRDefault="00FF2D65" w:rsidP="00D26BE5">
          <w:pPr>
            <w:pStyle w:val="zBackPageFooterBold"/>
          </w:pPr>
          <w:fldSimple w:instr=" DOCPROPERTY  &quot;Security status&quot;  \* MERGEFORMAT ">
            <w:r>
              <w:t>COMPANY INTERNAL</w:t>
            </w:r>
          </w:fldSimple>
        </w:p>
      </w:tc>
    </w:tr>
  </w:tbl>
  <w:p w14:paraId="2B3C11C2" w14:textId="77777777" w:rsidR="00FF2D65" w:rsidRPr="000412D0" w:rsidRDefault="00FF2D65" w:rsidP="00C60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63256" w14:textId="77777777" w:rsidR="00FF2D65" w:rsidRDefault="00FF2D65" w:rsidP="001753B3">
      <w:r>
        <w:separator/>
      </w:r>
    </w:p>
  </w:footnote>
  <w:footnote w:type="continuationSeparator" w:id="0">
    <w:p w14:paraId="6838C122" w14:textId="77777777" w:rsidR="00FF2D65" w:rsidRDefault="00FF2D65" w:rsidP="001753B3">
      <w:r>
        <w:continuationSeparator/>
      </w:r>
    </w:p>
  </w:footnote>
  <w:footnote w:id="1">
    <w:p w14:paraId="37778089" w14:textId="77777777" w:rsidR="00FF2D65" w:rsidRDefault="00FF2D65" w:rsidP="00263C9F">
      <w:pPr>
        <w:pStyle w:val="FootnoteText"/>
      </w:pPr>
      <w:r>
        <w:rPr>
          <w:rStyle w:val="FootnoteReference"/>
        </w:rPr>
        <w:footnoteRef/>
      </w:r>
      <w:r>
        <w:t xml:space="preserve"> Initial Spec can be found in </w:t>
      </w:r>
      <w:hyperlink r:id="rId1" w:history="1">
        <w:r w:rsidRPr="00324FDC">
          <w:rPr>
            <w:rStyle w:val="Hyperlink"/>
          </w:rPr>
          <w:t>https://www.collabnet.nxp.com/sf/docman/do/viewDocument/projects.smarttrx/docman.root.es0.011_ic_architecture_design_and_i.ip_design.ams_ips.global_bias/doc421749?selectedTab=review</w:t>
        </w:r>
      </w:hyperlink>
    </w:p>
    <w:p w14:paraId="7E8AD8D7" w14:textId="77777777" w:rsidR="00FF2D65" w:rsidRDefault="00FF2D65" w:rsidP="00263C9F">
      <w:pPr>
        <w:pStyle w:val="FootnoteText"/>
      </w:pPr>
    </w:p>
  </w:footnote>
  <w:footnote w:id="2">
    <w:p w14:paraId="500800D5" w14:textId="77777777" w:rsidR="00FF2D65" w:rsidRDefault="00FF2D65" w:rsidP="001F1C32">
      <w:pPr>
        <w:pStyle w:val="FootnoteText"/>
      </w:pPr>
      <w:r>
        <w:rPr>
          <w:rStyle w:val="FootnoteReference"/>
        </w:rPr>
        <w:footnoteRef/>
      </w:r>
      <w:r>
        <w:t xml:space="preserve"> More precisely, the ratio of the IF amplitude and the number of unit-cells.</w:t>
      </w:r>
    </w:p>
  </w:footnote>
  <w:footnote w:id="3">
    <w:p w14:paraId="1312DC4A" w14:textId="77777777" w:rsidR="00FF2D65" w:rsidRDefault="00FF2D65">
      <w:pPr>
        <w:pStyle w:val="FootnoteText"/>
      </w:pPr>
      <w:r>
        <w:rPr>
          <w:rStyle w:val="FootnoteReference"/>
        </w:rPr>
        <w:footnoteRef/>
      </w:r>
      <w:r>
        <w:t xml:space="preserve"> Initial Spec can be found in </w:t>
      </w:r>
      <w:hyperlink r:id="rId2" w:history="1">
        <w:r w:rsidRPr="00324FDC">
          <w:rPr>
            <w:rStyle w:val="Hyperlink"/>
          </w:rPr>
          <w:t>https://www.collabnet.nxp.com/sf/docman/do/viewDocument/projects.smarttrx/docman.root.es0.011_ic_architecture_design_and_i.ip_design.ams_ips.global_bias/doc421749?selectedTab=review</w:t>
        </w:r>
      </w:hyperlink>
    </w:p>
    <w:p w14:paraId="5599AECA" w14:textId="77777777" w:rsidR="00FF2D65" w:rsidRDefault="00FF2D6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001" w:tblpY="701"/>
      <w:tblOverlap w:val="never"/>
      <w:tblW w:w="9944" w:type="dxa"/>
      <w:tblLayout w:type="fixed"/>
      <w:tblCellMar>
        <w:left w:w="0" w:type="dxa"/>
        <w:right w:w="0" w:type="dxa"/>
      </w:tblCellMar>
      <w:tblLook w:val="0000" w:firstRow="0" w:lastRow="0" w:firstColumn="0" w:lastColumn="0" w:noHBand="0" w:noVBand="0"/>
    </w:tblPr>
    <w:tblGrid>
      <w:gridCol w:w="1900"/>
      <w:gridCol w:w="100"/>
      <w:gridCol w:w="140"/>
      <w:gridCol w:w="140"/>
      <w:gridCol w:w="3800"/>
      <w:gridCol w:w="400"/>
      <w:gridCol w:w="3416"/>
      <w:gridCol w:w="48"/>
    </w:tblGrid>
    <w:tr w:rsidR="00FF2D65" w14:paraId="5D9EF26C" w14:textId="77777777">
      <w:trPr>
        <w:gridAfter w:val="1"/>
        <w:wAfter w:w="48" w:type="dxa"/>
        <w:cantSplit/>
        <w:trHeight w:val="600"/>
      </w:trPr>
      <w:tc>
        <w:tcPr>
          <w:tcW w:w="1900" w:type="dxa"/>
          <w:vMerge w:val="restart"/>
        </w:tcPr>
        <w:p w14:paraId="1FEA4DA1" w14:textId="77777777" w:rsidR="00FF2D65" w:rsidRDefault="00FF2D65" w:rsidP="00263C9F">
          <w:pPr>
            <w:pStyle w:val="Body"/>
          </w:pPr>
        </w:p>
      </w:tc>
      <w:tc>
        <w:tcPr>
          <w:tcW w:w="100" w:type="dxa"/>
          <w:vMerge w:val="restart"/>
        </w:tcPr>
        <w:p w14:paraId="7AB0E04B" w14:textId="77777777" w:rsidR="00FF2D65" w:rsidRDefault="00FF2D65" w:rsidP="00263C9F">
          <w:pPr>
            <w:pStyle w:val="Body"/>
          </w:pPr>
        </w:p>
      </w:tc>
      <w:tc>
        <w:tcPr>
          <w:tcW w:w="140" w:type="dxa"/>
          <w:vMerge w:val="restart"/>
          <w:shd w:val="clear" w:color="auto" w:fill="992C96"/>
        </w:tcPr>
        <w:p w14:paraId="6E999009" w14:textId="77777777" w:rsidR="00FF2D65" w:rsidRDefault="00FF2D65" w:rsidP="00263C9F">
          <w:pPr>
            <w:pStyle w:val="Body"/>
          </w:pPr>
        </w:p>
      </w:tc>
      <w:tc>
        <w:tcPr>
          <w:tcW w:w="140" w:type="dxa"/>
          <w:vMerge w:val="restart"/>
        </w:tcPr>
        <w:p w14:paraId="14378D9A" w14:textId="77777777" w:rsidR="00FF2D65" w:rsidRDefault="00FF2D65" w:rsidP="00263C9F">
          <w:pPr>
            <w:pStyle w:val="Body"/>
          </w:pPr>
        </w:p>
      </w:tc>
      <w:tc>
        <w:tcPr>
          <w:tcW w:w="7616" w:type="dxa"/>
          <w:gridSpan w:val="3"/>
          <w:vAlign w:val="center"/>
        </w:tcPr>
        <w:p w14:paraId="324008D0" w14:textId="77777777" w:rsidR="00FF2D65" w:rsidRDefault="00FF2D65" w:rsidP="00263C9F">
          <w:pPr>
            <w:pStyle w:val="zFrontPageHeaderTopLeft"/>
            <w:framePr w:wrap="auto" w:vAnchor="margin" w:hAnchor="text" w:xAlign="left" w:yAlign="inline"/>
            <w:suppressOverlap w:val="0"/>
          </w:pPr>
          <w:fldSimple w:instr=" DOCPROPERTY &quot;Product name title&quot;  \* MERGEFORMAT ">
            <w:r>
              <w:t>STRX LO Interface Design</w:t>
            </w:r>
          </w:fldSimple>
        </w:p>
      </w:tc>
    </w:tr>
    <w:tr w:rsidR="00FF2D65" w14:paraId="122D31A8" w14:textId="77777777">
      <w:trPr>
        <w:gridAfter w:val="1"/>
        <w:wAfter w:w="48" w:type="dxa"/>
        <w:cantSplit/>
        <w:trHeight w:val="400"/>
      </w:trPr>
      <w:tc>
        <w:tcPr>
          <w:tcW w:w="1900" w:type="dxa"/>
          <w:vMerge/>
        </w:tcPr>
        <w:p w14:paraId="35C6F16D" w14:textId="77777777" w:rsidR="00FF2D65" w:rsidRDefault="00FF2D65" w:rsidP="00263C9F">
          <w:pPr>
            <w:pStyle w:val="Body"/>
          </w:pPr>
        </w:p>
      </w:tc>
      <w:tc>
        <w:tcPr>
          <w:tcW w:w="100" w:type="dxa"/>
          <w:vMerge/>
        </w:tcPr>
        <w:p w14:paraId="2C28B46C" w14:textId="77777777" w:rsidR="00FF2D65" w:rsidRDefault="00FF2D65" w:rsidP="00263C9F">
          <w:pPr>
            <w:pStyle w:val="Body"/>
          </w:pPr>
        </w:p>
      </w:tc>
      <w:tc>
        <w:tcPr>
          <w:tcW w:w="140" w:type="dxa"/>
          <w:vMerge/>
          <w:shd w:val="clear" w:color="auto" w:fill="992C96"/>
        </w:tcPr>
        <w:p w14:paraId="309E5433" w14:textId="77777777" w:rsidR="00FF2D65" w:rsidRDefault="00FF2D65" w:rsidP="00263C9F">
          <w:pPr>
            <w:pStyle w:val="Body"/>
          </w:pPr>
        </w:p>
      </w:tc>
      <w:tc>
        <w:tcPr>
          <w:tcW w:w="140" w:type="dxa"/>
          <w:vMerge/>
        </w:tcPr>
        <w:p w14:paraId="4510EE83" w14:textId="77777777" w:rsidR="00FF2D65" w:rsidRDefault="00FF2D65" w:rsidP="00263C9F">
          <w:pPr>
            <w:pStyle w:val="Body"/>
          </w:pPr>
        </w:p>
      </w:tc>
      <w:tc>
        <w:tcPr>
          <w:tcW w:w="7616" w:type="dxa"/>
          <w:gridSpan w:val="3"/>
          <w:tcBorders>
            <w:bottom w:val="single" w:sz="2" w:space="0" w:color="992C96"/>
          </w:tcBorders>
          <w:vAlign w:val="center"/>
        </w:tcPr>
        <w:p w14:paraId="359AE418" w14:textId="77777777" w:rsidR="00FF2D65" w:rsidRDefault="00FF2D65" w:rsidP="00263C9F">
          <w:pPr>
            <w:pStyle w:val="zFrontPageHeaderCenterLeft"/>
            <w:framePr w:wrap="auto" w:vAnchor="margin" w:hAnchor="text" w:xAlign="left" w:yAlign="inline"/>
            <w:suppressOverlap w:val="0"/>
          </w:pPr>
          <w:fldSimple w:instr=" DOCPROPERTY &quot;Descriptive title&quot;  \* MERGEFORMAT ">
            <w:r>
              <w:t>Design Report</w:t>
            </w:r>
          </w:fldSimple>
        </w:p>
      </w:tc>
    </w:tr>
    <w:tr w:rsidR="00FF2D65" w14:paraId="3E1C3133" w14:textId="77777777">
      <w:trPr>
        <w:cantSplit/>
        <w:trHeight w:hRule="exact" w:val="300"/>
      </w:trPr>
      <w:tc>
        <w:tcPr>
          <w:tcW w:w="1900" w:type="dxa"/>
          <w:vMerge/>
        </w:tcPr>
        <w:p w14:paraId="6AD6B1B3" w14:textId="77777777" w:rsidR="00FF2D65" w:rsidRDefault="00FF2D65" w:rsidP="00263C9F">
          <w:pPr>
            <w:pStyle w:val="Body"/>
          </w:pPr>
        </w:p>
      </w:tc>
      <w:tc>
        <w:tcPr>
          <w:tcW w:w="100" w:type="dxa"/>
          <w:vMerge/>
        </w:tcPr>
        <w:p w14:paraId="496C1EA8" w14:textId="77777777" w:rsidR="00FF2D65" w:rsidRDefault="00FF2D65" w:rsidP="00263C9F">
          <w:pPr>
            <w:pStyle w:val="Body"/>
          </w:pPr>
        </w:p>
      </w:tc>
      <w:tc>
        <w:tcPr>
          <w:tcW w:w="140" w:type="dxa"/>
          <w:vMerge/>
          <w:shd w:val="clear" w:color="auto" w:fill="992C96"/>
        </w:tcPr>
        <w:p w14:paraId="53E0EBF8" w14:textId="77777777" w:rsidR="00FF2D65" w:rsidRDefault="00FF2D65" w:rsidP="00263C9F">
          <w:pPr>
            <w:pStyle w:val="Body"/>
          </w:pPr>
        </w:p>
      </w:tc>
      <w:tc>
        <w:tcPr>
          <w:tcW w:w="140" w:type="dxa"/>
          <w:vMerge/>
        </w:tcPr>
        <w:p w14:paraId="76C97A3C" w14:textId="77777777" w:rsidR="00FF2D65" w:rsidRDefault="00FF2D65" w:rsidP="00263C9F">
          <w:pPr>
            <w:pStyle w:val="Body"/>
          </w:pPr>
        </w:p>
      </w:tc>
      <w:tc>
        <w:tcPr>
          <w:tcW w:w="4200" w:type="dxa"/>
          <w:gridSpan w:val="2"/>
          <w:tcBorders>
            <w:top w:val="single" w:sz="2" w:space="0" w:color="992C96"/>
          </w:tcBorders>
          <w:vAlign w:val="center"/>
        </w:tcPr>
        <w:p w14:paraId="2A633447" w14:textId="77777777" w:rsidR="00FF2D65" w:rsidRDefault="00FF2D65" w:rsidP="00263C9F">
          <w:pPr>
            <w:pStyle w:val="zFrontPageHeaderBottomLeft"/>
            <w:framePr w:wrap="auto" w:vAnchor="margin" w:hAnchor="text" w:xAlign="left" w:yAlign="inline"/>
            <w:suppressOverlap w:val="0"/>
          </w:pPr>
          <w:r>
            <w:fldChar w:fldCharType="begin"/>
          </w:r>
          <w:r>
            <w:instrText xml:space="preserve"> DOCPROPERTY "Revision" </w:instrText>
          </w:r>
          <w:r>
            <w:fldChar w:fldCharType="separate"/>
          </w:r>
          <w:r>
            <w:t>Rev. 0.2</w:t>
          </w:r>
          <w:r>
            <w:fldChar w:fldCharType="end"/>
          </w:r>
          <w:r>
            <w:t xml:space="preserve"> — </w:t>
          </w:r>
          <w:fldSimple w:instr=" DOCPROPERTY &quot;Modification date&quot;  \* MERGEFORMAT">
            <w:r>
              <w:t>06 Jan 2020</w:t>
            </w:r>
          </w:fldSimple>
        </w:p>
      </w:tc>
      <w:tc>
        <w:tcPr>
          <w:tcW w:w="3420" w:type="dxa"/>
          <w:gridSpan w:val="2"/>
          <w:tcBorders>
            <w:top w:val="single" w:sz="2" w:space="0" w:color="992C96"/>
          </w:tcBorders>
          <w:vAlign w:val="center"/>
        </w:tcPr>
        <w:p w14:paraId="3AD95199" w14:textId="77777777" w:rsidR="00FF2D65" w:rsidRDefault="00FF2D65" w:rsidP="00263C9F">
          <w:pPr>
            <w:pStyle w:val="zFrontPageHeaderBottomRight"/>
            <w:framePr w:wrap="auto" w:vAnchor="margin" w:hAnchor="text" w:xAlign="left" w:yAlign="inline"/>
            <w:suppressOverlap w:val="0"/>
          </w:pPr>
          <w:fldSimple w:instr=" DOCPROPERTY &quot;Specification status&quot;  \* MERGEFORMAT ">
            <w:r>
              <w:t>Design Report</w:t>
            </w:r>
          </w:fldSimple>
        </w:p>
      </w:tc>
    </w:tr>
    <w:tr w:rsidR="00FF2D65" w14:paraId="0CCEA285" w14:textId="77777777">
      <w:trPr>
        <w:gridAfter w:val="1"/>
        <w:wAfter w:w="48" w:type="dxa"/>
        <w:cantSplit/>
        <w:trHeight w:val="200"/>
      </w:trPr>
      <w:tc>
        <w:tcPr>
          <w:tcW w:w="1900" w:type="dxa"/>
          <w:vMerge/>
        </w:tcPr>
        <w:p w14:paraId="5A984A77" w14:textId="77777777" w:rsidR="00FF2D65" w:rsidRDefault="00FF2D65" w:rsidP="00263C9F">
          <w:pPr>
            <w:pStyle w:val="Body"/>
          </w:pPr>
        </w:p>
      </w:tc>
      <w:tc>
        <w:tcPr>
          <w:tcW w:w="100" w:type="dxa"/>
        </w:tcPr>
        <w:p w14:paraId="1F6DA860" w14:textId="77777777" w:rsidR="00FF2D65" w:rsidRDefault="00FF2D65" w:rsidP="00263C9F">
          <w:pPr>
            <w:pStyle w:val="Body"/>
          </w:pPr>
        </w:p>
      </w:tc>
      <w:tc>
        <w:tcPr>
          <w:tcW w:w="140" w:type="dxa"/>
        </w:tcPr>
        <w:p w14:paraId="4CE128FD" w14:textId="77777777" w:rsidR="00FF2D65" w:rsidRDefault="00FF2D65" w:rsidP="00263C9F">
          <w:pPr>
            <w:pStyle w:val="Body"/>
          </w:pPr>
        </w:p>
      </w:tc>
      <w:tc>
        <w:tcPr>
          <w:tcW w:w="140" w:type="dxa"/>
        </w:tcPr>
        <w:p w14:paraId="74EE6200" w14:textId="77777777" w:rsidR="00FF2D65" w:rsidRDefault="00FF2D65" w:rsidP="00263C9F">
          <w:pPr>
            <w:pStyle w:val="Body"/>
          </w:pPr>
        </w:p>
      </w:tc>
      <w:tc>
        <w:tcPr>
          <w:tcW w:w="3800" w:type="dxa"/>
        </w:tcPr>
        <w:p w14:paraId="78329002" w14:textId="77777777" w:rsidR="00FF2D65" w:rsidRDefault="00FF2D65" w:rsidP="00263C9F">
          <w:pPr>
            <w:pStyle w:val="Body"/>
          </w:pPr>
        </w:p>
      </w:tc>
      <w:tc>
        <w:tcPr>
          <w:tcW w:w="3816" w:type="dxa"/>
          <w:gridSpan w:val="2"/>
        </w:tcPr>
        <w:p w14:paraId="46CBA03A" w14:textId="77777777" w:rsidR="00FF2D65" w:rsidRDefault="00FF2D65" w:rsidP="00263C9F">
          <w:pPr>
            <w:pStyle w:val="Body"/>
          </w:pPr>
        </w:p>
      </w:tc>
    </w:tr>
  </w:tbl>
  <w:p w14:paraId="6E3D8CCC" w14:textId="77777777" w:rsidR="00FF2D65" w:rsidRDefault="00FF2D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001" w:tblpY="701"/>
      <w:tblOverlap w:val="never"/>
      <w:tblW w:w="0" w:type="auto"/>
      <w:tblLayout w:type="fixed"/>
      <w:tblCellMar>
        <w:left w:w="0" w:type="dxa"/>
        <w:right w:w="0" w:type="dxa"/>
      </w:tblCellMar>
      <w:tblLook w:val="0000" w:firstRow="0" w:lastRow="0" w:firstColumn="0" w:lastColumn="0" w:noHBand="0" w:noVBand="0"/>
    </w:tblPr>
    <w:tblGrid>
      <w:gridCol w:w="1899"/>
      <w:gridCol w:w="100"/>
      <w:gridCol w:w="140"/>
      <w:gridCol w:w="140"/>
      <w:gridCol w:w="4198"/>
      <w:gridCol w:w="3420"/>
    </w:tblGrid>
    <w:tr w:rsidR="00FF2D65" w:rsidRPr="009748E6" w14:paraId="0C41FC8E" w14:textId="77777777" w:rsidTr="00C608C4">
      <w:trPr>
        <w:cantSplit/>
        <w:trHeight w:val="600"/>
      </w:trPr>
      <w:tc>
        <w:tcPr>
          <w:tcW w:w="1899" w:type="dxa"/>
          <w:vMerge w:val="restart"/>
        </w:tcPr>
        <w:p w14:paraId="64648384" w14:textId="77777777" w:rsidR="00FF2D65" w:rsidRPr="009748E6" w:rsidRDefault="00FF2D65" w:rsidP="00263C9F">
          <w:pPr>
            <w:pStyle w:val="Graphicanchor"/>
          </w:pPr>
        </w:p>
      </w:tc>
      <w:tc>
        <w:tcPr>
          <w:tcW w:w="100" w:type="dxa"/>
          <w:vMerge w:val="restart"/>
        </w:tcPr>
        <w:p w14:paraId="7F163C76" w14:textId="77777777" w:rsidR="00FF2D65" w:rsidRPr="009748E6" w:rsidRDefault="00FF2D65" w:rsidP="00263C9F">
          <w:pPr>
            <w:pStyle w:val="Body"/>
          </w:pPr>
        </w:p>
      </w:tc>
      <w:tc>
        <w:tcPr>
          <w:tcW w:w="140" w:type="dxa"/>
          <w:vMerge w:val="restart"/>
          <w:shd w:val="clear" w:color="auto" w:fill="5E89C1"/>
        </w:tcPr>
        <w:p w14:paraId="131A6F16" w14:textId="77777777" w:rsidR="00FF2D65" w:rsidRPr="009748E6" w:rsidRDefault="00FF2D65" w:rsidP="00263C9F">
          <w:pPr>
            <w:pStyle w:val="Body"/>
          </w:pPr>
        </w:p>
      </w:tc>
      <w:tc>
        <w:tcPr>
          <w:tcW w:w="140" w:type="dxa"/>
          <w:vMerge w:val="restart"/>
        </w:tcPr>
        <w:p w14:paraId="782447FA" w14:textId="77777777" w:rsidR="00FF2D65" w:rsidRPr="009748E6" w:rsidRDefault="00FF2D65" w:rsidP="00263C9F">
          <w:pPr>
            <w:pStyle w:val="Body"/>
          </w:pPr>
        </w:p>
      </w:tc>
      <w:tc>
        <w:tcPr>
          <w:tcW w:w="7618" w:type="dxa"/>
          <w:gridSpan w:val="2"/>
          <w:vAlign w:val="center"/>
        </w:tcPr>
        <w:p w14:paraId="22EA2960" w14:textId="77777777" w:rsidR="00FF2D65" w:rsidRPr="009748E6" w:rsidRDefault="00FF2D65" w:rsidP="00263C9F">
          <w:pPr>
            <w:pStyle w:val="zFrontPageHeaderTopLeft"/>
            <w:framePr w:wrap="auto" w:vAnchor="margin" w:hAnchor="text" w:xAlign="left" w:yAlign="inline"/>
            <w:suppressOverlap w:val="0"/>
          </w:pPr>
          <w:fldSimple w:instr=" DOCPROPERTY &quot;Product name title&quot;  \* MERGEFORMAT ">
            <w:r>
              <w:t>STRX RFBIST Architecture definition</w:t>
            </w:r>
          </w:fldSimple>
        </w:p>
      </w:tc>
    </w:tr>
    <w:tr w:rsidR="00FF2D65" w:rsidRPr="009748E6" w14:paraId="798BB681" w14:textId="77777777" w:rsidTr="00C608C4">
      <w:trPr>
        <w:cantSplit/>
        <w:trHeight w:val="400"/>
      </w:trPr>
      <w:tc>
        <w:tcPr>
          <w:tcW w:w="1899" w:type="dxa"/>
          <w:vMerge/>
        </w:tcPr>
        <w:p w14:paraId="5A827B4C" w14:textId="77777777" w:rsidR="00FF2D65" w:rsidRPr="009748E6" w:rsidRDefault="00FF2D65" w:rsidP="00263C9F">
          <w:pPr>
            <w:pStyle w:val="Body"/>
          </w:pPr>
        </w:p>
      </w:tc>
      <w:tc>
        <w:tcPr>
          <w:tcW w:w="100" w:type="dxa"/>
          <w:vMerge/>
        </w:tcPr>
        <w:p w14:paraId="5AC0F6CA" w14:textId="77777777" w:rsidR="00FF2D65" w:rsidRPr="009748E6" w:rsidRDefault="00FF2D65" w:rsidP="00263C9F">
          <w:pPr>
            <w:pStyle w:val="Body"/>
          </w:pPr>
        </w:p>
      </w:tc>
      <w:tc>
        <w:tcPr>
          <w:tcW w:w="140" w:type="dxa"/>
          <w:vMerge/>
          <w:shd w:val="clear" w:color="auto" w:fill="5E89C1"/>
        </w:tcPr>
        <w:p w14:paraId="37C8779A" w14:textId="77777777" w:rsidR="00FF2D65" w:rsidRPr="009748E6" w:rsidRDefault="00FF2D65" w:rsidP="00263C9F">
          <w:pPr>
            <w:pStyle w:val="Body"/>
          </w:pPr>
        </w:p>
      </w:tc>
      <w:tc>
        <w:tcPr>
          <w:tcW w:w="140" w:type="dxa"/>
          <w:vMerge/>
        </w:tcPr>
        <w:p w14:paraId="20A12F15" w14:textId="77777777" w:rsidR="00FF2D65" w:rsidRPr="009748E6" w:rsidRDefault="00FF2D65" w:rsidP="00263C9F">
          <w:pPr>
            <w:pStyle w:val="Body"/>
          </w:pPr>
        </w:p>
      </w:tc>
      <w:tc>
        <w:tcPr>
          <w:tcW w:w="7618" w:type="dxa"/>
          <w:gridSpan w:val="2"/>
          <w:tcBorders>
            <w:bottom w:val="single" w:sz="2" w:space="0" w:color="5E89C1"/>
          </w:tcBorders>
          <w:vAlign w:val="center"/>
        </w:tcPr>
        <w:p w14:paraId="6297EDD4" w14:textId="77777777" w:rsidR="00FF2D65" w:rsidRPr="009748E6" w:rsidRDefault="00FF2D65" w:rsidP="00263C9F">
          <w:pPr>
            <w:pStyle w:val="zFrontPageHeaderCenterLeft"/>
            <w:framePr w:wrap="auto" w:vAnchor="margin" w:hAnchor="text" w:xAlign="left" w:yAlign="inline"/>
            <w:suppressOverlap w:val="0"/>
          </w:pPr>
          <w:fldSimple w:instr=" DOCPROPERTY &quot;Descriptive title&quot;  \* MERGEFORMAT ">
            <w:r>
              <w:t>Design Report</w:t>
            </w:r>
          </w:fldSimple>
        </w:p>
      </w:tc>
    </w:tr>
    <w:tr w:rsidR="00FF2D65" w:rsidRPr="009748E6" w14:paraId="0CB659E9" w14:textId="77777777" w:rsidTr="00C608C4">
      <w:trPr>
        <w:cantSplit/>
        <w:trHeight w:val="300"/>
      </w:trPr>
      <w:tc>
        <w:tcPr>
          <w:tcW w:w="1899" w:type="dxa"/>
          <w:vMerge/>
        </w:tcPr>
        <w:p w14:paraId="7FE5608E" w14:textId="77777777" w:rsidR="00FF2D65" w:rsidRPr="009748E6" w:rsidRDefault="00FF2D65" w:rsidP="00263C9F">
          <w:pPr>
            <w:pStyle w:val="Body"/>
          </w:pPr>
        </w:p>
      </w:tc>
      <w:tc>
        <w:tcPr>
          <w:tcW w:w="100" w:type="dxa"/>
          <w:vMerge/>
        </w:tcPr>
        <w:p w14:paraId="1DB624CB" w14:textId="77777777" w:rsidR="00FF2D65" w:rsidRPr="009748E6" w:rsidRDefault="00FF2D65" w:rsidP="00263C9F">
          <w:pPr>
            <w:pStyle w:val="Body"/>
          </w:pPr>
        </w:p>
      </w:tc>
      <w:tc>
        <w:tcPr>
          <w:tcW w:w="140" w:type="dxa"/>
          <w:vMerge/>
          <w:shd w:val="clear" w:color="auto" w:fill="5E89C1"/>
        </w:tcPr>
        <w:p w14:paraId="6FAE474D" w14:textId="77777777" w:rsidR="00FF2D65" w:rsidRPr="009748E6" w:rsidRDefault="00FF2D65" w:rsidP="00263C9F">
          <w:pPr>
            <w:pStyle w:val="Body"/>
          </w:pPr>
        </w:p>
      </w:tc>
      <w:tc>
        <w:tcPr>
          <w:tcW w:w="140" w:type="dxa"/>
          <w:vMerge/>
        </w:tcPr>
        <w:p w14:paraId="0BF240B9" w14:textId="77777777" w:rsidR="00FF2D65" w:rsidRPr="009748E6" w:rsidRDefault="00FF2D65" w:rsidP="00263C9F">
          <w:pPr>
            <w:pStyle w:val="Body"/>
          </w:pPr>
        </w:p>
      </w:tc>
      <w:tc>
        <w:tcPr>
          <w:tcW w:w="4198" w:type="dxa"/>
          <w:tcBorders>
            <w:top w:val="single" w:sz="2" w:space="0" w:color="5E89C1"/>
          </w:tcBorders>
          <w:vAlign w:val="center"/>
        </w:tcPr>
        <w:p w14:paraId="67A9B479" w14:textId="77777777" w:rsidR="00FF2D65" w:rsidRPr="009748E6" w:rsidRDefault="00FF2D65" w:rsidP="00263C9F">
          <w:pPr>
            <w:pStyle w:val="zFrontPageHeaderBottomLeft"/>
            <w:framePr w:wrap="auto" w:vAnchor="margin" w:hAnchor="text" w:xAlign="left" w:yAlign="inline"/>
            <w:suppressOverlap w:val="0"/>
          </w:pPr>
          <w:fldSimple w:instr=" DOCPROPERTY &quot;Modification date&quot;  \* MERGEFORMAT">
            <w:r>
              <w:t>29th Jan 2020</w:t>
            </w:r>
          </w:fldSimple>
        </w:p>
      </w:tc>
      <w:tc>
        <w:tcPr>
          <w:tcW w:w="3419" w:type="dxa"/>
          <w:tcBorders>
            <w:top w:val="single" w:sz="2" w:space="0" w:color="5E89C1"/>
          </w:tcBorders>
          <w:vAlign w:val="center"/>
        </w:tcPr>
        <w:p w14:paraId="747D79CB" w14:textId="77777777" w:rsidR="00FF2D65" w:rsidRPr="009748E6" w:rsidRDefault="00FF2D65" w:rsidP="00263C9F">
          <w:pPr>
            <w:pStyle w:val="zFrontPageHeaderBottomRight"/>
            <w:framePr w:wrap="auto" w:vAnchor="margin" w:hAnchor="text" w:xAlign="left" w:yAlign="inline"/>
            <w:suppressOverlap w:val="0"/>
          </w:pPr>
          <w:fldSimple w:instr=" DOCPROPERTY &quot;Specification status&quot;  \* MERGEFORMAT ">
            <w:r>
              <w:t>Design Report</w:t>
            </w:r>
          </w:fldSimple>
        </w:p>
      </w:tc>
    </w:tr>
    <w:tr w:rsidR="00FF2D65" w:rsidRPr="009748E6" w14:paraId="7CA45FB8" w14:textId="77777777" w:rsidTr="00C608C4">
      <w:trPr>
        <w:cantSplit/>
        <w:trHeight w:val="200"/>
      </w:trPr>
      <w:tc>
        <w:tcPr>
          <w:tcW w:w="1899" w:type="dxa"/>
          <w:vMerge/>
        </w:tcPr>
        <w:p w14:paraId="4AA3E82E" w14:textId="77777777" w:rsidR="00FF2D65" w:rsidRPr="009748E6" w:rsidRDefault="00FF2D65" w:rsidP="00263C9F">
          <w:pPr>
            <w:pStyle w:val="Body"/>
          </w:pPr>
        </w:p>
      </w:tc>
      <w:tc>
        <w:tcPr>
          <w:tcW w:w="100" w:type="dxa"/>
        </w:tcPr>
        <w:p w14:paraId="0D0F10D2" w14:textId="77777777" w:rsidR="00FF2D65" w:rsidRPr="009748E6" w:rsidRDefault="00FF2D65" w:rsidP="00263C9F">
          <w:pPr>
            <w:pStyle w:val="Body"/>
          </w:pPr>
        </w:p>
      </w:tc>
      <w:tc>
        <w:tcPr>
          <w:tcW w:w="140" w:type="dxa"/>
        </w:tcPr>
        <w:p w14:paraId="1604EF2E" w14:textId="77777777" w:rsidR="00FF2D65" w:rsidRPr="009748E6" w:rsidRDefault="00FF2D65" w:rsidP="00263C9F">
          <w:pPr>
            <w:pStyle w:val="Body"/>
          </w:pPr>
        </w:p>
      </w:tc>
      <w:tc>
        <w:tcPr>
          <w:tcW w:w="140" w:type="dxa"/>
        </w:tcPr>
        <w:p w14:paraId="5658759A" w14:textId="77777777" w:rsidR="00FF2D65" w:rsidRPr="009748E6" w:rsidRDefault="00FF2D65" w:rsidP="00263C9F">
          <w:pPr>
            <w:pStyle w:val="Body"/>
          </w:pPr>
        </w:p>
      </w:tc>
      <w:tc>
        <w:tcPr>
          <w:tcW w:w="4198" w:type="dxa"/>
        </w:tcPr>
        <w:p w14:paraId="1AA47023" w14:textId="77777777" w:rsidR="00FF2D65" w:rsidRPr="009748E6" w:rsidRDefault="00FF2D65" w:rsidP="00263C9F">
          <w:pPr>
            <w:pStyle w:val="Body"/>
          </w:pPr>
        </w:p>
      </w:tc>
      <w:tc>
        <w:tcPr>
          <w:tcW w:w="3420" w:type="dxa"/>
        </w:tcPr>
        <w:p w14:paraId="316EA45D" w14:textId="77777777" w:rsidR="00FF2D65" w:rsidRPr="009748E6" w:rsidRDefault="00FF2D65" w:rsidP="00263C9F">
          <w:pPr>
            <w:pStyle w:val="Body"/>
          </w:pPr>
        </w:p>
      </w:tc>
    </w:tr>
  </w:tbl>
  <w:p w14:paraId="48F9112D" w14:textId="77777777" w:rsidR="00FF2D65" w:rsidRDefault="00FF2D65" w:rsidP="00263C9F">
    <w:pPr>
      <w:pStyle w:val="Body"/>
    </w:pPr>
  </w:p>
  <w:bookmarkStart w:id="0" w:name="_MON_1554623985"/>
  <w:bookmarkEnd w:id="0"/>
  <w:p w14:paraId="1614C497" w14:textId="77777777" w:rsidR="00FF2D65" w:rsidRDefault="00FF2D65" w:rsidP="00263C9F">
    <w:pPr>
      <w:pStyle w:val="Body"/>
    </w:pPr>
    <w:r>
      <w:object w:dxaOrig="8050" w:dyaOrig="5645" w14:anchorId="577C7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7" type="#_x0000_t75" style="width:403.3pt;height:281.95pt">
          <v:imagedata r:id="rId1" o:title=""/>
        </v:shape>
        <o:OLEObject Type="Embed" ProgID="Word.Document.8" ShapeID="_x0000_i1437" DrawAspect="Content" ObjectID="_1678004980" r:id="rId2">
          <o:FieldCodes>\s</o:FieldCodes>
        </o:OLEObject>
      </w:object>
    </w:r>
  </w:p>
  <w:p w14:paraId="35C69525" w14:textId="77777777" w:rsidR="00FF2D65" w:rsidRDefault="00FF2D65" w:rsidP="00263C9F">
    <w:pPr>
      <w:pStyle w:val="Body"/>
    </w:pPr>
  </w:p>
  <w:p w14:paraId="1E548070" w14:textId="77777777" w:rsidR="00FF2D65" w:rsidRDefault="00FF2D65" w:rsidP="00263C9F">
    <w:pPr>
      <w:pStyle w:val="Body"/>
    </w:pPr>
  </w:p>
  <w:p w14:paraId="2AD013EB" w14:textId="77777777" w:rsidR="00FF2D65" w:rsidRDefault="00FF2D65" w:rsidP="00263C9F">
    <w:pPr>
      <w:pStyle w:val="Body"/>
    </w:pPr>
  </w:p>
  <w:p w14:paraId="0B98DFF0" w14:textId="77777777" w:rsidR="00FF2D65" w:rsidRDefault="00FF2D65" w:rsidP="00263C9F">
    <w:pPr>
      <w:pStyle w:val="Body"/>
    </w:pPr>
  </w:p>
  <w:p w14:paraId="02D3AB32" w14:textId="77777777" w:rsidR="00FF2D65" w:rsidRDefault="00FF2D65" w:rsidP="00263C9F">
    <w:pPr>
      <w:pStyle w:val="Body"/>
    </w:pPr>
    <w:r>
      <w:rPr>
        <w:noProof/>
      </w:rPr>
      <mc:AlternateContent>
        <mc:Choice Requires="wps">
          <w:drawing>
            <wp:anchor distT="0" distB="0" distL="114300" distR="114300" simplePos="0" relativeHeight="251657216" behindDoc="1" locked="0" layoutInCell="1" allowOverlap="1" wp14:anchorId="408A9A3D" wp14:editId="204BE630">
              <wp:simplePos x="0" y="0"/>
              <wp:positionH relativeFrom="page">
                <wp:posOffset>4826000</wp:posOffset>
              </wp:positionH>
              <wp:positionV relativeFrom="page">
                <wp:posOffset>127000</wp:posOffset>
              </wp:positionV>
              <wp:extent cx="3651250" cy="1676400"/>
              <wp:effectExtent l="3175" t="0" r="0" b="0"/>
              <wp:wrapNone/>
              <wp:docPr id="19"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09E8E84-426E-40DD-AFC4-6F175D3DCCD1}">
                          <a14:hiddenFill xmlns:a14="http://schemas.microsoft.com/office/drawing/2010/main">
                            <a:solidFill>
                              <a:srgbClr val="D9D9D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C13D187"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w:t>
                          </w:r>
                        </w:p>
                        <w:p w14:paraId="7F5A2266"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w:t>
                          </w:r>
                        </w:p>
                        <w:p w14:paraId="3FE694A5"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w:t>
                          </w:r>
                        </w:p>
                        <w:p w14:paraId="0BE165DF"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DRAFT  DRAFT</w:t>
                          </w:r>
                        </w:p>
                        <w:p w14:paraId="610DCD03"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DRAFT  DRAFT  DRAFT  D</w:t>
                          </w:r>
                        </w:p>
                        <w:p w14:paraId="697EE459"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08A9A3D" id="_x0000_t202" coordsize="21600,21600" o:spt="202" path="m,l,21600r21600,l21600,xe">
              <v:stroke joinstyle="miter"/>
              <v:path gradientshapeok="t" o:connecttype="rect"/>
            </v:shapetype>
            <v:shape id="WordArt 1" o:spid="_x0000_s1058" type="#_x0000_t202" style="position:absolute;margin-left:380pt;margin-top:10pt;width:287.5pt;height:132pt;rotation:45;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" filled="f" fillcolor="#d9d9d9" stroked="f">
              <v:stroke joinstyle="round"/>
              <o:lock v:ext="edit" shapetype="t"/>
              <v:textbox style="mso-fit-shape-to-text:t">
                <w:txbxContent>
                  <w:p w14:paraId="5C13D187"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w:t>
                    </w:r>
                  </w:p>
                  <w:p w14:paraId="7F5A2266"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w:t>
                    </w:r>
                  </w:p>
                  <w:p w14:paraId="3FE694A5"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w:t>
                    </w:r>
                  </w:p>
                  <w:p w14:paraId="0BE165DF"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DRAFT  DRAFT</w:t>
                    </w:r>
                  </w:p>
                  <w:p w14:paraId="610DCD03"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DRAFT  DRAFT  DRAFT  D</w:t>
                    </w:r>
                  </w:p>
                  <w:p w14:paraId="697EE459" w14:textId="77777777" w:rsidR="00FF2D65" w:rsidRPr="000C5259" w:rsidRDefault="00FF2D65" w:rsidP="00C608C4">
                    <w:pPr>
                      <w:pStyle w:val="NormalWeb"/>
                      <w:spacing w:before="0" w:beforeAutospacing="0" w:after="0" w:afterAutospacing="0"/>
                      <w:jc w:val="center"/>
                      <w:rPr>
                        <w:lang w:val="de-DE"/>
                      </w:rPr>
                    </w:pPr>
                    <w:r w:rsidRPr="000C5259">
                      <w:rPr>
                        <w:rFonts w:ascii="Arial" w:hAnsi="Arial" w:cs="Arial"/>
                        <w:b/>
                        <w:bCs/>
                        <w:color w:val="FFFFFF" w:themeColor="background1"/>
                        <w:sz w:val="20"/>
                        <w:szCs w:val="20"/>
                        <w:lang w:val="de-DE"/>
                        <w14:textFill>
                          <w14:noFill/>
                        </w14:textFill>
                      </w:rPr>
                      <w:t>DRAFT  DRAFT  DRAFT  DRAFT  DRAFT  DRAFT  DRAFT  DRA</w:t>
                    </w:r>
                  </w:p>
                </w:txbxContent>
              </v:textbox>
              <w10:wrap anchorx="page" anchory="page"/>
            </v:shape>
          </w:pict>
        </mc:Fallback>
      </mc:AlternateContent>
    </w:r>
    <w:r>
      <w:rPr>
        <w:noProof/>
      </w:rPr>
      <mc:AlternateContent>
        <mc:Choice Requires="wps">
          <w:drawing>
            <wp:anchor distT="0" distB="0" distL="114300" distR="114300" simplePos="0" relativeHeight="251651072" behindDoc="0" locked="0" layoutInCell="1" allowOverlap="1" wp14:anchorId="1ACA729E" wp14:editId="639BCD32">
              <wp:simplePos x="0" y="0"/>
              <wp:positionH relativeFrom="column">
                <wp:posOffset>1238250</wp:posOffset>
              </wp:positionH>
              <wp:positionV relativeFrom="page">
                <wp:posOffset>406400</wp:posOffset>
              </wp:positionV>
              <wp:extent cx="0" cy="3543300"/>
              <wp:effectExtent l="0" t="0" r="0" b="3175"/>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2421BB" id="Line 2"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7.5pt,32pt" to="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" stroked="f">
              <w10:wrap anchory="page"/>
            </v:line>
          </w:pict>
        </mc:Fallback>
      </mc:AlternateContent>
    </w:r>
    <w:r>
      <w:rPr>
        <w:noProof/>
      </w:rPr>
      <mc:AlternateContent>
        <mc:Choice Requires="wps">
          <w:drawing>
            <wp:anchor distT="0" distB="0" distL="114300" distR="114300" simplePos="0" relativeHeight="251655168" behindDoc="1" locked="0" layoutInCell="1" allowOverlap="1" wp14:anchorId="6B1BE109" wp14:editId="2795095C">
              <wp:simplePos x="0" y="0"/>
              <wp:positionH relativeFrom="page">
                <wp:align>center</wp:align>
              </wp:positionH>
              <wp:positionV relativeFrom="page">
                <wp:align>center</wp:align>
              </wp:positionV>
              <wp:extent cx="6381750" cy="771525"/>
              <wp:effectExtent l="0" t="2066925" r="0" b="2133600"/>
              <wp:wrapNone/>
              <wp:docPr id="17"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381750" cy="7715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8BC9A59"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B1BE109" id="WordArt 3" o:spid="_x0000_s1059" type="#_x0000_t202" style="position:absolute;margin-left:0;margin-top:0;width:502.5pt;height:60.75pt;rotation:-45;z-index:-25166131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" filled="f" stroked="f">
              <v:stroke joinstyle="round"/>
              <o:lock v:ext="edit" shapetype="t"/>
              <v:textbox style="mso-fit-shape-to-text:t">
                <w:txbxContent>
                  <w:p w14:paraId="78BC9A59"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1" w:tblpY="501"/>
      <w:tblOverlap w:val="never"/>
      <w:tblW w:w="9900" w:type="dxa"/>
      <w:tblBorders>
        <w:top w:val="none" w:sz="0" w:space="0" w:color="auto"/>
        <w:left w:val="none" w:sz="0" w:space="0" w:color="auto"/>
        <w:bottom w:val="none" w:sz="0" w:space="0" w:color="auto"/>
        <w:right w:val="none" w:sz="0" w:space="0" w:color="auto"/>
        <w:insideH w:val="single" w:sz="2" w:space="0" w:color="003883"/>
        <w:insideV w:val="none" w:sz="0" w:space="0" w:color="auto"/>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F2D65" w:rsidRPr="009748E6" w14:paraId="7B32DA9A" w14:textId="77777777" w:rsidTr="00C608C4">
      <w:trPr>
        <w:cantSplit/>
        <w:trHeight w:hRule="exact" w:val="500"/>
      </w:trPr>
      <w:tc>
        <w:tcPr>
          <w:tcW w:w="3200" w:type="dxa"/>
          <w:tcBorders>
            <w:top w:val="nil"/>
            <w:bottom w:val="single" w:sz="2" w:space="0" w:color="5E89C1"/>
          </w:tcBorders>
          <w:vAlign w:val="bottom"/>
        </w:tcPr>
        <w:p w14:paraId="0BAB06EA" w14:textId="77777777" w:rsidR="00FF2D65" w:rsidRPr="009748E6" w:rsidRDefault="00FF2D65" w:rsidP="00263C9F">
          <w:pPr>
            <w:pStyle w:val="zHeaderTopLeft"/>
          </w:pPr>
          <w:fldSimple w:instr=" DOCPROPERTY &quot;Division&quot;  \* MERGEFORMAT ">
            <w:r>
              <w:t>NXP Semiconductors</w:t>
            </w:r>
          </w:fldSimple>
        </w:p>
      </w:tc>
      <w:tc>
        <w:tcPr>
          <w:tcW w:w="6700" w:type="dxa"/>
          <w:tcBorders>
            <w:top w:val="nil"/>
            <w:bottom w:val="single" w:sz="2" w:space="0" w:color="5E89C1"/>
          </w:tcBorders>
          <w:vAlign w:val="bottom"/>
        </w:tcPr>
        <w:p w14:paraId="3B34FF4C" w14:textId="15D6A382" w:rsidR="00FF2D65" w:rsidRPr="009748E6" w:rsidRDefault="00FF2D65" w:rsidP="00263C9F">
          <w:pPr>
            <w:pStyle w:val="zHeaderTopRight"/>
          </w:pPr>
          <w:fldSimple w:instr=" DOCPROPERTY &quot;Product name title&quot;  \* MERGEFORMAT ">
            <w:r>
              <w:t>STRX RFBIST Architecture</w:t>
            </w:r>
          </w:fldSimple>
        </w:p>
      </w:tc>
    </w:tr>
    <w:tr w:rsidR="00FF2D65" w:rsidRPr="009748E6" w14:paraId="5F0E0607" w14:textId="77777777" w:rsidTr="00C608C4">
      <w:trPr>
        <w:cantSplit/>
        <w:trHeight w:val="300"/>
      </w:trPr>
      <w:tc>
        <w:tcPr>
          <w:tcW w:w="3200" w:type="dxa"/>
          <w:tcBorders>
            <w:top w:val="single" w:sz="2" w:space="0" w:color="5E89C1"/>
          </w:tcBorders>
          <w:vAlign w:val="bottom"/>
        </w:tcPr>
        <w:p w14:paraId="68F93789" w14:textId="77777777" w:rsidR="00FF2D65" w:rsidRPr="009748E6" w:rsidRDefault="00FF2D65" w:rsidP="00263C9F">
          <w:pPr>
            <w:pStyle w:val="zHeaderBottomLeft"/>
          </w:pPr>
          <w:fldSimple w:instr=" DOCPROPERTY  &quot;Security status&quot;  \* MERGEFORMAT ">
            <w:r>
              <w:t>COMPANY INTERNAL</w:t>
            </w:r>
          </w:fldSimple>
        </w:p>
      </w:tc>
      <w:tc>
        <w:tcPr>
          <w:tcW w:w="6700" w:type="dxa"/>
          <w:tcBorders>
            <w:top w:val="single" w:sz="2" w:space="0" w:color="5E89C1"/>
          </w:tcBorders>
          <w:vAlign w:val="bottom"/>
        </w:tcPr>
        <w:p w14:paraId="3BD46AB2" w14:textId="77777777" w:rsidR="00FF2D65" w:rsidRPr="009748E6" w:rsidRDefault="00FF2D65" w:rsidP="00263C9F">
          <w:pPr>
            <w:pStyle w:val="zHeaderBottomRight"/>
          </w:pPr>
          <w:fldSimple w:instr=" DOCPROPERTY &quot;Alternative descriptive title&quot;  \* MERGEFORMAT ">
            <w:r>
              <w:t>Design Report</w:t>
            </w:r>
          </w:fldSimple>
        </w:p>
      </w:tc>
    </w:tr>
  </w:tbl>
  <w:p w14:paraId="380A32CE" w14:textId="77777777" w:rsidR="00FF2D65" w:rsidRPr="000412D0" w:rsidRDefault="00FF2D65" w:rsidP="00C608C4">
    <w:pPr>
      <w:pStyle w:val="Header"/>
    </w:pPr>
    <w:r>
      <w:rPr>
        <w:noProof/>
      </w:rPr>
      <mc:AlternateContent>
        <mc:Choice Requires="wps">
          <w:drawing>
            <wp:anchor distT="0" distB="0" distL="114300" distR="114300" simplePos="0" relativeHeight="251663360" behindDoc="1" locked="0" layoutInCell="1" allowOverlap="1" wp14:anchorId="0635607C" wp14:editId="48C31CE9">
              <wp:simplePos x="0" y="0"/>
              <wp:positionH relativeFrom="page">
                <wp:posOffset>4826000</wp:posOffset>
              </wp:positionH>
              <wp:positionV relativeFrom="page">
                <wp:posOffset>127000</wp:posOffset>
              </wp:positionV>
              <wp:extent cx="3651250" cy="1676400"/>
              <wp:effectExtent l="3175" t="0" r="0" b="0"/>
              <wp:wrapNone/>
              <wp:docPr id="31" name="WordArt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09E8E84-426E-40DD-AFC4-6F175D3DCCD1}">
                          <a14:hiddenFill xmlns:a14="http://schemas.microsoft.com/office/drawing/2010/main">
                            <a:solidFill>
                              <a:srgbClr val="D9D9D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A4C37F7"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690BD62B"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06242EDA"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35262502"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13667FF7"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5E47F015"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635607C" id="_x0000_t202" coordsize="21600,21600" o:spt="202" path="m,l,21600r21600,l21600,xe">
              <v:stroke joinstyle="miter"/>
              <v:path gradientshapeok="t" o:connecttype="rect"/>
            </v:shapetype>
            <v:shape id="WordArt 22" o:spid="_x0000_s1060" type="#_x0000_t202" style="position:absolute;left:0;text-align:left;margin-left:380pt;margin-top:10pt;width:287.5pt;height:132pt;rotation:45;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" filled="f" fillcolor="#d9d9d9" stroked="f">
              <v:stroke joinstyle="round"/>
              <o:lock v:ext="edit" shapetype="t"/>
              <v:textbox style="mso-fit-shape-to-text:t">
                <w:txbxContent>
                  <w:p w14:paraId="4A4C37F7"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690BD62B"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06242EDA"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35262502"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13667FF7"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5E47F015"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0038E267" wp14:editId="21522F09">
              <wp:simplePos x="0" y="0"/>
              <wp:positionH relativeFrom="page">
                <wp:align>center</wp:align>
              </wp:positionH>
              <wp:positionV relativeFrom="page">
                <wp:align>center</wp:align>
              </wp:positionV>
              <wp:extent cx="6648450" cy="800100"/>
              <wp:effectExtent l="0" t="2159000" r="0" b="2232025"/>
              <wp:wrapNone/>
              <wp:docPr id="32"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648450" cy="8001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733C991"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38E267" id="WordArt 23" o:spid="_x0000_s1061" type="#_x0000_t202" style="position:absolute;left:0;text-align:left;margin-left:0;margin-top:0;width:523.5pt;height:63pt;rotation:-45;z-index:-2516520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" filled="f" stroked="f">
              <v:stroke joinstyle="round"/>
              <o:lock v:ext="edit" shapetype="t"/>
              <v:textbox style="mso-fit-shape-to-text:t">
                <w:txbxContent>
                  <w:p w14:paraId="0733C991"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1" w:tblpY="501"/>
      <w:tblOverlap w:val="never"/>
      <w:tblW w:w="9900" w:type="dxa"/>
      <w:tblBorders>
        <w:top w:val="none" w:sz="0" w:space="0" w:color="auto"/>
        <w:left w:val="none" w:sz="0" w:space="0" w:color="auto"/>
        <w:bottom w:val="none" w:sz="0" w:space="0" w:color="auto"/>
        <w:right w:val="none" w:sz="0" w:space="0" w:color="auto"/>
        <w:insideH w:val="single" w:sz="2" w:space="0" w:color="003883"/>
        <w:insideV w:val="none" w:sz="0" w:space="0" w:color="auto"/>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F2D65" w:rsidRPr="009748E6" w14:paraId="5D397E22" w14:textId="77777777" w:rsidTr="00C608C4">
      <w:trPr>
        <w:cantSplit/>
        <w:trHeight w:hRule="exact" w:val="500"/>
      </w:trPr>
      <w:tc>
        <w:tcPr>
          <w:tcW w:w="3200" w:type="dxa"/>
          <w:tcBorders>
            <w:top w:val="nil"/>
            <w:bottom w:val="single" w:sz="2" w:space="0" w:color="5E89C1"/>
          </w:tcBorders>
          <w:vAlign w:val="bottom"/>
        </w:tcPr>
        <w:p w14:paraId="2318675E" w14:textId="77777777" w:rsidR="00FF2D65" w:rsidRPr="009748E6" w:rsidRDefault="00FF2D65" w:rsidP="00D26BE5">
          <w:pPr>
            <w:pStyle w:val="zHeaderTopLeft"/>
          </w:pPr>
          <w:fldSimple w:instr=" DOCPROPERTY &quot;Division&quot;  \* MERGEFORMAT ">
            <w:r>
              <w:t>NXP Semiconductors</w:t>
            </w:r>
          </w:fldSimple>
        </w:p>
      </w:tc>
      <w:tc>
        <w:tcPr>
          <w:tcW w:w="6700" w:type="dxa"/>
          <w:tcBorders>
            <w:top w:val="nil"/>
            <w:bottom w:val="single" w:sz="2" w:space="0" w:color="5E89C1"/>
          </w:tcBorders>
          <w:vAlign w:val="bottom"/>
        </w:tcPr>
        <w:p w14:paraId="7A425165" w14:textId="77777777" w:rsidR="00FF2D65" w:rsidRPr="009748E6" w:rsidRDefault="00FF2D65" w:rsidP="00D26BE5">
          <w:pPr>
            <w:pStyle w:val="zHeaderTopRight"/>
          </w:pPr>
          <w:fldSimple w:instr=" DOCPROPERTY &quot;Product name title&quot;  \* MERGEFORMAT ">
            <w:r>
              <w:t>STRX LO Interface Design</w:t>
            </w:r>
          </w:fldSimple>
        </w:p>
      </w:tc>
    </w:tr>
    <w:tr w:rsidR="00FF2D65" w:rsidRPr="009748E6" w14:paraId="455D86CD" w14:textId="77777777" w:rsidTr="00C608C4">
      <w:trPr>
        <w:cantSplit/>
        <w:trHeight w:val="300"/>
      </w:trPr>
      <w:tc>
        <w:tcPr>
          <w:tcW w:w="3200" w:type="dxa"/>
          <w:tcBorders>
            <w:top w:val="single" w:sz="2" w:space="0" w:color="5E89C1"/>
          </w:tcBorders>
          <w:vAlign w:val="bottom"/>
        </w:tcPr>
        <w:p w14:paraId="01A8D4AB" w14:textId="77777777" w:rsidR="00FF2D65" w:rsidRPr="009748E6" w:rsidRDefault="00FF2D65" w:rsidP="00D26BE5">
          <w:pPr>
            <w:pStyle w:val="zHeaderBottomLeft"/>
          </w:pPr>
          <w:fldSimple w:instr=" DOCPROPERTY  &quot;Security status&quot;  \* MERGEFORMAT ">
            <w:r>
              <w:t>COMPANY INTERNAL</w:t>
            </w:r>
          </w:fldSimple>
        </w:p>
      </w:tc>
      <w:tc>
        <w:tcPr>
          <w:tcW w:w="6700" w:type="dxa"/>
          <w:tcBorders>
            <w:top w:val="single" w:sz="2" w:space="0" w:color="5E89C1"/>
          </w:tcBorders>
          <w:vAlign w:val="bottom"/>
        </w:tcPr>
        <w:p w14:paraId="44F35054" w14:textId="77777777" w:rsidR="00FF2D65" w:rsidRPr="009748E6" w:rsidRDefault="00FF2D65" w:rsidP="00D26BE5">
          <w:pPr>
            <w:pStyle w:val="zHeaderBottomRight"/>
          </w:pPr>
          <w:fldSimple w:instr=" DOCPROPERTY &quot;Alternative descriptive title&quot;  \* MERGEFORMAT ">
            <w:r>
              <w:t>Design Report</w:t>
            </w:r>
          </w:fldSimple>
        </w:p>
      </w:tc>
    </w:tr>
  </w:tbl>
  <w:p w14:paraId="30093513" w14:textId="77777777" w:rsidR="00FF2D65" w:rsidRPr="000412D0" w:rsidRDefault="00FF2D65" w:rsidP="00C608C4">
    <w:pPr>
      <w:pStyle w:val="Header"/>
    </w:pPr>
    <w:r>
      <w:rPr>
        <w:noProof/>
      </w:rPr>
      <mc:AlternateContent>
        <mc:Choice Requires="wps">
          <w:drawing>
            <wp:anchor distT="0" distB="0" distL="114300" distR="114300" simplePos="0" relativeHeight="251661312" behindDoc="1" locked="0" layoutInCell="1" allowOverlap="1" wp14:anchorId="68E326CA" wp14:editId="6D53F649">
              <wp:simplePos x="0" y="0"/>
              <wp:positionH relativeFrom="page">
                <wp:posOffset>4826000</wp:posOffset>
              </wp:positionH>
              <wp:positionV relativeFrom="page">
                <wp:posOffset>127000</wp:posOffset>
              </wp:positionV>
              <wp:extent cx="3651250" cy="1676400"/>
              <wp:effectExtent l="3175" t="0" r="0" b="0"/>
              <wp:wrapNone/>
              <wp:docPr id="12"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09E8E84-426E-40DD-AFC4-6F175D3DCCD1}">
                          <a14:hiddenFill xmlns:a14="http://schemas.microsoft.com/office/drawing/2010/main">
                            <a:solidFill>
                              <a:srgbClr val="D9D9D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A5E6EB6"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43CA34C0"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3F569486"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778CAC4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6ABAD4B8"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1C7F9374"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8E326CA" id="_x0000_t202" coordsize="21600,21600" o:spt="202" path="m,l,21600r21600,l21600,xe">
              <v:stroke joinstyle="miter"/>
              <v:path gradientshapeok="t" o:connecttype="rect"/>
            </v:shapetype>
            <v:shape id="WordArt 13" o:spid="_x0000_s1062" type="#_x0000_t202" style="position:absolute;left:0;text-align:left;margin-left:380pt;margin-top:10pt;width:287.5pt;height:132pt;rotation:45;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" filled="f" fillcolor="#d9d9d9" stroked="f">
              <v:stroke joinstyle="round"/>
              <o:lock v:ext="edit" shapetype="t"/>
              <v:textbox style="mso-fit-shape-to-text:t">
                <w:txbxContent>
                  <w:p w14:paraId="6A5E6EB6"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43CA34C0"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3F569486"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778CAC4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6ABAD4B8"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1C7F9374"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91C45BB" wp14:editId="5CABF079">
              <wp:simplePos x="0" y="0"/>
              <wp:positionH relativeFrom="page">
                <wp:align>center</wp:align>
              </wp:positionH>
              <wp:positionV relativeFrom="page">
                <wp:align>center</wp:align>
              </wp:positionV>
              <wp:extent cx="6648450" cy="800100"/>
              <wp:effectExtent l="0" t="2159000" r="0" b="2232025"/>
              <wp:wrapNone/>
              <wp:docPr id="11" name="WordAr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648450" cy="8001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946268C"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91C45BB" id="WordArt 14" o:spid="_x0000_s1063" type="#_x0000_t202" style="position:absolute;left:0;text-align:left;margin-left:0;margin-top:0;width:523.5pt;height:63pt;rotation:-45;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" filled="f" stroked="f">
              <v:stroke joinstyle="round"/>
              <o:lock v:ext="edit" shapetype="t"/>
              <v:textbox style="mso-fit-shape-to-text:t">
                <w:txbxContent>
                  <w:p w14:paraId="2946268C"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1" w:tblpY="501"/>
      <w:tblOverlap w:val="never"/>
      <w:tblW w:w="9900" w:type="dxa"/>
      <w:tblBorders>
        <w:top w:val="none" w:sz="0" w:space="0" w:color="auto"/>
        <w:left w:val="none" w:sz="0" w:space="0" w:color="auto"/>
        <w:bottom w:val="none" w:sz="0" w:space="0" w:color="auto"/>
        <w:right w:val="none" w:sz="0" w:space="0" w:color="auto"/>
        <w:insideH w:val="single" w:sz="2" w:space="0" w:color="003883"/>
        <w:insideV w:val="none" w:sz="0" w:space="0" w:color="auto"/>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F2D65" w:rsidRPr="009748E6" w14:paraId="4EB33B08" w14:textId="77777777" w:rsidTr="00C608C4">
      <w:trPr>
        <w:cantSplit/>
        <w:trHeight w:hRule="exact" w:val="500"/>
      </w:trPr>
      <w:tc>
        <w:tcPr>
          <w:tcW w:w="3200" w:type="dxa"/>
          <w:tcBorders>
            <w:top w:val="nil"/>
            <w:bottom w:val="single" w:sz="2" w:space="0" w:color="5E89C1"/>
          </w:tcBorders>
          <w:vAlign w:val="bottom"/>
        </w:tcPr>
        <w:p w14:paraId="6D335A07" w14:textId="77777777" w:rsidR="00FF2D65" w:rsidRPr="009748E6" w:rsidRDefault="00FF2D65" w:rsidP="00D26BE5">
          <w:pPr>
            <w:pStyle w:val="zHeaderTopLeft"/>
          </w:pPr>
          <w:fldSimple w:instr=" DOCPROPERTY &quot;Division&quot;  \* MERGEFORMAT ">
            <w:r>
              <w:t>NXP Semiconductors</w:t>
            </w:r>
          </w:fldSimple>
        </w:p>
      </w:tc>
      <w:tc>
        <w:tcPr>
          <w:tcW w:w="6700" w:type="dxa"/>
          <w:tcBorders>
            <w:top w:val="nil"/>
            <w:bottom w:val="single" w:sz="2" w:space="0" w:color="5E89C1"/>
          </w:tcBorders>
          <w:vAlign w:val="bottom"/>
        </w:tcPr>
        <w:p w14:paraId="6611A9FD" w14:textId="77777777" w:rsidR="00FF2D65" w:rsidRPr="009748E6" w:rsidRDefault="00FF2D65" w:rsidP="00D26BE5">
          <w:pPr>
            <w:pStyle w:val="zHeaderTopRight"/>
          </w:pPr>
          <w:fldSimple w:instr=" DOCPROPERTY &quot;Product name title&quot;  \* MERGEFORMAT ">
            <w:r>
              <w:t>STRX RFbist Interface Design</w:t>
            </w:r>
          </w:fldSimple>
        </w:p>
      </w:tc>
    </w:tr>
    <w:tr w:rsidR="00FF2D65" w:rsidRPr="009748E6" w14:paraId="127F78D4" w14:textId="77777777" w:rsidTr="00C608C4">
      <w:trPr>
        <w:cantSplit/>
        <w:trHeight w:val="300"/>
      </w:trPr>
      <w:tc>
        <w:tcPr>
          <w:tcW w:w="3200" w:type="dxa"/>
          <w:tcBorders>
            <w:top w:val="single" w:sz="2" w:space="0" w:color="5E89C1"/>
          </w:tcBorders>
          <w:vAlign w:val="bottom"/>
        </w:tcPr>
        <w:p w14:paraId="4CEC7FDE" w14:textId="77777777" w:rsidR="00FF2D65" w:rsidRPr="009748E6" w:rsidRDefault="00FF2D65" w:rsidP="00D26BE5">
          <w:pPr>
            <w:pStyle w:val="zHeaderBottomLeft"/>
          </w:pPr>
          <w:fldSimple w:instr=" DOCPROPERTY  &quot;Security status&quot;  \* MERGEFORMAT ">
            <w:r>
              <w:t>COMPANY INTERNAL</w:t>
            </w:r>
          </w:fldSimple>
        </w:p>
      </w:tc>
      <w:tc>
        <w:tcPr>
          <w:tcW w:w="6700" w:type="dxa"/>
          <w:tcBorders>
            <w:top w:val="single" w:sz="2" w:space="0" w:color="5E89C1"/>
          </w:tcBorders>
          <w:vAlign w:val="bottom"/>
        </w:tcPr>
        <w:p w14:paraId="27F238F3" w14:textId="77777777" w:rsidR="00FF2D65" w:rsidRPr="009748E6" w:rsidRDefault="00FF2D65" w:rsidP="00D26BE5">
          <w:pPr>
            <w:pStyle w:val="zHeaderBottomRight"/>
          </w:pPr>
          <w:fldSimple w:instr=" DOCPROPERTY &quot;Alternative descriptive title&quot;  \* MERGEFORMAT ">
            <w:r>
              <w:t>Design Report</w:t>
            </w:r>
          </w:fldSimple>
        </w:p>
      </w:tc>
    </w:tr>
  </w:tbl>
  <w:p w14:paraId="3F4B197C" w14:textId="77777777" w:rsidR="00FF2D65" w:rsidRPr="00432F70" w:rsidRDefault="00FF2D65" w:rsidP="00C608C4">
    <w:pPr>
      <w:pStyle w:val="Header"/>
    </w:pPr>
    <w:r>
      <w:rPr>
        <w:noProof/>
      </w:rPr>
      <mc:AlternateContent>
        <mc:Choice Requires="wps">
          <w:drawing>
            <wp:anchor distT="0" distB="0" distL="114300" distR="114300" simplePos="0" relativeHeight="251653120" behindDoc="1" locked="0" layoutInCell="1" allowOverlap="1" wp14:anchorId="4B352E1E" wp14:editId="52371EC5">
              <wp:simplePos x="0" y="0"/>
              <wp:positionH relativeFrom="page">
                <wp:posOffset>4826000</wp:posOffset>
              </wp:positionH>
              <wp:positionV relativeFrom="page">
                <wp:posOffset>127000</wp:posOffset>
              </wp:positionV>
              <wp:extent cx="3651250" cy="1676400"/>
              <wp:effectExtent l="3175" t="0" r="0" b="0"/>
              <wp:wrapNone/>
              <wp:docPr id="10" name="WordArt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09E8E84-426E-40DD-AFC4-6F175D3DCCD1}">
                          <a14:hiddenFill xmlns:a14="http://schemas.microsoft.com/office/drawing/2010/main">
                            <a:solidFill>
                              <a:srgbClr val="D9D9D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39C11C9"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15630F9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145A9800"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7285F567"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182457D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454B504A"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352E1E" id="_x0000_t202" coordsize="21600,21600" o:spt="202" path="m,l,21600r21600,l21600,xe">
              <v:stroke joinstyle="miter"/>
              <v:path gradientshapeok="t" o:connecttype="rect"/>
            </v:shapetype>
            <v:shape id="WordArt 15" o:spid="_x0000_s1064" type="#_x0000_t202" style="position:absolute;left:0;text-align:left;margin-left:380pt;margin-top:10pt;width:287.5pt;height:132pt;rotation:45;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" filled="f" fillcolor="#d9d9d9" stroked="f">
              <v:stroke joinstyle="round"/>
              <o:lock v:ext="edit" shapetype="t"/>
              <v:textbox style="mso-fit-shape-to-text:t">
                <w:txbxContent>
                  <w:p w14:paraId="039C11C9"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15630F9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145A9800"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7285F567"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182457D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454B504A"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27A45EA8" wp14:editId="67D02CDE">
              <wp:simplePos x="0" y="0"/>
              <wp:positionH relativeFrom="page">
                <wp:align>center</wp:align>
              </wp:positionH>
              <wp:positionV relativeFrom="page">
                <wp:align>center</wp:align>
              </wp:positionV>
              <wp:extent cx="6648450" cy="800100"/>
              <wp:effectExtent l="0" t="2159000" r="0" b="2232025"/>
              <wp:wrapNone/>
              <wp:docPr id="9" name="WordArt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648450" cy="8001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3150BA87"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7A45EA8" id="WordArt 16" o:spid="_x0000_s1065" type="#_x0000_t202" style="position:absolute;left:0;text-align:left;margin-left:0;margin-top:0;width:523.5pt;height:63pt;rotation:-45;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" filled="f" stroked="f">
              <v:stroke joinstyle="round"/>
              <o:lock v:ext="edit" shapetype="t"/>
              <v:textbox style="mso-fit-shape-to-text:t">
                <w:txbxContent>
                  <w:p w14:paraId="3150BA87"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vertAnchor="page" w:horzAnchor="page" w:tblpX="1001" w:tblpY="501"/>
      <w:tblOverlap w:val="never"/>
      <w:tblW w:w="9900" w:type="dxa"/>
      <w:tblBorders>
        <w:insideH w:val="single" w:sz="2" w:space="0" w:color="003883"/>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F2D65" w:rsidRPr="009748E6" w14:paraId="7EDE72ED" w14:textId="77777777" w:rsidTr="00C608C4">
      <w:trPr>
        <w:cantSplit/>
        <w:trHeight w:hRule="exact" w:val="500"/>
      </w:trPr>
      <w:tc>
        <w:tcPr>
          <w:tcW w:w="3200" w:type="dxa"/>
          <w:tcBorders>
            <w:top w:val="nil"/>
            <w:bottom w:val="single" w:sz="2" w:space="0" w:color="5E89C1"/>
          </w:tcBorders>
          <w:vAlign w:val="bottom"/>
        </w:tcPr>
        <w:p w14:paraId="3B913BB9" w14:textId="77777777" w:rsidR="00FF2D65" w:rsidRPr="009748E6" w:rsidRDefault="00FF2D65" w:rsidP="00D26BE5">
          <w:pPr>
            <w:pStyle w:val="zHeaderTopLeft"/>
          </w:pPr>
          <w:fldSimple w:instr=" DOCPROPERTY &quot;Division&quot;  \* MERGEFORMAT ">
            <w:r>
              <w:t>NXP Semiconductors</w:t>
            </w:r>
          </w:fldSimple>
        </w:p>
      </w:tc>
      <w:tc>
        <w:tcPr>
          <w:tcW w:w="6700" w:type="dxa"/>
          <w:tcBorders>
            <w:top w:val="nil"/>
            <w:bottom w:val="single" w:sz="2" w:space="0" w:color="5E89C1"/>
          </w:tcBorders>
          <w:vAlign w:val="bottom"/>
        </w:tcPr>
        <w:p w14:paraId="4DACF276" w14:textId="77777777" w:rsidR="00FF2D65" w:rsidRPr="009748E6" w:rsidRDefault="00FF2D65" w:rsidP="00D26BE5">
          <w:pPr>
            <w:pStyle w:val="zHeaderTopRight"/>
          </w:pPr>
          <w:fldSimple w:instr=" DOCPROPERTY &quot;Product name title&quot;  \* MERGEFORMAT ">
            <w:r>
              <w:t>STRX LO Interface Design</w:t>
            </w:r>
          </w:fldSimple>
        </w:p>
      </w:tc>
    </w:tr>
    <w:tr w:rsidR="00FF2D65" w:rsidRPr="009748E6" w14:paraId="2B39B19E" w14:textId="77777777" w:rsidTr="00C608C4">
      <w:trPr>
        <w:cantSplit/>
        <w:trHeight w:val="300"/>
      </w:trPr>
      <w:tc>
        <w:tcPr>
          <w:tcW w:w="3200" w:type="dxa"/>
          <w:tcBorders>
            <w:top w:val="single" w:sz="2" w:space="0" w:color="5E89C1"/>
          </w:tcBorders>
          <w:vAlign w:val="bottom"/>
        </w:tcPr>
        <w:p w14:paraId="36EBFB0A" w14:textId="77777777" w:rsidR="00FF2D65" w:rsidRPr="009748E6" w:rsidRDefault="00FF2D65" w:rsidP="00D26BE5">
          <w:pPr>
            <w:pStyle w:val="zHeaderBottomLeft"/>
          </w:pPr>
          <w:fldSimple w:instr=" DOCPROPERTY  &quot;Security status&quot;  \* MERGEFORMAT ">
            <w:r>
              <w:t>COMPANY INTERNAL</w:t>
            </w:r>
          </w:fldSimple>
        </w:p>
      </w:tc>
      <w:tc>
        <w:tcPr>
          <w:tcW w:w="6700" w:type="dxa"/>
          <w:tcBorders>
            <w:top w:val="single" w:sz="2" w:space="0" w:color="5E89C1"/>
          </w:tcBorders>
          <w:vAlign w:val="bottom"/>
        </w:tcPr>
        <w:p w14:paraId="160A7BBD" w14:textId="77777777" w:rsidR="00FF2D65" w:rsidRPr="009748E6" w:rsidRDefault="00FF2D65" w:rsidP="00D26BE5">
          <w:pPr>
            <w:pStyle w:val="zHeaderBottomRight"/>
          </w:pPr>
          <w:fldSimple w:instr=" DOCPROPERTY &quot;Alternative descriptive title&quot;  \* MERGEFORMAT ">
            <w:r>
              <w:t>Design Report</w:t>
            </w:r>
          </w:fldSimple>
        </w:p>
      </w:tc>
    </w:tr>
  </w:tbl>
  <w:p w14:paraId="5F5FB777" w14:textId="77777777" w:rsidR="00FF2D65" w:rsidRPr="00432F70" w:rsidRDefault="00FF2D65" w:rsidP="00C608C4">
    <w:pPr>
      <w:pStyle w:val="Header"/>
    </w:pPr>
    <w:r>
      <w:rPr>
        <w:noProof/>
      </w:rPr>
      <mc:AlternateContent>
        <mc:Choice Requires="wps">
          <w:drawing>
            <wp:anchor distT="0" distB="0" distL="114300" distR="114300" simplePos="0" relativeHeight="251652096" behindDoc="1" locked="0" layoutInCell="1" allowOverlap="1" wp14:anchorId="385638AF" wp14:editId="5EC96AF6">
              <wp:simplePos x="0" y="0"/>
              <wp:positionH relativeFrom="page">
                <wp:posOffset>4826000</wp:posOffset>
              </wp:positionH>
              <wp:positionV relativeFrom="page">
                <wp:posOffset>127000</wp:posOffset>
              </wp:positionV>
              <wp:extent cx="3651250" cy="1676400"/>
              <wp:effectExtent l="3175" t="0" r="0" b="0"/>
              <wp:wrapNone/>
              <wp:docPr id="8"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09E8E84-426E-40DD-AFC4-6F175D3DCCD1}">
                          <a14:hiddenFill xmlns:a14="http://schemas.microsoft.com/office/drawing/2010/main">
                            <a:solidFill>
                              <a:srgbClr val="D9D9D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76CDBE8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4E13F2FA"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6E5D3869"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0949FAF3"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762CF7D8"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362D02D2"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85638AF" id="_x0000_t202" coordsize="21600,21600" o:spt="202" path="m,l,21600r21600,l21600,xe">
              <v:stroke joinstyle="miter"/>
              <v:path gradientshapeok="t" o:connecttype="rect"/>
            </v:shapetype>
            <v:shape id="WordArt 17" o:spid="_x0000_s1066" type="#_x0000_t202" style="position:absolute;left:0;text-align:left;margin-left:380pt;margin-top:10pt;width:287.5pt;height:132pt;rotation:45;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" filled="f" fillcolor="#d9d9d9" stroked="f">
              <v:stroke joinstyle="round"/>
              <o:lock v:ext="edit" shapetype="t"/>
              <v:textbox style="mso-fit-shape-to-text:t">
                <w:txbxContent>
                  <w:p w14:paraId="76CDBE8C"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4E13F2FA"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6E5D3869"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0949FAF3"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762CF7D8"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362D02D2"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v:textbox>
              <w10:wrap anchorx="page" anchory="page"/>
            </v:shape>
          </w:pict>
        </mc:Fallback>
      </mc:AlternateContent>
    </w:r>
    <w:r>
      <w:rPr>
        <w:noProof/>
      </w:rPr>
      <mc:AlternateContent>
        <mc:Choice Requires="wps">
          <w:drawing>
            <wp:anchor distT="0" distB="0" distL="114300" distR="114300" simplePos="0" relativeHeight="251656192" behindDoc="1" locked="0" layoutInCell="1" allowOverlap="1" wp14:anchorId="701953F4" wp14:editId="16B6A9C2">
              <wp:simplePos x="0" y="0"/>
              <wp:positionH relativeFrom="page">
                <wp:align>center</wp:align>
              </wp:positionH>
              <wp:positionV relativeFrom="page">
                <wp:align>center</wp:align>
              </wp:positionV>
              <wp:extent cx="6648450" cy="800100"/>
              <wp:effectExtent l="0" t="2159000" r="0" b="2232025"/>
              <wp:wrapNone/>
              <wp:docPr id="7"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648450" cy="8001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CA74802"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01953F4" id="WordArt 18" o:spid="_x0000_s1067" type="#_x0000_t202" style="position:absolute;left:0;text-align:left;margin-left:0;margin-top:0;width:523.5pt;height:63pt;rotation:-45;z-index:-25166028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" filled="f" stroked="f">
              <v:stroke joinstyle="round"/>
              <o:lock v:ext="edit" shapetype="t"/>
              <v:textbox style="mso-fit-shape-to-text:t">
                <w:txbxContent>
                  <w:p w14:paraId="4CA74802"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01" w:tblpY="501"/>
      <w:tblOverlap w:val="never"/>
      <w:tblW w:w="9900" w:type="dxa"/>
      <w:tblBorders>
        <w:top w:val="none" w:sz="0" w:space="0" w:color="auto"/>
        <w:left w:val="none" w:sz="0" w:space="0" w:color="auto"/>
        <w:bottom w:val="none" w:sz="0" w:space="0" w:color="auto"/>
        <w:right w:val="none" w:sz="0" w:space="0" w:color="auto"/>
        <w:insideH w:val="single" w:sz="2" w:space="0" w:color="003883"/>
        <w:insideV w:val="none" w:sz="0" w:space="0" w:color="auto"/>
      </w:tblBorders>
      <w:tblLayout w:type="fixed"/>
      <w:tblCellMar>
        <w:top w:w="60" w:type="dxa"/>
        <w:left w:w="0" w:type="dxa"/>
        <w:bottom w:w="40" w:type="dxa"/>
        <w:right w:w="0" w:type="dxa"/>
      </w:tblCellMar>
      <w:tblLook w:val="01E0" w:firstRow="1" w:lastRow="1" w:firstColumn="1" w:lastColumn="1" w:noHBand="0" w:noVBand="0"/>
    </w:tblPr>
    <w:tblGrid>
      <w:gridCol w:w="3200"/>
      <w:gridCol w:w="6700"/>
    </w:tblGrid>
    <w:tr w:rsidR="00FF2D65" w:rsidRPr="009748E6" w14:paraId="63E3222A" w14:textId="77777777" w:rsidTr="00C608C4">
      <w:trPr>
        <w:cantSplit/>
        <w:trHeight w:hRule="exact" w:val="500"/>
      </w:trPr>
      <w:tc>
        <w:tcPr>
          <w:tcW w:w="3200" w:type="dxa"/>
          <w:tcBorders>
            <w:top w:val="nil"/>
            <w:bottom w:val="single" w:sz="2" w:space="0" w:color="5E89C1"/>
          </w:tcBorders>
          <w:vAlign w:val="bottom"/>
        </w:tcPr>
        <w:p w14:paraId="29EB739D" w14:textId="77777777" w:rsidR="00FF2D65" w:rsidRPr="009748E6" w:rsidRDefault="00FF2D65" w:rsidP="00D26BE5">
          <w:pPr>
            <w:pStyle w:val="zHeaderTopLeft"/>
          </w:pPr>
          <w:fldSimple w:instr=" DOCPROPERTY &quot;Division&quot;  \* MERGEFORMAT ">
            <w:r>
              <w:t>NXP Semiconductors</w:t>
            </w:r>
          </w:fldSimple>
        </w:p>
      </w:tc>
      <w:tc>
        <w:tcPr>
          <w:tcW w:w="6700" w:type="dxa"/>
          <w:tcBorders>
            <w:top w:val="nil"/>
            <w:bottom w:val="single" w:sz="2" w:space="0" w:color="5E89C1"/>
          </w:tcBorders>
          <w:vAlign w:val="bottom"/>
        </w:tcPr>
        <w:p w14:paraId="48BF09AE" w14:textId="77777777" w:rsidR="00FF2D65" w:rsidRPr="009748E6" w:rsidRDefault="00FF2D65" w:rsidP="00D26BE5">
          <w:pPr>
            <w:pStyle w:val="zHeaderTopRight"/>
          </w:pPr>
          <w:fldSimple w:instr=" DOCPROPERTY &quot;Product name title&quot;  \* MERGEFORMAT ">
            <w:r>
              <w:t>STRX LO Interface Design</w:t>
            </w:r>
          </w:fldSimple>
        </w:p>
      </w:tc>
    </w:tr>
    <w:tr w:rsidR="00FF2D65" w:rsidRPr="009748E6" w14:paraId="6A3BF2DE" w14:textId="77777777" w:rsidTr="00C608C4">
      <w:trPr>
        <w:cantSplit/>
        <w:trHeight w:val="300"/>
      </w:trPr>
      <w:tc>
        <w:tcPr>
          <w:tcW w:w="3200" w:type="dxa"/>
          <w:tcBorders>
            <w:top w:val="single" w:sz="2" w:space="0" w:color="5E89C1"/>
          </w:tcBorders>
          <w:vAlign w:val="bottom"/>
        </w:tcPr>
        <w:p w14:paraId="1BA289D0" w14:textId="77777777" w:rsidR="00FF2D65" w:rsidRPr="009748E6" w:rsidRDefault="00FF2D65" w:rsidP="00D26BE5">
          <w:pPr>
            <w:pStyle w:val="zHeaderBottomLeft"/>
          </w:pPr>
          <w:fldSimple w:instr=" DOCPROPERTY  &quot;Security status&quot;  \* MERGEFORMAT ">
            <w:r>
              <w:t>COMPANY INTERNAL</w:t>
            </w:r>
          </w:fldSimple>
        </w:p>
      </w:tc>
      <w:tc>
        <w:tcPr>
          <w:tcW w:w="6700" w:type="dxa"/>
          <w:tcBorders>
            <w:top w:val="single" w:sz="2" w:space="0" w:color="5E89C1"/>
          </w:tcBorders>
          <w:vAlign w:val="bottom"/>
        </w:tcPr>
        <w:p w14:paraId="458DC143" w14:textId="77777777" w:rsidR="00FF2D65" w:rsidRPr="009748E6" w:rsidRDefault="00FF2D65" w:rsidP="00D26BE5">
          <w:pPr>
            <w:pStyle w:val="zHeaderBottomRight"/>
          </w:pPr>
          <w:fldSimple w:instr=" DOCPROPERTY &quot;Alternative descriptive title&quot;  \* MERGEFORMAT ">
            <w:r>
              <w:t>Design Report</w:t>
            </w:r>
          </w:fldSimple>
        </w:p>
      </w:tc>
    </w:tr>
  </w:tbl>
  <w:p w14:paraId="18E10C16" w14:textId="77777777" w:rsidR="00FF2D65" w:rsidRPr="000412D0" w:rsidRDefault="00FF2D65" w:rsidP="00C608C4">
    <w:pPr>
      <w:pStyle w:val="Header"/>
    </w:pPr>
    <w:r>
      <w:rPr>
        <w:noProof/>
      </w:rPr>
      <mc:AlternateContent>
        <mc:Choice Requires="wps">
          <w:drawing>
            <wp:anchor distT="0" distB="0" distL="114300" distR="114300" simplePos="0" relativeHeight="251654144" behindDoc="1" locked="0" layoutInCell="1" allowOverlap="1" wp14:anchorId="0DD92506" wp14:editId="5E6E05B5">
              <wp:simplePos x="0" y="0"/>
              <wp:positionH relativeFrom="page">
                <wp:posOffset>4826000</wp:posOffset>
              </wp:positionH>
              <wp:positionV relativeFrom="page">
                <wp:posOffset>127000</wp:posOffset>
              </wp:positionV>
              <wp:extent cx="3651250" cy="1676400"/>
              <wp:effectExtent l="3175" t="0" r="0" b="0"/>
              <wp:wrapNone/>
              <wp:docPr id="3" name="WordArt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3651250" cy="1676400"/>
                      </a:xfrm>
                      <a:prstGeom prst="rect">
                        <a:avLst/>
                      </a:prstGeom>
                      <a:extLst>
                        <a:ext uri="{909E8E84-426E-40DD-AFC4-6F175D3DCCD1}">
                          <a14:hiddenFill xmlns:a14="http://schemas.microsoft.com/office/drawing/2010/main">
                            <a:solidFill>
                              <a:srgbClr val="D9D9D9"/>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CF840B9"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6AD7D54B"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751E8126"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2E4D8604"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6F1B20FD"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7ECD8C6F"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DD92506" id="_x0000_t202" coordsize="21600,21600" o:spt="202" path="m,l,21600r21600,l21600,xe">
              <v:stroke joinstyle="miter"/>
              <v:path gradientshapeok="t" o:connecttype="rect"/>
            </v:shapetype>
            <v:shape id="_x0000_s1068" type="#_x0000_t202" style="position:absolute;left:0;text-align:left;margin-left:380pt;margin-top:10pt;width:287.5pt;height:132pt;rotation:45;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" filled="f" fillcolor="#d9d9d9" stroked="f">
              <v:stroke joinstyle="round"/>
              <o:lock v:ext="edit" shapetype="t"/>
              <v:textbox style="mso-fit-shape-to-text:t">
                <w:txbxContent>
                  <w:p w14:paraId="4CF840B9"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w:t>
                    </w:r>
                  </w:p>
                  <w:p w14:paraId="6AD7D54B"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w:t>
                    </w:r>
                  </w:p>
                  <w:p w14:paraId="751E8126"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w:t>
                    </w:r>
                  </w:p>
                  <w:p w14:paraId="2E4D8604"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w:t>
                    </w:r>
                  </w:p>
                  <w:p w14:paraId="6F1B20FD"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w:t>
                    </w:r>
                  </w:p>
                  <w:p w14:paraId="7ECD8C6F" w14:textId="77777777" w:rsidR="00FF2D65" w:rsidRPr="00A12529" w:rsidRDefault="00FF2D65" w:rsidP="00C608C4">
                    <w:pPr>
                      <w:pStyle w:val="NormalWeb"/>
                      <w:spacing w:before="0" w:beforeAutospacing="0" w:after="0" w:afterAutospacing="0"/>
                      <w:jc w:val="center"/>
                      <w:rPr>
                        <w:lang w:val="de-DE"/>
                      </w:rPr>
                    </w:pPr>
                    <w:r w:rsidRPr="00A12529">
                      <w:rPr>
                        <w:rFonts w:ascii="Arial" w:hAnsi="Arial" w:cs="Arial"/>
                        <w:b/>
                        <w:bCs/>
                        <w:color w:val="FFFFFF" w:themeColor="background1"/>
                        <w:sz w:val="20"/>
                        <w:szCs w:val="20"/>
                        <w:lang w:val="de-DE"/>
                        <w14:textFill>
                          <w14:noFill/>
                        </w14:textFill>
                      </w:rPr>
                      <w:t>DRAFT DRAFT DRAFT DRAFT DRAFT DRAFT DRAFT DRA</w:t>
                    </w: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3DDDE93D" wp14:editId="0549A600">
              <wp:simplePos x="0" y="0"/>
              <wp:positionH relativeFrom="page">
                <wp:align>center</wp:align>
              </wp:positionH>
              <wp:positionV relativeFrom="page">
                <wp:align>center</wp:align>
              </wp:positionV>
              <wp:extent cx="6648450" cy="800100"/>
              <wp:effectExtent l="0" t="2159000" r="0" b="2232025"/>
              <wp:wrapNone/>
              <wp:docPr id="2"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648450" cy="800100"/>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B5CF913"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DDE93D" id="_x0000_s1069" type="#_x0000_t202" style="position:absolute;left:0;text-align:left;margin-left:0;margin-top:0;width:523.5pt;height:63pt;rotation:-45;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" filled="f" stroked="f">
              <v:stroke joinstyle="round"/>
              <o:lock v:ext="edit" shapetype="t"/>
              <v:textbox style="mso-fit-shape-to-text:t">
                <w:txbxContent>
                  <w:p w14:paraId="1B5CF913" w14:textId="77777777" w:rsidR="00FF2D65" w:rsidRDefault="00FF2D65" w:rsidP="00C608C4">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F4218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84B46"/>
    <w:multiLevelType w:val="hybridMultilevel"/>
    <w:tmpl w:val="F5D8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3530F"/>
    <w:multiLevelType w:val="hybridMultilevel"/>
    <w:tmpl w:val="8144AC04"/>
    <w:lvl w:ilvl="0" w:tplc="741E15D8">
      <w:start w:val="1"/>
      <w:numFmt w:val="decimal"/>
      <w:pStyle w:val="Tabletitle"/>
      <w:lvlText w:val="Table %1."/>
      <w:lvlJc w:val="left"/>
      <w:pPr>
        <w:tabs>
          <w:tab w:val="num" w:pos="960"/>
        </w:tabs>
        <w:ind w:left="960" w:hanging="9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52C0D95"/>
    <w:multiLevelType w:val="hybridMultilevel"/>
    <w:tmpl w:val="9BE2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B3D70"/>
    <w:multiLevelType w:val="hybridMultilevel"/>
    <w:tmpl w:val="838E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FF1580"/>
    <w:multiLevelType w:val="multilevel"/>
    <w:tmpl w:val="BD7E3B3C"/>
    <w:lvl w:ilvl="0">
      <w:start w:val="1"/>
      <w:numFmt w:val="decimal"/>
      <w:pStyle w:val="Orderedlist"/>
      <w:lvlText w:val="%1."/>
      <w:lvlJc w:val="right"/>
      <w:pPr>
        <w:tabs>
          <w:tab w:val="num" w:pos="360"/>
        </w:tabs>
        <w:ind w:left="360" w:hanging="100"/>
      </w:pPr>
      <w:rPr>
        <w:rFonts w:cs="Times New Roman" w:hint="default"/>
      </w:rPr>
    </w:lvl>
    <w:lvl w:ilvl="1">
      <w:start w:val="1"/>
      <w:numFmt w:val="lowerLetter"/>
      <w:lvlText w:val="%2."/>
      <w:lvlJc w:val="left"/>
      <w:pPr>
        <w:tabs>
          <w:tab w:val="num" w:pos="720"/>
        </w:tabs>
        <w:ind w:left="620" w:hanging="260"/>
      </w:pPr>
      <w:rPr>
        <w:rFonts w:cs="Times New Roman" w:hint="default"/>
      </w:rPr>
    </w:lvl>
    <w:lvl w:ilvl="2">
      <w:start w:val="1"/>
      <w:numFmt w:val="none"/>
      <w:lvlText w:val="%3"/>
      <w:lvlJc w:val="left"/>
      <w:pPr>
        <w:tabs>
          <w:tab w:val="num" w:pos="896"/>
        </w:tabs>
        <w:ind w:left="896" w:hanging="360"/>
      </w:pPr>
      <w:rPr>
        <w:rFonts w:cs="Times New Roman" w:hint="default"/>
      </w:rPr>
    </w:lvl>
    <w:lvl w:ilvl="3">
      <w:start w:val="1"/>
      <w:numFmt w:val="none"/>
      <w:lvlText w:val=""/>
      <w:lvlJc w:val="left"/>
      <w:pPr>
        <w:tabs>
          <w:tab w:val="num" w:pos="896"/>
        </w:tabs>
        <w:ind w:left="896" w:hanging="360"/>
      </w:pPr>
      <w:rPr>
        <w:rFonts w:cs="Times New Roman" w:hint="default"/>
      </w:rPr>
    </w:lvl>
    <w:lvl w:ilvl="4">
      <w:start w:val="1"/>
      <w:numFmt w:val="none"/>
      <w:lvlText w:val=""/>
      <w:lvlJc w:val="left"/>
      <w:pPr>
        <w:tabs>
          <w:tab w:val="num" w:pos="896"/>
        </w:tabs>
        <w:ind w:left="896" w:hanging="360"/>
      </w:pPr>
      <w:rPr>
        <w:rFonts w:cs="Times New Roman" w:hint="default"/>
      </w:rPr>
    </w:lvl>
    <w:lvl w:ilvl="5">
      <w:start w:val="1"/>
      <w:numFmt w:val="none"/>
      <w:lvlText w:val=""/>
      <w:lvlJc w:val="left"/>
      <w:pPr>
        <w:tabs>
          <w:tab w:val="num" w:pos="896"/>
        </w:tabs>
        <w:ind w:left="896" w:hanging="360"/>
      </w:pPr>
      <w:rPr>
        <w:rFonts w:cs="Times New Roman" w:hint="default"/>
      </w:rPr>
    </w:lvl>
    <w:lvl w:ilvl="6">
      <w:start w:val="1"/>
      <w:numFmt w:val="none"/>
      <w:lvlText w:val=""/>
      <w:lvlJc w:val="left"/>
      <w:pPr>
        <w:tabs>
          <w:tab w:val="num" w:pos="896"/>
        </w:tabs>
        <w:ind w:left="896" w:hanging="360"/>
      </w:pPr>
      <w:rPr>
        <w:rFonts w:cs="Times New Roman" w:hint="default"/>
      </w:rPr>
    </w:lvl>
    <w:lvl w:ilvl="7">
      <w:start w:val="1"/>
      <w:numFmt w:val="none"/>
      <w:lvlText w:val=""/>
      <w:lvlJc w:val="left"/>
      <w:pPr>
        <w:tabs>
          <w:tab w:val="num" w:pos="896"/>
        </w:tabs>
        <w:ind w:left="896" w:hanging="360"/>
      </w:pPr>
      <w:rPr>
        <w:rFonts w:cs="Times New Roman" w:hint="default"/>
      </w:rPr>
    </w:lvl>
    <w:lvl w:ilvl="8">
      <w:start w:val="1"/>
      <w:numFmt w:val="none"/>
      <w:lvlText w:val=""/>
      <w:lvlJc w:val="left"/>
      <w:pPr>
        <w:tabs>
          <w:tab w:val="num" w:pos="896"/>
        </w:tabs>
        <w:ind w:left="896" w:hanging="360"/>
      </w:pPr>
      <w:rPr>
        <w:rFonts w:cs="Times New Roman" w:hint="default"/>
      </w:rPr>
    </w:lvl>
  </w:abstractNum>
  <w:abstractNum w:abstractNumId="6" w15:restartNumberingAfterBreak="0">
    <w:nsid w:val="07127B47"/>
    <w:multiLevelType w:val="hybridMultilevel"/>
    <w:tmpl w:val="2732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712A3"/>
    <w:multiLevelType w:val="multilevel"/>
    <w:tmpl w:val="12C4434E"/>
    <w:lvl w:ilvl="0">
      <w:start w:val="1"/>
      <w:numFmt w:val="decimal"/>
      <w:pStyle w:val="Tablenotelegal"/>
      <w:lvlText w:val="[%1]"/>
      <w:lvlJc w:val="left"/>
      <w:pPr>
        <w:tabs>
          <w:tab w:val="num" w:pos="320"/>
        </w:tabs>
        <w:ind w:left="320" w:hanging="320"/>
      </w:pPr>
      <w:rPr>
        <w:rFonts w:cs="Times New Roman" w:hint="default"/>
      </w:rPr>
    </w:lvl>
    <w:lvl w:ilvl="1">
      <w:start w:val="1"/>
      <w:numFmt w:val="lowerLetter"/>
      <w:lvlText w:val="%2)"/>
      <w:lvlJc w:val="left"/>
      <w:pPr>
        <w:tabs>
          <w:tab w:val="num" w:pos="560"/>
        </w:tabs>
        <w:ind w:left="560" w:hanging="240"/>
      </w:pPr>
      <w:rPr>
        <w:rFonts w:cs="Times New Roman" w:hint="default"/>
      </w:rPr>
    </w:lvl>
    <w:lvl w:ilvl="2">
      <w:start w:val="1"/>
      <w:numFmt w:val="none"/>
      <w:lvlText w:val=""/>
      <w:lvlJc w:val="left"/>
      <w:pPr>
        <w:tabs>
          <w:tab w:val="num" w:pos="540"/>
        </w:tabs>
        <w:ind w:left="540" w:hanging="360"/>
      </w:pPr>
      <w:rPr>
        <w:rFonts w:cs="Times New Roman" w:hint="default"/>
      </w:rPr>
    </w:lvl>
    <w:lvl w:ilvl="3">
      <w:start w:val="1"/>
      <w:numFmt w:val="none"/>
      <w:lvlText w:val=""/>
      <w:lvlJc w:val="left"/>
      <w:pPr>
        <w:tabs>
          <w:tab w:val="num" w:pos="540"/>
        </w:tabs>
        <w:ind w:left="540" w:hanging="360"/>
      </w:pPr>
      <w:rPr>
        <w:rFonts w:cs="Times New Roman" w:hint="default"/>
      </w:rPr>
    </w:lvl>
    <w:lvl w:ilvl="4">
      <w:start w:val="1"/>
      <w:numFmt w:val="none"/>
      <w:lvlText w:val=""/>
      <w:lvlJc w:val="left"/>
      <w:pPr>
        <w:tabs>
          <w:tab w:val="num" w:pos="540"/>
        </w:tabs>
        <w:ind w:left="540" w:hanging="360"/>
      </w:pPr>
      <w:rPr>
        <w:rFonts w:cs="Times New Roman" w:hint="default"/>
      </w:rPr>
    </w:lvl>
    <w:lvl w:ilvl="5">
      <w:start w:val="1"/>
      <w:numFmt w:val="none"/>
      <w:lvlText w:val=""/>
      <w:lvlJc w:val="left"/>
      <w:pPr>
        <w:tabs>
          <w:tab w:val="num" w:pos="540"/>
        </w:tabs>
        <w:ind w:left="540" w:hanging="360"/>
      </w:pPr>
      <w:rPr>
        <w:rFonts w:cs="Times New Roman" w:hint="default"/>
      </w:rPr>
    </w:lvl>
    <w:lvl w:ilvl="6">
      <w:start w:val="1"/>
      <w:numFmt w:val="none"/>
      <w:lvlText w:val=""/>
      <w:lvlJc w:val="left"/>
      <w:pPr>
        <w:tabs>
          <w:tab w:val="num" w:pos="540"/>
        </w:tabs>
        <w:ind w:left="540" w:hanging="360"/>
      </w:pPr>
      <w:rPr>
        <w:rFonts w:cs="Times New Roman" w:hint="default"/>
      </w:rPr>
    </w:lvl>
    <w:lvl w:ilvl="7">
      <w:start w:val="1"/>
      <w:numFmt w:val="none"/>
      <w:lvlText w:val=""/>
      <w:lvlJc w:val="left"/>
      <w:pPr>
        <w:tabs>
          <w:tab w:val="num" w:pos="540"/>
        </w:tabs>
        <w:ind w:left="540" w:hanging="360"/>
      </w:pPr>
      <w:rPr>
        <w:rFonts w:cs="Times New Roman" w:hint="default"/>
      </w:rPr>
    </w:lvl>
    <w:lvl w:ilvl="8">
      <w:start w:val="1"/>
      <w:numFmt w:val="none"/>
      <w:lvlText w:val=""/>
      <w:lvlJc w:val="left"/>
      <w:pPr>
        <w:tabs>
          <w:tab w:val="num" w:pos="540"/>
        </w:tabs>
        <w:ind w:left="540" w:hanging="360"/>
      </w:pPr>
      <w:rPr>
        <w:rFonts w:cs="Times New Roman" w:hint="default"/>
      </w:rPr>
    </w:lvl>
  </w:abstractNum>
  <w:abstractNum w:abstractNumId="8" w15:restartNumberingAfterBreak="0">
    <w:nsid w:val="0E8F383A"/>
    <w:multiLevelType w:val="hybridMultilevel"/>
    <w:tmpl w:val="4678D69A"/>
    <w:lvl w:ilvl="0" w:tplc="99A600F6">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D51A22"/>
    <w:multiLevelType w:val="hybridMultilevel"/>
    <w:tmpl w:val="A34E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E56CAB"/>
    <w:multiLevelType w:val="multilevel"/>
    <w:tmpl w:val="F5A8D946"/>
    <w:lvl w:ilvl="0">
      <w:start w:val="1"/>
      <w:numFmt w:val="decimal"/>
      <w:pStyle w:val="Figurenote"/>
      <w:lvlText w:val="(%1)"/>
      <w:lvlJc w:val="right"/>
      <w:pPr>
        <w:tabs>
          <w:tab w:val="num" w:pos="720"/>
        </w:tabs>
        <w:ind w:left="720" w:hanging="140"/>
      </w:pPr>
      <w:rPr>
        <w:rFonts w:hint="default"/>
      </w:rPr>
    </w:lvl>
    <w:lvl w:ilvl="1">
      <w:start w:val="1"/>
      <w:numFmt w:val="none"/>
      <w:lvlText w:val="%2"/>
      <w:lvlJc w:val="left"/>
      <w:pPr>
        <w:tabs>
          <w:tab w:val="num" w:pos="720"/>
        </w:tabs>
        <w:ind w:left="620" w:hanging="260"/>
      </w:pPr>
      <w:rPr>
        <w:rFonts w:hint="default"/>
      </w:rPr>
    </w:lvl>
    <w:lvl w:ilvl="2">
      <w:start w:val="1"/>
      <w:numFmt w:val="none"/>
      <w:lvlText w:val=""/>
      <w:lvlJc w:val="left"/>
      <w:pPr>
        <w:tabs>
          <w:tab w:val="num" w:pos="720"/>
        </w:tabs>
        <w:ind w:left="620" w:hanging="260"/>
      </w:pPr>
      <w:rPr>
        <w:rFonts w:hint="default"/>
      </w:rPr>
    </w:lvl>
    <w:lvl w:ilvl="3">
      <w:start w:val="1"/>
      <w:numFmt w:val="none"/>
      <w:lvlText w:val=""/>
      <w:lvlJc w:val="left"/>
      <w:pPr>
        <w:tabs>
          <w:tab w:val="num" w:pos="720"/>
        </w:tabs>
        <w:ind w:left="620" w:hanging="260"/>
      </w:pPr>
      <w:rPr>
        <w:rFonts w:hint="default"/>
      </w:rPr>
    </w:lvl>
    <w:lvl w:ilvl="4">
      <w:start w:val="1"/>
      <w:numFmt w:val="none"/>
      <w:lvlText w:val=""/>
      <w:lvlJc w:val="left"/>
      <w:pPr>
        <w:tabs>
          <w:tab w:val="num" w:pos="720"/>
        </w:tabs>
        <w:ind w:left="620" w:hanging="260"/>
      </w:pPr>
      <w:rPr>
        <w:rFonts w:hint="default"/>
      </w:rPr>
    </w:lvl>
    <w:lvl w:ilvl="5">
      <w:start w:val="1"/>
      <w:numFmt w:val="none"/>
      <w:lvlText w:val=""/>
      <w:lvlJc w:val="left"/>
      <w:pPr>
        <w:tabs>
          <w:tab w:val="num" w:pos="720"/>
        </w:tabs>
        <w:ind w:left="620" w:hanging="260"/>
      </w:pPr>
      <w:rPr>
        <w:rFonts w:hint="default"/>
      </w:rPr>
    </w:lvl>
    <w:lvl w:ilvl="6">
      <w:start w:val="1"/>
      <w:numFmt w:val="none"/>
      <w:lvlText w:val=""/>
      <w:lvlJc w:val="left"/>
      <w:pPr>
        <w:tabs>
          <w:tab w:val="num" w:pos="720"/>
        </w:tabs>
        <w:ind w:left="620" w:hanging="260"/>
      </w:pPr>
      <w:rPr>
        <w:rFonts w:hint="default"/>
      </w:rPr>
    </w:lvl>
    <w:lvl w:ilvl="7">
      <w:start w:val="1"/>
      <w:numFmt w:val="none"/>
      <w:lvlText w:val=""/>
      <w:lvlJc w:val="left"/>
      <w:pPr>
        <w:tabs>
          <w:tab w:val="num" w:pos="720"/>
        </w:tabs>
        <w:ind w:left="620" w:hanging="260"/>
      </w:pPr>
      <w:rPr>
        <w:rFonts w:hint="default"/>
      </w:rPr>
    </w:lvl>
    <w:lvl w:ilvl="8">
      <w:start w:val="1"/>
      <w:numFmt w:val="none"/>
      <w:lvlText w:val=""/>
      <w:lvlJc w:val="left"/>
      <w:pPr>
        <w:tabs>
          <w:tab w:val="num" w:pos="720"/>
        </w:tabs>
        <w:ind w:left="620" w:hanging="260"/>
      </w:pPr>
      <w:rPr>
        <w:rFonts w:hint="default"/>
      </w:rPr>
    </w:lvl>
  </w:abstractNum>
  <w:abstractNum w:abstractNumId="11" w15:restartNumberingAfterBreak="0">
    <w:nsid w:val="18564035"/>
    <w:multiLevelType w:val="hybridMultilevel"/>
    <w:tmpl w:val="06727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F80972"/>
    <w:multiLevelType w:val="hybridMultilevel"/>
    <w:tmpl w:val="80D85638"/>
    <w:lvl w:ilvl="0" w:tplc="F636083E">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8F4188"/>
    <w:multiLevelType w:val="hybridMultilevel"/>
    <w:tmpl w:val="FC027230"/>
    <w:lvl w:ilvl="0" w:tplc="34725A0C">
      <w:start w:val="2"/>
      <w:numFmt w:val="bullet"/>
      <w:pStyle w:val="ListParagraph"/>
      <w:lvlText w:val="-"/>
      <w:lvlJc w:val="left"/>
      <w:pPr>
        <w:ind w:left="-1080" w:hanging="360"/>
      </w:pPr>
      <w:rPr>
        <w:rFonts w:ascii="Arial" w:eastAsia="Times New Roman" w:hAnsi="Arial" w:cs="Aria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14" w15:restartNumberingAfterBreak="0">
    <w:nsid w:val="1F506C61"/>
    <w:multiLevelType w:val="hybridMultilevel"/>
    <w:tmpl w:val="1A5C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5855F5"/>
    <w:multiLevelType w:val="hybridMultilevel"/>
    <w:tmpl w:val="9954B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9B439E"/>
    <w:multiLevelType w:val="multilevel"/>
    <w:tmpl w:val="00AC158A"/>
    <w:lvl w:ilvl="0">
      <w:start w:val="1"/>
      <w:numFmt w:val="decimal"/>
      <w:pStyle w:val="Heading1"/>
      <w:lvlText w:val="%1."/>
      <w:lvlJc w:val="left"/>
      <w:pPr>
        <w:tabs>
          <w:tab w:val="num" w:pos="-1500"/>
        </w:tabs>
        <w:ind w:left="-1500" w:hanging="500"/>
      </w:pPr>
      <w:rPr>
        <w:rFonts w:cs="Times New Roman" w:hint="default"/>
      </w:rPr>
    </w:lvl>
    <w:lvl w:ilvl="1">
      <w:start w:val="1"/>
      <w:numFmt w:val="decimal"/>
      <w:pStyle w:val="Heading2"/>
      <w:lvlText w:val="%1.%2"/>
      <w:lvlJc w:val="right"/>
      <w:pPr>
        <w:tabs>
          <w:tab w:val="num" w:pos="-20"/>
        </w:tabs>
        <w:ind w:left="-20" w:hanging="200"/>
      </w:pPr>
      <w:rPr>
        <w:rFonts w:cs="Times New Roman" w:hint="default"/>
      </w:rPr>
    </w:lvl>
    <w:lvl w:ilvl="2">
      <w:start w:val="1"/>
      <w:numFmt w:val="decimal"/>
      <w:pStyle w:val="Heading3"/>
      <w:lvlText w:val="%1.%2.%3"/>
      <w:lvlJc w:val="right"/>
      <w:pPr>
        <w:tabs>
          <w:tab w:val="num" w:pos="-20"/>
        </w:tabs>
        <w:ind w:left="-20" w:hanging="200"/>
      </w:pPr>
      <w:rPr>
        <w:rFonts w:cs="Times New Roman" w:hint="default"/>
      </w:rPr>
    </w:lvl>
    <w:lvl w:ilvl="3">
      <w:start w:val="1"/>
      <w:numFmt w:val="decimal"/>
      <w:pStyle w:val="Heading4"/>
      <w:lvlText w:val="%1.%2.%3.%4"/>
      <w:lvlJc w:val="right"/>
      <w:pPr>
        <w:tabs>
          <w:tab w:val="num" w:pos="-20"/>
        </w:tabs>
        <w:ind w:left="-20" w:hanging="200"/>
      </w:pPr>
      <w:rPr>
        <w:rFonts w:cs="Times New Roman" w:hint="default"/>
      </w:rPr>
    </w:lvl>
    <w:lvl w:ilvl="4">
      <w:start w:val="1"/>
      <w:numFmt w:val="none"/>
      <w:lvlRestart w:val="0"/>
      <w:lvlText w:val=""/>
      <w:lvlJc w:val="left"/>
      <w:rPr>
        <w:rFonts w:cs="Times New Roman" w:hint="default"/>
      </w:rPr>
    </w:lvl>
    <w:lvl w:ilvl="5">
      <w:start w:val="1"/>
      <w:numFmt w:val="none"/>
      <w:lvlText w:val=""/>
      <w:lvlJc w:val="left"/>
      <w:rPr>
        <w:rFonts w:cs="Times New Roman" w:hint="default"/>
      </w:rPr>
    </w:lvl>
    <w:lvl w:ilvl="6">
      <w:start w:val="1"/>
      <w:numFmt w:val="none"/>
      <w:lvlText w:val=""/>
      <w:lvlJc w:val="left"/>
      <w:rPr>
        <w:rFonts w:cs="Times New Roman" w:hint="default"/>
      </w:rPr>
    </w:lvl>
    <w:lvl w:ilvl="7">
      <w:start w:val="1"/>
      <w:numFmt w:val="none"/>
      <w:lvlText w:val=""/>
      <w:lvlJc w:val="left"/>
      <w:rPr>
        <w:rFonts w:cs="Times New Roman" w:hint="default"/>
      </w:rPr>
    </w:lvl>
    <w:lvl w:ilvl="8">
      <w:start w:val="1"/>
      <w:numFmt w:val="none"/>
      <w:lvlText w:val=""/>
      <w:lvlJc w:val="left"/>
      <w:rPr>
        <w:rFonts w:cs="Times New Roman" w:hint="default"/>
      </w:rPr>
    </w:lvl>
  </w:abstractNum>
  <w:abstractNum w:abstractNumId="17" w15:restartNumberingAfterBreak="0">
    <w:nsid w:val="28E9280C"/>
    <w:multiLevelType w:val="hybridMultilevel"/>
    <w:tmpl w:val="13D423C8"/>
    <w:lvl w:ilvl="0" w:tplc="05A6FD06">
      <w:start w:val="1"/>
      <w:numFmt w:val="lowerLetter"/>
      <w:pStyle w:val="FootnoteText2"/>
      <w:lvlText w:val="%1)"/>
      <w:lvlJc w:val="left"/>
      <w:pPr>
        <w:tabs>
          <w:tab w:val="num" w:pos="720"/>
        </w:tabs>
        <w:ind w:left="600" w:hanging="2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96706EC"/>
    <w:multiLevelType w:val="hybridMultilevel"/>
    <w:tmpl w:val="C72674EC"/>
    <w:lvl w:ilvl="0" w:tplc="28906C3C">
      <w:start w:val="19"/>
      <w:numFmt w:val="decimal"/>
      <w:pStyle w:val="Figuretitle"/>
      <w:lvlText w:val="Fig %1."/>
      <w:lvlJc w:val="left"/>
      <w:pPr>
        <w:tabs>
          <w:tab w:val="num" w:pos="1080"/>
        </w:tabs>
        <w:ind w:left="640" w:hanging="6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2DD57A0D"/>
    <w:multiLevelType w:val="multilevel"/>
    <w:tmpl w:val="A92EFBDE"/>
    <w:lvl w:ilvl="0">
      <w:start w:val="1"/>
      <w:numFmt w:val="bullet"/>
      <w:pStyle w:val="Unorderedlist"/>
      <w:lvlText w:val=""/>
      <w:lvlJc w:val="left"/>
      <w:pPr>
        <w:tabs>
          <w:tab w:val="num" w:pos="500"/>
        </w:tabs>
        <w:ind w:left="360" w:hanging="220"/>
      </w:pPr>
      <w:rPr>
        <w:rFonts w:ascii="Symbol" w:hAnsi="Symbol" w:hint="default"/>
        <w:color w:val="auto"/>
      </w:rPr>
    </w:lvl>
    <w:lvl w:ilvl="1">
      <w:start w:val="1"/>
      <w:numFmt w:val="bullet"/>
      <w:lvlText w:val=""/>
      <w:lvlJc w:val="left"/>
      <w:pPr>
        <w:tabs>
          <w:tab w:val="num" w:pos="720"/>
        </w:tabs>
        <w:ind w:left="620" w:hanging="260"/>
      </w:pPr>
      <w:rPr>
        <w:rFonts w:ascii="Symbol" w:hAnsi="Symbol" w:hint="default"/>
      </w:rPr>
    </w:lvl>
    <w:lvl w:ilvl="2">
      <w:start w:val="1"/>
      <w:numFmt w:val="none"/>
      <w:lvlText w:val=""/>
      <w:lvlJc w:val="left"/>
      <w:pPr>
        <w:tabs>
          <w:tab w:val="num" w:pos="340"/>
        </w:tabs>
        <w:ind w:left="340" w:hanging="360"/>
      </w:pPr>
      <w:rPr>
        <w:rFonts w:cs="Times New Roman" w:hint="default"/>
      </w:rPr>
    </w:lvl>
    <w:lvl w:ilvl="3">
      <w:start w:val="1"/>
      <w:numFmt w:val="none"/>
      <w:lvlText w:val=""/>
      <w:lvlJc w:val="left"/>
      <w:pPr>
        <w:tabs>
          <w:tab w:val="num" w:pos="340"/>
        </w:tabs>
        <w:ind w:left="340" w:hanging="360"/>
      </w:pPr>
      <w:rPr>
        <w:rFonts w:cs="Times New Roman" w:hint="default"/>
      </w:rPr>
    </w:lvl>
    <w:lvl w:ilvl="4">
      <w:start w:val="1"/>
      <w:numFmt w:val="none"/>
      <w:lvlText w:val=""/>
      <w:lvlJc w:val="left"/>
      <w:pPr>
        <w:tabs>
          <w:tab w:val="num" w:pos="340"/>
        </w:tabs>
        <w:ind w:left="340" w:hanging="360"/>
      </w:pPr>
      <w:rPr>
        <w:rFonts w:cs="Times New Roman" w:hint="default"/>
      </w:rPr>
    </w:lvl>
    <w:lvl w:ilvl="5">
      <w:start w:val="1"/>
      <w:numFmt w:val="none"/>
      <w:lvlText w:val=""/>
      <w:lvlJc w:val="left"/>
      <w:pPr>
        <w:tabs>
          <w:tab w:val="num" w:pos="340"/>
        </w:tabs>
        <w:ind w:left="340" w:hanging="360"/>
      </w:pPr>
      <w:rPr>
        <w:rFonts w:cs="Times New Roman" w:hint="default"/>
      </w:rPr>
    </w:lvl>
    <w:lvl w:ilvl="6">
      <w:start w:val="1"/>
      <w:numFmt w:val="none"/>
      <w:lvlText w:val=""/>
      <w:lvlJc w:val="left"/>
      <w:pPr>
        <w:tabs>
          <w:tab w:val="num" w:pos="340"/>
        </w:tabs>
        <w:ind w:left="340" w:hanging="360"/>
      </w:pPr>
      <w:rPr>
        <w:rFonts w:cs="Times New Roman" w:hint="default"/>
      </w:rPr>
    </w:lvl>
    <w:lvl w:ilvl="7">
      <w:start w:val="1"/>
      <w:numFmt w:val="none"/>
      <w:lvlText w:val=""/>
      <w:lvlJc w:val="left"/>
      <w:pPr>
        <w:tabs>
          <w:tab w:val="num" w:pos="340"/>
        </w:tabs>
        <w:ind w:left="340" w:hanging="360"/>
      </w:pPr>
      <w:rPr>
        <w:rFonts w:cs="Times New Roman" w:hint="default"/>
      </w:rPr>
    </w:lvl>
    <w:lvl w:ilvl="8">
      <w:start w:val="1"/>
      <w:numFmt w:val="none"/>
      <w:lvlText w:val=""/>
      <w:lvlJc w:val="left"/>
      <w:pPr>
        <w:tabs>
          <w:tab w:val="num" w:pos="340"/>
        </w:tabs>
        <w:ind w:left="340" w:hanging="360"/>
      </w:pPr>
      <w:rPr>
        <w:rFonts w:cs="Times New Roman" w:hint="default"/>
      </w:rPr>
    </w:lvl>
  </w:abstractNum>
  <w:abstractNum w:abstractNumId="20" w15:restartNumberingAfterBreak="0">
    <w:nsid w:val="2F2A0A2C"/>
    <w:multiLevelType w:val="hybridMultilevel"/>
    <w:tmpl w:val="B78E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8133A3"/>
    <w:multiLevelType w:val="hybridMultilevel"/>
    <w:tmpl w:val="9A8C8A80"/>
    <w:lvl w:ilvl="0" w:tplc="814CB28E">
      <w:start w:val="1"/>
      <w:numFmt w:val="decimal"/>
      <w:pStyle w:val="Codelistingwide"/>
      <w:lvlText w:val="%1"/>
      <w:lvlJc w:val="left"/>
      <w:pPr>
        <w:tabs>
          <w:tab w:val="num" w:pos="-1500"/>
        </w:tabs>
        <w:ind w:left="-1500" w:hanging="50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15:restartNumberingAfterBreak="0">
    <w:nsid w:val="2FB1671E"/>
    <w:multiLevelType w:val="hybridMultilevel"/>
    <w:tmpl w:val="954E34C0"/>
    <w:lvl w:ilvl="0" w:tplc="4A2AC4B2">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C07869"/>
    <w:multiLevelType w:val="hybridMultilevel"/>
    <w:tmpl w:val="3F32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AC0D46"/>
    <w:multiLevelType w:val="hybridMultilevel"/>
    <w:tmpl w:val="DA94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9A72C5"/>
    <w:multiLevelType w:val="hybridMultilevel"/>
    <w:tmpl w:val="A5DECC96"/>
    <w:lvl w:ilvl="0" w:tplc="47E483D0">
      <w:start w:val="1"/>
      <w:numFmt w:val="decimal"/>
      <w:pStyle w:val="Referencelist"/>
      <w:lvlText w:val="[%1]"/>
      <w:lvlJc w:val="left"/>
      <w:pPr>
        <w:tabs>
          <w:tab w:val="num" w:pos="500"/>
        </w:tabs>
        <w:ind w:left="500" w:hanging="5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40791EEA"/>
    <w:multiLevelType w:val="hybridMultilevel"/>
    <w:tmpl w:val="58BEE3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4954E15"/>
    <w:multiLevelType w:val="hybridMultilevel"/>
    <w:tmpl w:val="8174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D96F67"/>
    <w:multiLevelType w:val="hybridMultilevel"/>
    <w:tmpl w:val="2C309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D38B9"/>
    <w:multiLevelType w:val="hybridMultilevel"/>
    <w:tmpl w:val="AD48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C66F0"/>
    <w:multiLevelType w:val="hybridMultilevel"/>
    <w:tmpl w:val="919A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6B23AB"/>
    <w:multiLevelType w:val="hybridMultilevel"/>
    <w:tmpl w:val="8B2217E4"/>
    <w:lvl w:ilvl="0" w:tplc="CABC0740">
      <w:start w:val="1"/>
      <w:numFmt w:val="decimal"/>
      <w:pStyle w:val="Equationnumber"/>
      <w:lvlText w:val="(%1)"/>
      <w:lvlJc w:val="left"/>
      <w:pPr>
        <w:tabs>
          <w:tab w:val="num" w:pos="360"/>
        </w:tabs>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494A614D"/>
    <w:multiLevelType w:val="hybridMultilevel"/>
    <w:tmpl w:val="438806C8"/>
    <w:lvl w:ilvl="0" w:tplc="89F89742">
      <w:start w:val="8"/>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BE374B"/>
    <w:multiLevelType w:val="hybridMultilevel"/>
    <w:tmpl w:val="F3083D6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C132843"/>
    <w:multiLevelType w:val="hybridMultilevel"/>
    <w:tmpl w:val="E3282A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F2D265F"/>
    <w:multiLevelType w:val="hybridMultilevel"/>
    <w:tmpl w:val="70841AA0"/>
    <w:lvl w:ilvl="0" w:tplc="2BA26A54">
      <w:start w:val="4"/>
      <w:numFmt w:val="bullet"/>
      <w:lvlText w:val="-"/>
      <w:lvlJc w:val="left"/>
      <w:pPr>
        <w:ind w:left="872" w:hanging="360"/>
      </w:pPr>
      <w:rPr>
        <w:rFonts w:ascii="Arial" w:eastAsia="Times New Roman" w:hAnsi="Arial" w:cs="Arial" w:hint="default"/>
      </w:rPr>
    </w:lvl>
    <w:lvl w:ilvl="1" w:tplc="040C0003" w:tentative="1">
      <w:start w:val="1"/>
      <w:numFmt w:val="bullet"/>
      <w:lvlText w:val="o"/>
      <w:lvlJc w:val="left"/>
      <w:pPr>
        <w:ind w:left="1592" w:hanging="360"/>
      </w:pPr>
      <w:rPr>
        <w:rFonts w:ascii="Courier New" w:hAnsi="Courier New" w:cs="Courier New" w:hint="default"/>
      </w:rPr>
    </w:lvl>
    <w:lvl w:ilvl="2" w:tplc="040C0005" w:tentative="1">
      <w:start w:val="1"/>
      <w:numFmt w:val="bullet"/>
      <w:lvlText w:val=""/>
      <w:lvlJc w:val="left"/>
      <w:pPr>
        <w:ind w:left="2312" w:hanging="360"/>
      </w:pPr>
      <w:rPr>
        <w:rFonts w:ascii="Wingdings" w:hAnsi="Wingdings" w:hint="default"/>
      </w:rPr>
    </w:lvl>
    <w:lvl w:ilvl="3" w:tplc="040C0001" w:tentative="1">
      <w:start w:val="1"/>
      <w:numFmt w:val="bullet"/>
      <w:lvlText w:val=""/>
      <w:lvlJc w:val="left"/>
      <w:pPr>
        <w:ind w:left="3032" w:hanging="360"/>
      </w:pPr>
      <w:rPr>
        <w:rFonts w:ascii="Symbol" w:hAnsi="Symbol" w:hint="default"/>
      </w:rPr>
    </w:lvl>
    <w:lvl w:ilvl="4" w:tplc="040C0003" w:tentative="1">
      <w:start w:val="1"/>
      <w:numFmt w:val="bullet"/>
      <w:lvlText w:val="o"/>
      <w:lvlJc w:val="left"/>
      <w:pPr>
        <w:ind w:left="3752" w:hanging="360"/>
      </w:pPr>
      <w:rPr>
        <w:rFonts w:ascii="Courier New" w:hAnsi="Courier New" w:cs="Courier New" w:hint="default"/>
      </w:rPr>
    </w:lvl>
    <w:lvl w:ilvl="5" w:tplc="040C0005" w:tentative="1">
      <w:start w:val="1"/>
      <w:numFmt w:val="bullet"/>
      <w:lvlText w:val=""/>
      <w:lvlJc w:val="left"/>
      <w:pPr>
        <w:ind w:left="4472" w:hanging="360"/>
      </w:pPr>
      <w:rPr>
        <w:rFonts w:ascii="Wingdings" w:hAnsi="Wingdings" w:hint="default"/>
      </w:rPr>
    </w:lvl>
    <w:lvl w:ilvl="6" w:tplc="040C0001" w:tentative="1">
      <w:start w:val="1"/>
      <w:numFmt w:val="bullet"/>
      <w:lvlText w:val=""/>
      <w:lvlJc w:val="left"/>
      <w:pPr>
        <w:ind w:left="5192" w:hanging="360"/>
      </w:pPr>
      <w:rPr>
        <w:rFonts w:ascii="Symbol" w:hAnsi="Symbol" w:hint="default"/>
      </w:rPr>
    </w:lvl>
    <w:lvl w:ilvl="7" w:tplc="040C0003" w:tentative="1">
      <w:start w:val="1"/>
      <w:numFmt w:val="bullet"/>
      <w:lvlText w:val="o"/>
      <w:lvlJc w:val="left"/>
      <w:pPr>
        <w:ind w:left="5912" w:hanging="360"/>
      </w:pPr>
      <w:rPr>
        <w:rFonts w:ascii="Courier New" w:hAnsi="Courier New" w:cs="Courier New" w:hint="default"/>
      </w:rPr>
    </w:lvl>
    <w:lvl w:ilvl="8" w:tplc="040C0005" w:tentative="1">
      <w:start w:val="1"/>
      <w:numFmt w:val="bullet"/>
      <w:lvlText w:val=""/>
      <w:lvlJc w:val="left"/>
      <w:pPr>
        <w:ind w:left="6632" w:hanging="360"/>
      </w:pPr>
      <w:rPr>
        <w:rFonts w:ascii="Wingdings" w:hAnsi="Wingdings" w:hint="default"/>
      </w:rPr>
    </w:lvl>
  </w:abstractNum>
  <w:abstractNum w:abstractNumId="36" w15:restartNumberingAfterBreak="0">
    <w:nsid w:val="52AD0157"/>
    <w:multiLevelType w:val="hybridMultilevel"/>
    <w:tmpl w:val="0898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4575DF"/>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8" w15:restartNumberingAfterBreak="0">
    <w:nsid w:val="56FD7FC1"/>
    <w:multiLevelType w:val="hybridMultilevel"/>
    <w:tmpl w:val="ECE004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77618D1"/>
    <w:multiLevelType w:val="hybridMultilevel"/>
    <w:tmpl w:val="E9A60D98"/>
    <w:lvl w:ilvl="0" w:tplc="54360AF6">
      <w:start w:val="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8E036B"/>
    <w:multiLevelType w:val="hybridMultilevel"/>
    <w:tmpl w:val="7FDA5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A5B1A8C"/>
    <w:multiLevelType w:val="hybridMultilevel"/>
    <w:tmpl w:val="329C099C"/>
    <w:lvl w:ilvl="0" w:tplc="20B63310">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BE63F57"/>
    <w:multiLevelType w:val="multilevel"/>
    <w:tmpl w:val="FC063D72"/>
    <w:lvl w:ilvl="0">
      <w:start w:val="1"/>
      <w:numFmt w:val="decimal"/>
      <w:pStyle w:val="Tablenotewide"/>
      <w:lvlText w:val="[%1]"/>
      <w:lvlJc w:val="left"/>
      <w:pPr>
        <w:tabs>
          <w:tab w:val="num" w:pos="-1640"/>
        </w:tabs>
        <w:ind w:left="-1640" w:hanging="360"/>
      </w:pPr>
      <w:rPr>
        <w:rFonts w:cs="Times New Roman" w:hint="default"/>
      </w:rPr>
    </w:lvl>
    <w:lvl w:ilvl="1">
      <w:start w:val="1"/>
      <w:numFmt w:val="lowerLetter"/>
      <w:lvlText w:val="%2)"/>
      <w:lvlJc w:val="left"/>
      <w:pPr>
        <w:tabs>
          <w:tab w:val="num" w:pos="-1280"/>
        </w:tabs>
        <w:ind w:left="-1380" w:hanging="260"/>
      </w:pPr>
      <w:rPr>
        <w:rFonts w:cs="Times New Roman" w:hint="default"/>
      </w:rPr>
    </w:lvl>
    <w:lvl w:ilvl="2">
      <w:start w:val="1"/>
      <w:numFmt w:val="none"/>
      <w:lvlText w:val=""/>
      <w:lvlJc w:val="left"/>
      <w:pPr>
        <w:tabs>
          <w:tab w:val="num" w:pos="-1460"/>
        </w:tabs>
        <w:ind w:left="-1460" w:hanging="360"/>
      </w:pPr>
      <w:rPr>
        <w:rFonts w:cs="Times New Roman" w:hint="default"/>
      </w:rPr>
    </w:lvl>
    <w:lvl w:ilvl="3">
      <w:start w:val="1"/>
      <w:numFmt w:val="none"/>
      <w:lvlText w:val=""/>
      <w:lvlJc w:val="left"/>
      <w:pPr>
        <w:tabs>
          <w:tab w:val="num" w:pos="-1460"/>
        </w:tabs>
        <w:ind w:left="-1460" w:hanging="360"/>
      </w:pPr>
      <w:rPr>
        <w:rFonts w:cs="Times New Roman" w:hint="default"/>
      </w:rPr>
    </w:lvl>
    <w:lvl w:ilvl="4">
      <w:start w:val="1"/>
      <w:numFmt w:val="none"/>
      <w:lvlText w:val=""/>
      <w:lvlJc w:val="left"/>
      <w:pPr>
        <w:tabs>
          <w:tab w:val="num" w:pos="-1460"/>
        </w:tabs>
        <w:ind w:left="-1460" w:hanging="360"/>
      </w:pPr>
      <w:rPr>
        <w:rFonts w:cs="Times New Roman" w:hint="default"/>
      </w:rPr>
    </w:lvl>
    <w:lvl w:ilvl="5">
      <w:start w:val="1"/>
      <w:numFmt w:val="none"/>
      <w:lvlText w:val=""/>
      <w:lvlJc w:val="left"/>
      <w:pPr>
        <w:tabs>
          <w:tab w:val="num" w:pos="-1460"/>
        </w:tabs>
        <w:ind w:left="-1460" w:hanging="360"/>
      </w:pPr>
      <w:rPr>
        <w:rFonts w:cs="Times New Roman" w:hint="default"/>
      </w:rPr>
    </w:lvl>
    <w:lvl w:ilvl="6">
      <w:start w:val="1"/>
      <w:numFmt w:val="none"/>
      <w:lvlText w:val=""/>
      <w:lvlJc w:val="left"/>
      <w:pPr>
        <w:tabs>
          <w:tab w:val="num" w:pos="-1460"/>
        </w:tabs>
        <w:ind w:left="-1460" w:hanging="360"/>
      </w:pPr>
      <w:rPr>
        <w:rFonts w:cs="Times New Roman" w:hint="default"/>
      </w:rPr>
    </w:lvl>
    <w:lvl w:ilvl="7">
      <w:start w:val="1"/>
      <w:numFmt w:val="none"/>
      <w:lvlText w:val=""/>
      <w:lvlJc w:val="left"/>
      <w:pPr>
        <w:tabs>
          <w:tab w:val="num" w:pos="-1460"/>
        </w:tabs>
        <w:ind w:left="-1460" w:hanging="360"/>
      </w:pPr>
      <w:rPr>
        <w:rFonts w:cs="Times New Roman" w:hint="default"/>
      </w:rPr>
    </w:lvl>
    <w:lvl w:ilvl="8">
      <w:start w:val="1"/>
      <w:numFmt w:val="none"/>
      <w:lvlText w:val=""/>
      <w:lvlJc w:val="left"/>
      <w:pPr>
        <w:tabs>
          <w:tab w:val="num" w:pos="-1460"/>
        </w:tabs>
        <w:ind w:left="-1460" w:hanging="360"/>
      </w:pPr>
      <w:rPr>
        <w:rFonts w:cs="Times New Roman" w:hint="default"/>
      </w:rPr>
    </w:lvl>
  </w:abstractNum>
  <w:abstractNum w:abstractNumId="43" w15:restartNumberingAfterBreak="0">
    <w:nsid w:val="61610E68"/>
    <w:multiLevelType w:val="multilevel"/>
    <w:tmpl w:val="10969FFA"/>
    <w:lvl w:ilvl="0">
      <w:start w:val="1"/>
      <w:numFmt w:val="bullet"/>
      <w:pStyle w:val="FeatureApplicationlist"/>
      <w:lvlText w:val=""/>
      <w:lvlJc w:val="left"/>
      <w:pPr>
        <w:tabs>
          <w:tab w:val="num" w:pos="300"/>
        </w:tabs>
        <w:ind w:left="300" w:hanging="300"/>
      </w:pPr>
      <w:rPr>
        <w:rFonts w:ascii="Wingdings" w:hAnsi="Wingdings" w:hint="default"/>
        <w:color w:val="003883"/>
      </w:rPr>
    </w:lvl>
    <w:lvl w:ilvl="1">
      <w:start w:val="1"/>
      <w:numFmt w:val="bullet"/>
      <w:lvlRestart w:val="0"/>
      <w:lvlText w:val=""/>
      <w:lvlJc w:val="left"/>
      <w:pPr>
        <w:tabs>
          <w:tab w:val="num" w:pos="600"/>
        </w:tabs>
        <w:ind w:left="600" w:hanging="250"/>
      </w:pPr>
      <w:rPr>
        <w:rFonts w:ascii="Wingdings" w:hAnsi="Wingdings" w:hint="default"/>
        <w:color w:val="003883"/>
      </w:rPr>
    </w:lvl>
    <w:lvl w:ilvl="2">
      <w:start w:val="1"/>
      <w:numFmt w:val="none"/>
      <w:lvlRestart w:val="0"/>
      <w:lvlText w:val=""/>
      <w:lvlJc w:val="left"/>
      <w:pPr>
        <w:tabs>
          <w:tab w:val="num" w:pos="0"/>
        </w:tabs>
        <w:ind w:hanging="20"/>
      </w:pPr>
      <w:rPr>
        <w:rFonts w:cs="Times New Roman" w:hint="default"/>
      </w:rPr>
    </w:lvl>
    <w:lvl w:ilvl="3">
      <w:start w:val="1"/>
      <w:numFmt w:val="none"/>
      <w:lvlRestart w:val="0"/>
      <w:lvlText w:val="%1.%2.%3.%4."/>
      <w:lvlJc w:val="left"/>
      <w:pPr>
        <w:tabs>
          <w:tab w:val="num" w:pos="0"/>
        </w:tabs>
        <w:ind w:hanging="20"/>
      </w:pPr>
      <w:rPr>
        <w:rFonts w:cs="Times New Roman" w:hint="default"/>
      </w:rPr>
    </w:lvl>
    <w:lvl w:ilvl="4">
      <w:start w:val="1"/>
      <w:numFmt w:val="none"/>
      <w:lvlRestart w:val="0"/>
      <w:lvlText w:val="%1.%2.%3.%4.%5."/>
      <w:lvlJc w:val="left"/>
      <w:pPr>
        <w:tabs>
          <w:tab w:val="num" w:pos="0"/>
        </w:tabs>
        <w:ind w:hanging="20"/>
      </w:pPr>
      <w:rPr>
        <w:rFonts w:cs="Times New Roman" w:hint="default"/>
      </w:rPr>
    </w:lvl>
    <w:lvl w:ilvl="5">
      <w:start w:val="1"/>
      <w:numFmt w:val="none"/>
      <w:lvlRestart w:val="0"/>
      <w:lvlText w:val="%1.%2.%3.%4.%5.%6."/>
      <w:lvlJc w:val="left"/>
      <w:pPr>
        <w:tabs>
          <w:tab w:val="num" w:pos="0"/>
        </w:tabs>
        <w:ind w:hanging="20"/>
      </w:pPr>
      <w:rPr>
        <w:rFonts w:cs="Times New Roman" w:hint="default"/>
      </w:rPr>
    </w:lvl>
    <w:lvl w:ilvl="6">
      <w:start w:val="1"/>
      <w:numFmt w:val="none"/>
      <w:lvlText w:val="%1.%2.%3.%4.%5.%6.%7."/>
      <w:lvlJc w:val="left"/>
      <w:pPr>
        <w:tabs>
          <w:tab w:val="num" w:pos="0"/>
        </w:tabs>
        <w:ind w:hanging="20"/>
      </w:pPr>
      <w:rPr>
        <w:rFonts w:cs="Times New Roman" w:hint="default"/>
      </w:rPr>
    </w:lvl>
    <w:lvl w:ilvl="7">
      <w:start w:val="1"/>
      <w:numFmt w:val="none"/>
      <w:lvlText w:val="%1.%2.%3.%4.%5.%6.%7.%8."/>
      <w:lvlJc w:val="left"/>
      <w:pPr>
        <w:tabs>
          <w:tab w:val="num" w:pos="0"/>
        </w:tabs>
        <w:ind w:hanging="20"/>
      </w:pPr>
      <w:rPr>
        <w:rFonts w:cs="Times New Roman" w:hint="default"/>
      </w:rPr>
    </w:lvl>
    <w:lvl w:ilvl="8">
      <w:start w:val="1"/>
      <w:numFmt w:val="none"/>
      <w:lvlText w:val="%1.%2.%3.%4.%5.%6.%7.%8.%9."/>
      <w:lvlJc w:val="left"/>
      <w:pPr>
        <w:tabs>
          <w:tab w:val="num" w:pos="0"/>
        </w:tabs>
        <w:ind w:hanging="20"/>
      </w:pPr>
      <w:rPr>
        <w:rFonts w:cs="Times New Roman" w:hint="default"/>
      </w:rPr>
    </w:lvl>
  </w:abstractNum>
  <w:abstractNum w:abstractNumId="44" w15:restartNumberingAfterBreak="0">
    <w:nsid w:val="66132AF6"/>
    <w:multiLevelType w:val="hybridMultilevel"/>
    <w:tmpl w:val="B9BAC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8252567"/>
    <w:multiLevelType w:val="hybridMultilevel"/>
    <w:tmpl w:val="11C2B45A"/>
    <w:lvl w:ilvl="0" w:tplc="C6927172">
      <w:start w:val="1"/>
      <w:numFmt w:val="decimal"/>
      <w:pStyle w:val="Codelisting"/>
      <w:lvlText w:val="%1"/>
      <w:lvlJc w:val="left"/>
      <w:pPr>
        <w:tabs>
          <w:tab w:val="num" w:pos="500"/>
        </w:tabs>
        <w:ind w:left="500" w:hanging="5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6" w15:restartNumberingAfterBreak="0">
    <w:nsid w:val="6C0B3775"/>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47" w15:restartNumberingAfterBreak="0">
    <w:nsid w:val="6CFF3B49"/>
    <w:multiLevelType w:val="hybridMultilevel"/>
    <w:tmpl w:val="1BB0AE1E"/>
    <w:lvl w:ilvl="0" w:tplc="0DF280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93445C"/>
    <w:multiLevelType w:val="multilevel"/>
    <w:tmpl w:val="2DD0D5C0"/>
    <w:lvl w:ilvl="0">
      <w:start w:val="1"/>
      <w:numFmt w:val="lowerLetter"/>
      <w:pStyle w:val="Figurecaption"/>
      <w:lvlText w:val="%1."/>
      <w:lvlJc w:val="right"/>
      <w:pPr>
        <w:tabs>
          <w:tab w:val="num" w:pos="720"/>
        </w:tabs>
        <w:ind w:left="720" w:hanging="140"/>
      </w:pPr>
      <w:rPr>
        <w:rFonts w:cs="Times New Roman" w:hint="default"/>
      </w:rPr>
    </w:lvl>
    <w:lvl w:ilvl="1">
      <w:start w:val="1"/>
      <w:numFmt w:val="none"/>
      <w:lvlText w:val="%2"/>
      <w:lvlJc w:val="left"/>
      <w:pPr>
        <w:tabs>
          <w:tab w:val="num" w:pos="720"/>
        </w:tabs>
        <w:ind w:left="620" w:hanging="260"/>
      </w:pPr>
      <w:rPr>
        <w:rFonts w:cs="Times New Roman" w:hint="default"/>
      </w:rPr>
    </w:lvl>
    <w:lvl w:ilvl="2">
      <w:start w:val="1"/>
      <w:numFmt w:val="none"/>
      <w:lvlText w:val=""/>
      <w:lvlJc w:val="left"/>
      <w:pPr>
        <w:tabs>
          <w:tab w:val="num" w:pos="720"/>
        </w:tabs>
        <w:ind w:left="620" w:hanging="260"/>
      </w:pPr>
      <w:rPr>
        <w:rFonts w:cs="Times New Roman" w:hint="default"/>
      </w:rPr>
    </w:lvl>
    <w:lvl w:ilvl="3">
      <w:start w:val="1"/>
      <w:numFmt w:val="none"/>
      <w:lvlText w:val=""/>
      <w:lvlJc w:val="left"/>
      <w:pPr>
        <w:tabs>
          <w:tab w:val="num" w:pos="720"/>
        </w:tabs>
        <w:ind w:left="620" w:hanging="260"/>
      </w:pPr>
      <w:rPr>
        <w:rFonts w:cs="Times New Roman" w:hint="default"/>
      </w:rPr>
    </w:lvl>
    <w:lvl w:ilvl="4">
      <w:start w:val="1"/>
      <w:numFmt w:val="none"/>
      <w:lvlText w:val=""/>
      <w:lvlJc w:val="left"/>
      <w:pPr>
        <w:tabs>
          <w:tab w:val="num" w:pos="720"/>
        </w:tabs>
        <w:ind w:left="620" w:hanging="260"/>
      </w:pPr>
      <w:rPr>
        <w:rFonts w:cs="Times New Roman" w:hint="default"/>
      </w:rPr>
    </w:lvl>
    <w:lvl w:ilvl="5">
      <w:start w:val="1"/>
      <w:numFmt w:val="none"/>
      <w:lvlText w:val=""/>
      <w:lvlJc w:val="left"/>
      <w:pPr>
        <w:tabs>
          <w:tab w:val="num" w:pos="720"/>
        </w:tabs>
        <w:ind w:left="620" w:hanging="260"/>
      </w:pPr>
      <w:rPr>
        <w:rFonts w:cs="Times New Roman" w:hint="default"/>
      </w:rPr>
    </w:lvl>
    <w:lvl w:ilvl="6">
      <w:start w:val="1"/>
      <w:numFmt w:val="none"/>
      <w:lvlText w:val=""/>
      <w:lvlJc w:val="left"/>
      <w:pPr>
        <w:tabs>
          <w:tab w:val="num" w:pos="720"/>
        </w:tabs>
        <w:ind w:left="620" w:hanging="260"/>
      </w:pPr>
      <w:rPr>
        <w:rFonts w:cs="Times New Roman" w:hint="default"/>
      </w:rPr>
    </w:lvl>
    <w:lvl w:ilvl="7">
      <w:start w:val="1"/>
      <w:numFmt w:val="none"/>
      <w:lvlText w:val=""/>
      <w:lvlJc w:val="left"/>
      <w:pPr>
        <w:tabs>
          <w:tab w:val="num" w:pos="720"/>
        </w:tabs>
        <w:ind w:left="620" w:hanging="260"/>
      </w:pPr>
      <w:rPr>
        <w:rFonts w:cs="Times New Roman" w:hint="default"/>
      </w:rPr>
    </w:lvl>
    <w:lvl w:ilvl="8">
      <w:start w:val="1"/>
      <w:numFmt w:val="none"/>
      <w:lvlText w:val=""/>
      <w:lvlJc w:val="left"/>
      <w:pPr>
        <w:tabs>
          <w:tab w:val="num" w:pos="720"/>
        </w:tabs>
        <w:ind w:left="620" w:hanging="260"/>
      </w:pPr>
      <w:rPr>
        <w:rFonts w:cs="Times New Roman" w:hint="default"/>
      </w:rPr>
    </w:lvl>
  </w:abstractNum>
  <w:abstractNum w:abstractNumId="49" w15:restartNumberingAfterBreak="0">
    <w:nsid w:val="7501672F"/>
    <w:multiLevelType w:val="hybridMultilevel"/>
    <w:tmpl w:val="8E98E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57C7A53"/>
    <w:multiLevelType w:val="hybridMultilevel"/>
    <w:tmpl w:val="1460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C124E9"/>
    <w:multiLevelType w:val="multilevel"/>
    <w:tmpl w:val="3918C140"/>
    <w:lvl w:ilvl="0">
      <w:start w:val="1"/>
      <w:numFmt w:val="decimal"/>
      <w:pStyle w:val="Tablenote"/>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620" w:hanging="260"/>
      </w:pPr>
      <w:rPr>
        <w:rFonts w:cs="Times New Roman" w:hint="default"/>
      </w:rPr>
    </w:lvl>
    <w:lvl w:ilvl="2">
      <w:start w:val="1"/>
      <w:numFmt w:val="none"/>
      <w:lvlText w:val=""/>
      <w:lvlJc w:val="left"/>
      <w:pPr>
        <w:tabs>
          <w:tab w:val="num" w:pos="540"/>
        </w:tabs>
        <w:ind w:left="540" w:hanging="360"/>
      </w:pPr>
      <w:rPr>
        <w:rFonts w:cs="Times New Roman" w:hint="default"/>
      </w:rPr>
    </w:lvl>
    <w:lvl w:ilvl="3">
      <w:start w:val="1"/>
      <w:numFmt w:val="none"/>
      <w:lvlText w:val=""/>
      <w:lvlJc w:val="left"/>
      <w:pPr>
        <w:tabs>
          <w:tab w:val="num" w:pos="540"/>
        </w:tabs>
        <w:ind w:left="540" w:hanging="360"/>
      </w:pPr>
      <w:rPr>
        <w:rFonts w:cs="Times New Roman" w:hint="default"/>
      </w:rPr>
    </w:lvl>
    <w:lvl w:ilvl="4">
      <w:start w:val="1"/>
      <w:numFmt w:val="none"/>
      <w:lvlText w:val=""/>
      <w:lvlJc w:val="left"/>
      <w:pPr>
        <w:tabs>
          <w:tab w:val="num" w:pos="540"/>
        </w:tabs>
        <w:ind w:left="540" w:hanging="360"/>
      </w:pPr>
      <w:rPr>
        <w:rFonts w:cs="Times New Roman" w:hint="default"/>
      </w:rPr>
    </w:lvl>
    <w:lvl w:ilvl="5">
      <w:start w:val="1"/>
      <w:numFmt w:val="none"/>
      <w:lvlText w:val=""/>
      <w:lvlJc w:val="left"/>
      <w:pPr>
        <w:tabs>
          <w:tab w:val="num" w:pos="540"/>
        </w:tabs>
        <w:ind w:left="540" w:hanging="360"/>
      </w:pPr>
      <w:rPr>
        <w:rFonts w:cs="Times New Roman" w:hint="default"/>
      </w:rPr>
    </w:lvl>
    <w:lvl w:ilvl="6">
      <w:start w:val="1"/>
      <w:numFmt w:val="none"/>
      <w:lvlText w:val=""/>
      <w:lvlJc w:val="left"/>
      <w:pPr>
        <w:tabs>
          <w:tab w:val="num" w:pos="540"/>
        </w:tabs>
        <w:ind w:left="540" w:hanging="360"/>
      </w:pPr>
      <w:rPr>
        <w:rFonts w:cs="Times New Roman" w:hint="default"/>
      </w:rPr>
    </w:lvl>
    <w:lvl w:ilvl="7">
      <w:start w:val="1"/>
      <w:numFmt w:val="none"/>
      <w:lvlText w:val=""/>
      <w:lvlJc w:val="left"/>
      <w:pPr>
        <w:tabs>
          <w:tab w:val="num" w:pos="540"/>
        </w:tabs>
        <w:ind w:left="540" w:hanging="360"/>
      </w:pPr>
      <w:rPr>
        <w:rFonts w:cs="Times New Roman" w:hint="default"/>
      </w:rPr>
    </w:lvl>
    <w:lvl w:ilvl="8">
      <w:start w:val="1"/>
      <w:numFmt w:val="none"/>
      <w:lvlText w:val=""/>
      <w:lvlJc w:val="left"/>
      <w:pPr>
        <w:tabs>
          <w:tab w:val="num" w:pos="540"/>
        </w:tabs>
        <w:ind w:left="540" w:hanging="360"/>
      </w:pPr>
      <w:rPr>
        <w:rFonts w:cs="Times New Roman" w:hint="default"/>
      </w:rPr>
    </w:lvl>
  </w:abstractNum>
  <w:abstractNum w:abstractNumId="52" w15:restartNumberingAfterBreak="0">
    <w:nsid w:val="79C0167D"/>
    <w:multiLevelType w:val="hybridMultilevel"/>
    <w:tmpl w:val="D9B6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1"/>
  </w:num>
  <w:num w:numId="3">
    <w:abstractNumId w:val="48"/>
  </w:num>
  <w:num w:numId="4">
    <w:abstractNumId w:val="18"/>
  </w:num>
  <w:num w:numId="5">
    <w:abstractNumId w:val="17"/>
  </w:num>
  <w:num w:numId="6">
    <w:abstractNumId w:val="16"/>
  </w:num>
  <w:num w:numId="7">
    <w:abstractNumId w:val="0"/>
  </w:num>
  <w:num w:numId="8">
    <w:abstractNumId w:val="5"/>
  </w:num>
  <w:num w:numId="9">
    <w:abstractNumId w:val="25"/>
  </w:num>
  <w:num w:numId="10">
    <w:abstractNumId w:val="51"/>
  </w:num>
  <w:num w:numId="11">
    <w:abstractNumId w:val="42"/>
  </w:num>
  <w:num w:numId="12">
    <w:abstractNumId w:val="19"/>
  </w:num>
  <w:num w:numId="13">
    <w:abstractNumId w:val="31"/>
  </w:num>
  <w:num w:numId="14">
    <w:abstractNumId w:val="2"/>
  </w:num>
  <w:num w:numId="15">
    <w:abstractNumId w:val="46"/>
  </w:num>
  <w:num w:numId="16">
    <w:abstractNumId w:val="37"/>
  </w:num>
  <w:num w:numId="17">
    <w:abstractNumId w:val="43"/>
  </w:num>
  <w:num w:numId="18">
    <w:abstractNumId w:val="7"/>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36"/>
  </w:num>
  <w:num w:numId="22">
    <w:abstractNumId w:val="27"/>
  </w:num>
  <w:num w:numId="23">
    <w:abstractNumId w:val="1"/>
  </w:num>
  <w:num w:numId="24">
    <w:abstractNumId w:val="15"/>
  </w:num>
  <w:num w:numId="25">
    <w:abstractNumId w:val="24"/>
  </w:num>
  <w:num w:numId="26">
    <w:abstractNumId w:val="23"/>
  </w:num>
  <w:num w:numId="27">
    <w:abstractNumId w:val="30"/>
  </w:num>
  <w:num w:numId="28">
    <w:abstractNumId w:val="52"/>
  </w:num>
  <w:num w:numId="29">
    <w:abstractNumId w:val="33"/>
  </w:num>
  <w:num w:numId="30">
    <w:abstractNumId w:val="20"/>
  </w:num>
  <w:num w:numId="31">
    <w:abstractNumId w:val="14"/>
  </w:num>
  <w:num w:numId="32">
    <w:abstractNumId w:val="6"/>
  </w:num>
  <w:num w:numId="33">
    <w:abstractNumId w:val="50"/>
  </w:num>
  <w:num w:numId="34">
    <w:abstractNumId w:val="9"/>
  </w:num>
  <w:num w:numId="35">
    <w:abstractNumId w:val="4"/>
  </w:num>
  <w:num w:numId="36">
    <w:abstractNumId w:val="39"/>
  </w:num>
  <w:num w:numId="37">
    <w:abstractNumId w:val="35"/>
  </w:num>
  <w:num w:numId="38">
    <w:abstractNumId w:val="8"/>
  </w:num>
  <w:num w:numId="39">
    <w:abstractNumId w:val="22"/>
  </w:num>
  <w:num w:numId="40">
    <w:abstractNumId w:val="12"/>
  </w:num>
  <w:num w:numId="41">
    <w:abstractNumId w:val="41"/>
  </w:num>
  <w:num w:numId="42">
    <w:abstractNumId w:val="38"/>
  </w:num>
  <w:num w:numId="43">
    <w:abstractNumId w:val="32"/>
  </w:num>
  <w:num w:numId="44">
    <w:abstractNumId w:val="40"/>
  </w:num>
  <w:num w:numId="45">
    <w:abstractNumId w:val="26"/>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9"/>
  </w:num>
  <w:num w:numId="48">
    <w:abstractNumId w:val="3"/>
  </w:num>
  <w:num w:numId="49">
    <w:abstractNumId w:val="47"/>
  </w:num>
  <w:num w:numId="50">
    <w:abstractNumId w:val="28"/>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4"/>
  </w:num>
  <w:num w:numId="53">
    <w:abstractNumId w:val="49"/>
  </w:num>
  <w:num w:numId="54">
    <w:abstractNumId w:val="34"/>
  </w:num>
  <w:num w:numId="55">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youb Rifai">
    <w15:presenceInfo w15:providerId="AD" w15:userId="S::ayoub.rifai@nxp.com::abc303a0-a601-4bdf-b517-79d9d4c4aa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trackRevisions/>
  <w:defaultTabStop w:val="708"/>
  <w:hyphenationZone w:val="425"/>
  <w:characterSpacingControl w:val="doNotCompress"/>
  <w:hdrShapeDefaults>
    <o:shapedefaults v:ext="edit" spidmax="4098"/>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3B3"/>
    <w:rsid w:val="000026AF"/>
    <w:rsid w:val="00013950"/>
    <w:rsid w:val="00020A2E"/>
    <w:rsid w:val="00025D08"/>
    <w:rsid w:val="00025DA1"/>
    <w:rsid w:val="000318D7"/>
    <w:rsid w:val="00041E79"/>
    <w:rsid w:val="000425D3"/>
    <w:rsid w:val="00056A92"/>
    <w:rsid w:val="00062643"/>
    <w:rsid w:val="0006311E"/>
    <w:rsid w:val="0006693D"/>
    <w:rsid w:val="0007038A"/>
    <w:rsid w:val="00077D64"/>
    <w:rsid w:val="0008310A"/>
    <w:rsid w:val="000853A6"/>
    <w:rsid w:val="000854EE"/>
    <w:rsid w:val="000910A1"/>
    <w:rsid w:val="00093DFF"/>
    <w:rsid w:val="000A0E67"/>
    <w:rsid w:val="000B3737"/>
    <w:rsid w:val="000C088D"/>
    <w:rsid w:val="000C10C8"/>
    <w:rsid w:val="000D262B"/>
    <w:rsid w:val="0010025E"/>
    <w:rsid w:val="00110FFC"/>
    <w:rsid w:val="001122D2"/>
    <w:rsid w:val="00116EF7"/>
    <w:rsid w:val="00132975"/>
    <w:rsid w:val="00135BEB"/>
    <w:rsid w:val="00147A56"/>
    <w:rsid w:val="00162303"/>
    <w:rsid w:val="00162361"/>
    <w:rsid w:val="00170090"/>
    <w:rsid w:val="0017127F"/>
    <w:rsid w:val="0017256E"/>
    <w:rsid w:val="001753B3"/>
    <w:rsid w:val="001A048D"/>
    <w:rsid w:val="001C329C"/>
    <w:rsid w:val="001E2BF0"/>
    <w:rsid w:val="001E2C2C"/>
    <w:rsid w:val="001F1C32"/>
    <w:rsid w:val="001F59ED"/>
    <w:rsid w:val="00206BAC"/>
    <w:rsid w:val="0021035D"/>
    <w:rsid w:val="002173C0"/>
    <w:rsid w:val="00225DBE"/>
    <w:rsid w:val="00247FD5"/>
    <w:rsid w:val="00263C9F"/>
    <w:rsid w:val="00270051"/>
    <w:rsid w:val="00286CA5"/>
    <w:rsid w:val="00293651"/>
    <w:rsid w:val="002B134C"/>
    <w:rsid w:val="002B6C8F"/>
    <w:rsid w:val="002C109F"/>
    <w:rsid w:val="002D24CA"/>
    <w:rsid w:val="002D4990"/>
    <w:rsid w:val="002D5F1F"/>
    <w:rsid w:val="002F0DB5"/>
    <w:rsid w:val="002F2C64"/>
    <w:rsid w:val="002F5BB5"/>
    <w:rsid w:val="0031189B"/>
    <w:rsid w:val="00315D99"/>
    <w:rsid w:val="00316BFE"/>
    <w:rsid w:val="00320906"/>
    <w:rsid w:val="00327FBA"/>
    <w:rsid w:val="00351AAC"/>
    <w:rsid w:val="0035679A"/>
    <w:rsid w:val="003617A1"/>
    <w:rsid w:val="0036474D"/>
    <w:rsid w:val="00364E30"/>
    <w:rsid w:val="00367397"/>
    <w:rsid w:val="003720BD"/>
    <w:rsid w:val="00383DB4"/>
    <w:rsid w:val="00384D3B"/>
    <w:rsid w:val="00384E45"/>
    <w:rsid w:val="003926A9"/>
    <w:rsid w:val="00393D63"/>
    <w:rsid w:val="003A7AE9"/>
    <w:rsid w:val="003C0FB6"/>
    <w:rsid w:val="003C1701"/>
    <w:rsid w:val="003D2C2C"/>
    <w:rsid w:val="003D36B9"/>
    <w:rsid w:val="003D5140"/>
    <w:rsid w:val="003F0A3B"/>
    <w:rsid w:val="003F5494"/>
    <w:rsid w:val="003F5C90"/>
    <w:rsid w:val="00403718"/>
    <w:rsid w:val="00403FDA"/>
    <w:rsid w:val="004159AF"/>
    <w:rsid w:val="00426005"/>
    <w:rsid w:val="00435106"/>
    <w:rsid w:val="004518AB"/>
    <w:rsid w:val="00452F24"/>
    <w:rsid w:val="00453B19"/>
    <w:rsid w:val="00466912"/>
    <w:rsid w:val="00470F63"/>
    <w:rsid w:val="00472047"/>
    <w:rsid w:val="00481ECA"/>
    <w:rsid w:val="00484513"/>
    <w:rsid w:val="004973B9"/>
    <w:rsid w:val="004A0420"/>
    <w:rsid w:val="004B1B73"/>
    <w:rsid w:val="004B6062"/>
    <w:rsid w:val="004C1EEE"/>
    <w:rsid w:val="004C458F"/>
    <w:rsid w:val="004D0626"/>
    <w:rsid w:val="004D1307"/>
    <w:rsid w:val="004F0B3C"/>
    <w:rsid w:val="00504C78"/>
    <w:rsid w:val="00512C84"/>
    <w:rsid w:val="00522742"/>
    <w:rsid w:val="005238B9"/>
    <w:rsid w:val="00535EEC"/>
    <w:rsid w:val="00560FB7"/>
    <w:rsid w:val="00571284"/>
    <w:rsid w:val="005822DD"/>
    <w:rsid w:val="005A0D52"/>
    <w:rsid w:val="005A5436"/>
    <w:rsid w:val="005A5979"/>
    <w:rsid w:val="005B6478"/>
    <w:rsid w:val="005D21EB"/>
    <w:rsid w:val="005D5D3C"/>
    <w:rsid w:val="005D6C56"/>
    <w:rsid w:val="005D77FD"/>
    <w:rsid w:val="005E131D"/>
    <w:rsid w:val="005E670B"/>
    <w:rsid w:val="005F375F"/>
    <w:rsid w:val="005F7BED"/>
    <w:rsid w:val="00603A85"/>
    <w:rsid w:val="00606751"/>
    <w:rsid w:val="00617134"/>
    <w:rsid w:val="00621BA3"/>
    <w:rsid w:val="00633272"/>
    <w:rsid w:val="006602F3"/>
    <w:rsid w:val="00665719"/>
    <w:rsid w:val="0067170B"/>
    <w:rsid w:val="006803B6"/>
    <w:rsid w:val="00681741"/>
    <w:rsid w:val="00683B64"/>
    <w:rsid w:val="00683DB9"/>
    <w:rsid w:val="00693050"/>
    <w:rsid w:val="00696671"/>
    <w:rsid w:val="006C24DF"/>
    <w:rsid w:val="006C605F"/>
    <w:rsid w:val="006D023D"/>
    <w:rsid w:val="006D027A"/>
    <w:rsid w:val="006D308C"/>
    <w:rsid w:val="006E49E1"/>
    <w:rsid w:val="006E68D9"/>
    <w:rsid w:val="006F033E"/>
    <w:rsid w:val="006F5545"/>
    <w:rsid w:val="00706C94"/>
    <w:rsid w:val="0072209D"/>
    <w:rsid w:val="00722565"/>
    <w:rsid w:val="00730F93"/>
    <w:rsid w:val="007327D0"/>
    <w:rsid w:val="00733C06"/>
    <w:rsid w:val="00746BB6"/>
    <w:rsid w:val="0074746E"/>
    <w:rsid w:val="00764345"/>
    <w:rsid w:val="00772FCC"/>
    <w:rsid w:val="00776B37"/>
    <w:rsid w:val="007864E2"/>
    <w:rsid w:val="00795845"/>
    <w:rsid w:val="007B5CD8"/>
    <w:rsid w:val="007C4DE9"/>
    <w:rsid w:val="007F0A5A"/>
    <w:rsid w:val="007F3006"/>
    <w:rsid w:val="007F483D"/>
    <w:rsid w:val="007F7F29"/>
    <w:rsid w:val="008138D8"/>
    <w:rsid w:val="00813F9C"/>
    <w:rsid w:val="00816F6A"/>
    <w:rsid w:val="00824AB2"/>
    <w:rsid w:val="0083367C"/>
    <w:rsid w:val="00837048"/>
    <w:rsid w:val="00842529"/>
    <w:rsid w:val="00845D46"/>
    <w:rsid w:val="0085242A"/>
    <w:rsid w:val="00852E22"/>
    <w:rsid w:val="00865989"/>
    <w:rsid w:val="0087469F"/>
    <w:rsid w:val="00877F3F"/>
    <w:rsid w:val="008820A1"/>
    <w:rsid w:val="008A293D"/>
    <w:rsid w:val="008C0CEE"/>
    <w:rsid w:val="008C2A92"/>
    <w:rsid w:val="008C6AF4"/>
    <w:rsid w:val="008D4A3A"/>
    <w:rsid w:val="008E6516"/>
    <w:rsid w:val="008E69EE"/>
    <w:rsid w:val="008E730A"/>
    <w:rsid w:val="008F0C64"/>
    <w:rsid w:val="008F3C25"/>
    <w:rsid w:val="00900B48"/>
    <w:rsid w:val="009053F5"/>
    <w:rsid w:val="00913457"/>
    <w:rsid w:val="00922F21"/>
    <w:rsid w:val="00924BCB"/>
    <w:rsid w:val="00931A48"/>
    <w:rsid w:val="009611D0"/>
    <w:rsid w:val="009A5FFF"/>
    <w:rsid w:val="009A7C5F"/>
    <w:rsid w:val="009B2F1D"/>
    <w:rsid w:val="009B6882"/>
    <w:rsid w:val="009C3DC1"/>
    <w:rsid w:val="009D0CE4"/>
    <w:rsid w:val="009D2B32"/>
    <w:rsid w:val="009D6A4D"/>
    <w:rsid w:val="009E73A4"/>
    <w:rsid w:val="00A054AF"/>
    <w:rsid w:val="00A1185E"/>
    <w:rsid w:val="00A119DC"/>
    <w:rsid w:val="00A14D5A"/>
    <w:rsid w:val="00A31CC0"/>
    <w:rsid w:val="00A65E07"/>
    <w:rsid w:val="00A71B68"/>
    <w:rsid w:val="00A72661"/>
    <w:rsid w:val="00A80E5B"/>
    <w:rsid w:val="00A97A54"/>
    <w:rsid w:val="00AA1108"/>
    <w:rsid w:val="00AA6F07"/>
    <w:rsid w:val="00AC18D0"/>
    <w:rsid w:val="00AD13B5"/>
    <w:rsid w:val="00AD2C6B"/>
    <w:rsid w:val="00AD76A2"/>
    <w:rsid w:val="00B25938"/>
    <w:rsid w:val="00B27459"/>
    <w:rsid w:val="00B34958"/>
    <w:rsid w:val="00B3668E"/>
    <w:rsid w:val="00B37B1F"/>
    <w:rsid w:val="00B43069"/>
    <w:rsid w:val="00B45EE9"/>
    <w:rsid w:val="00B51BC2"/>
    <w:rsid w:val="00B60577"/>
    <w:rsid w:val="00B73D40"/>
    <w:rsid w:val="00B75F5C"/>
    <w:rsid w:val="00B803AF"/>
    <w:rsid w:val="00B84861"/>
    <w:rsid w:val="00B92D57"/>
    <w:rsid w:val="00BA3941"/>
    <w:rsid w:val="00BA72EB"/>
    <w:rsid w:val="00BB6411"/>
    <w:rsid w:val="00BC236B"/>
    <w:rsid w:val="00BC5124"/>
    <w:rsid w:val="00BD2FC9"/>
    <w:rsid w:val="00BD4755"/>
    <w:rsid w:val="00BF1B7D"/>
    <w:rsid w:val="00BF24D2"/>
    <w:rsid w:val="00C00774"/>
    <w:rsid w:val="00C00C94"/>
    <w:rsid w:val="00C13135"/>
    <w:rsid w:val="00C22209"/>
    <w:rsid w:val="00C25799"/>
    <w:rsid w:val="00C25E08"/>
    <w:rsid w:val="00C32035"/>
    <w:rsid w:val="00C3394B"/>
    <w:rsid w:val="00C441FC"/>
    <w:rsid w:val="00C608C4"/>
    <w:rsid w:val="00C614D7"/>
    <w:rsid w:val="00C61630"/>
    <w:rsid w:val="00C6440E"/>
    <w:rsid w:val="00C84A2D"/>
    <w:rsid w:val="00C86024"/>
    <w:rsid w:val="00C878AF"/>
    <w:rsid w:val="00C92F72"/>
    <w:rsid w:val="00C95239"/>
    <w:rsid w:val="00C95C10"/>
    <w:rsid w:val="00C96926"/>
    <w:rsid w:val="00CA1438"/>
    <w:rsid w:val="00CA60A4"/>
    <w:rsid w:val="00CA73F3"/>
    <w:rsid w:val="00CB6A74"/>
    <w:rsid w:val="00CB7AD3"/>
    <w:rsid w:val="00CC0D26"/>
    <w:rsid w:val="00CC1098"/>
    <w:rsid w:val="00CC17C5"/>
    <w:rsid w:val="00CC261E"/>
    <w:rsid w:val="00CC37CE"/>
    <w:rsid w:val="00CD1142"/>
    <w:rsid w:val="00CD2996"/>
    <w:rsid w:val="00CE1416"/>
    <w:rsid w:val="00CE154E"/>
    <w:rsid w:val="00CE5BE8"/>
    <w:rsid w:val="00CE7C9D"/>
    <w:rsid w:val="00D22293"/>
    <w:rsid w:val="00D26BE5"/>
    <w:rsid w:val="00D46EF7"/>
    <w:rsid w:val="00D4701A"/>
    <w:rsid w:val="00D579B0"/>
    <w:rsid w:val="00D71E9E"/>
    <w:rsid w:val="00D80293"/>
    <w:rsid w:val="00D96095"/>
    <w:rsid w:val="00DA1BBF"/>
    <w:rsid w:val="00DA5AC3"/>
    <w:rsid w:val="00DA6E6D"/>
    <w:rsid w:val="00DB2283"/>
    <w:rsid w:val="00DB369D"/>
    <w:rsid w:val="00DC23FD"/>
    <w:rsid w:val="00DC4CCC"/>
    <w:rsid w:val="00DD5B86"/>
    <w:rsid w:val="00DF4311"/>
    <w:rsid w:val="00DF5821"/>
    <w:rsid w:val="00E00AE3"/>
    <w:rsid w:val="00E026AC"/>
    <w:rsid w:val="00E044D5"/>
    <w:rsid w:val="00E12840"/>
    <w:rsid w:val="00E12E80"/>
    <w:rsid w:val="00E22446"/>
    <w:rsid w:val="00E2327E"/>
    <w:rsid w:val="00E3031C"/>
    <w:rsid w:val="00E303BB"/>
    <w:rsid w:val="00E32C1D"/>
    <w:rsid w:val="00E362FB"/>
    <w:rsid w:val="00E42793"/>
    <w:rsid w:val="00E43F98"/>
    <w:rsid w:val="00E639D9"/>
    <w:rsid w:val="00E70950"/>
    <w:rsid w:val="00E83F6B"/>
    <w:rsid w:val="00E862FD"/>
    <w:rsid w:val="00E87CFD"/>
    <w:rsid w:val="00E9044D"/>
    <w:rsid w:val="00EA1915"/>
    <w:rsid w:val="00EA1D64"/>
    <w:rsid w:val="00EA30E5"/>
    <w:rsid w:val="00EB5A0F"/>
    <w:rsid w:val="00EB75FD"/>
    <w:rsid w:val="00EB7892"/>
    <w:rsid w:val="00EC522A"/>
    <w:rsid w:val="00ED2737"/>
    <w:rsid w:val="00ED476C"/>
    <w:rsid w:val="00EF7AF4"/>
    <w:rsid w:val="00F0415F"/>
    <w:rsid w:val="00F05351"/>
    <w:rsid w:val="00F07EAC"/>
    <w:rsid w:val="00F327F5"/>
    <w:rsid w:val="00F359F0"/>
    <w:rsid w:val="00F51660"/>
    <w:rsid w:val="00F52C72"/>
    <w:rsid w:val="00F54C7C"/>
    <w:rsid w:val="00F56F38"/>
    <w:rsid w:val="00F7276E"/>
    <w:rsid w:val="00F752FD"/>
    <w:rsid w:val="00F92A51"/>
    <w:rsid w:val="00FC1850"/>
    <w:rsid w:val="00FD2D67"/>
    <w:rsid w:val="00FE27DB"/>
    <w:rsid w:val="00FE5097"/>
    <w:rsid w:val="00FE5FB6"/>
    <w:rsid w:val="00FE7430"/>
    <w:rsid w:val="00FF05D4"/>
    <w:rsid w:val="00FF2D65"/>
    <w:rsid w:val="00FF58C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4098"/>
    <o:shapelayout v:ext="edit">
      <o:idmap v:ext="edit" data="1"/>
    </o:shapelayout>
  </w:shapeDefaults>
  <w:decimalSymbol w:val=","/>
  <w:listSeparator w:val=";"/>
  <w14:docId w14:val="0380FCA3"/>
  <w15:chartTrackingRefBased/>
  <w15:docId w15:val="{6A6985DE-A027-499F-AEF4-CDB83877E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1307"/>
    <w:pPr>
      <w:spacing w:after="0" w:line="240" w:lineRule="auto"/>
      <w:ind w:left="-1296"/>
    </w:pPr>
    <w:rPr>
      <w:rFonts w:ascii="Arial" w:eastAsia="Times New Roman" w:hAnsi="Arial" w:cs="Arial"/>
      <w:sz w:val="20"/>
      <w:szCs w:val="20"/>
      <w:lang w:val="en-US" w:eastAsia="en-US"/>
    </w:rPr>
  </w:style>
  <w:style w:type="paragraph" w:styleId="Heading1">
    <w:name w:val="heading 1"/>
    <w:basedOn w:val="Bodycolor"/>
    <w:next w:val="Body"/>
    <w:link w:val="Heading1Char"/>
    <w:qFormat/>
    <w:rsid w:val="001753B3"/>
    <w:pPr>
      <w:keepNext/>
      <w:numPr>
        <w:numId w:val="6"/>
      </w:numPr>
      <w:pBdr>
        <w:bottom w:val="single" w:sz="4" w:space="1" w:color="003883"/>
      </w:pBdr>
      <w:spacing w:before="220" w:line="340" w:lineRule="exact"/>
      <w:outlineLvl w:val="0"/>
    </w:pPr>
    <w:rPr>
      <w:b/>
      <w:bCs/>
      <w:sz w:val="28"/>
      <w:szCs w:val="32"/>
    </w:rPr>
  </w:style>
  <w:style w:type="paragraph" w:styleId="Heading2">
    <w:name w:val="heading 2"/>
    <w:basedOn w:val="Bodycolor"/>
    <w:next w:val="Body"/>
    <w:link w:val="Heading2Char"/>
    <w:qFormat/>
    <w:rsid w:val="001753B3"/>
    <w:pPr>
      <w:keepNext/>
      <w:numPr>
        <w:ilvl w:val="1"/>
        <w:numId w:val="6"/>
      </w:numPr>
      <w:spacing w:before="220" w:after="0" w:line="280" w:lineRule="exact"/>
      <w:ind w:left="-950" w:hanging="202"/>
      <w:outlineLvl w:val="1"/>
    </w:pPr>
    <w:rPr>
      <w:b/>
      <w:bCs/>
      <w:iCs/>
      <w:sz w:val="24"/>
      <w:szCs w:val="28"/>
    </w:rPr>
  </w:style>
  <w:style w:type="paragraph" w:styleId="Heading3">
    <w:name w:val="heading 3"/>
    <w:basedOn w:val="Bodycolor"/>
    <w:next w:val="Body"/>
    <w:link w:val="Heading3Char"/>
    <w:qFormat/>
    <w:rsid w:val="001753B3"/>
    <w:pPr>
      <w:keepNext/>
      <w:numPr>
        <w:ilvl w:val="2"/>
        <w:numId w:val="6"/>
      </w:numPr>
      <w:spacing w:before="120" w:after="0" w:line="260" w:lineRule="exact"/>
      <w:ind w:left="-662" w:hanging="202"/>
      <w:outlineLvl w:val="2"/>
    </w:pPr>
    <w:rPr>
      <w:b/>
      <w:bCs/>
      <w:sz w:val="22"/>
      <w:szCs w:val="26"/>
    </w:rPr>
  </w:style>
  <w:style w:type="paragraph" w:styleId="Heading4">
    <w:name w:val="heading 4"/>
    <w:basedOn w:val="Bodycolor"/>
    <w:next w:val="Body"/>
    <w:link w:val="Heading4Char"/>
    <w:qFormat/>
    <w:rsid w:val="001753B3"/>
    <w:pPr>
      <w:keepNext/>
      <w:numPr>
        <w:ilvl w:val="3"/>
        <w:numId w:val="6"/>
      </w:numPr>
      <w:spacing w:after="0" w:line="260" w:lineRule="exact"/>
      <w:outlineLvl w:val="3"/>
    </w:pPr>
    <w:rPr>
      <w:b/>
      <w:bCs/>
      <w:szCs w:val="28"/>
    </w:rPr>
  </w:style>
  <w:style w:type="paragraph" w:styleId="Heading5">
    <w:name w:val="heading 5"/>
    <w:basedOn w:val="Bodycolor"/>
    <w:next w:val="Body"/>
    <w:link w:val="Heading5Char"/>
    <w:qFormat/>
    <w:rsid w:val="001753B3"/>
    <w:pPr>
      <w:spacing w:after="0"/>
      <w:outlineLvl w:val="4"/>
    </w:pPr>
    <w:rPr>
      <w:b/>
      <w:szCs w:val="26"/>
    </w:rPr>
  </w:style>
  <w:style w:type="paragraph" w:styleId="Heading6">
    <w:name w:val="heading 6"/>
    <w:basedOn w:val="Normal"/>
    <w:next w:val="Normal"/>
    <w:link w:val="Heading6Char"/>
    <w:qFormat/>
    <w:rsid w:val="001753B3"/>
    <w:pPr>
      <w:spacing w:before="240" w:after="60"/>
      <w:outlineLvl w:val="5"/>
    </w:pPr>
    <w:rPr>
      <w:rFonts w:ascii="Times New Roman" w:hAnsi="Times New Roman" w:cs="Times New Roman"/>
      <w:b/>
      <w:bCs/>
      <w:sz w:val="22"/>
      <w:szCs w:val="22"/>
    </w:rPr>
  </w:style>
  <w:style w:type="paragraph" w:styleId="Heading7">
    <w:name w:val="heading 7"/>
    <w:basedOn w:val="Normal"/>
    <w:next w:val="Normal"/>
    <w:link w:val="Heading7Char"/>
    <w:qFormat/>
    <w:rsid w:val="001753B3"/>
    <w:pPr>
      <w:spacing w:before="240" w:after="60"/>
      <w:outlineLvl w:val="6"/>
    </w:pPr>
    <w:rPr>
      <w:rFonts w:ascii="Times New Roman" w:hAnsi="Times New Roman" w:cs="Times New Roman"/>
      <w:sz w:val="24"/>
      <w:szCs w:val="24"/>
    </w:rPr>
  </w:style>
  <w:style w:type="paragraph" w:styleId="Heading8">
    <w:name w:val="heading 8"/>
    <w:basedOn w:val="Normal"/>
    <w:next w:val="Normal"/>
    <w:link w:val="Heading8Char"/>
    <w:qFormat/>
    <w:rsid w:val="001753B3"/>
    <w:pPr>
      <w:spacing w:before="240" w:after="60"/>
      <w:outlineLvl w:val="7"/>
    </w:pPr>
    <w:rPr>
      <w:rFonts w:ascii="Times New Roman" w:hAnsi="Times New Roman" w:cs="Times New Roman"/>
      <w:i/>
      <w:iCs/>
      <w:sz w:val="24"/>
      <w:szCs w:val="24"/>
    </w:rPr>
  </w:style>
  <w:style w:type="paragraph" w:styleId="Heading9">
    <w:name w:val="heading 9"/>
    <w:basedOn w:val="Normal"/>
    <w:next w:val="Normal"/>
    <w:link w:val="Heading9Char"/>
    <w:qFormat/>
    <w:rsid w:val="001753B3"/>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53B3"/>
    <w:rPr>
      <w:rFonts w:ascii="Arial" w:eastAsia="Times New Roman" w:hAnsi="Arial" w:cs="Arial"/>
      <w:b/>
      <w:bCs/>
      <w:color w:val="5E89C1"/>
      <w:sz w:val="28"/>
      <w:szCs w:val="32"/>
      <w:lang w:val="en-US"/>
    </w:rPr>
  </w:style>
  <w:style w:type="character" w:customStyle="1" w:styleId="Heading2Char">
    <w:name w:val="Heading 2 Char"/>
    <w:basedOn w:val="DefaultParagraphFont"/>
    <w:link w:val="Heading2"/>
    <w:rsid w:val="001753B3"/>
    <w:rPr>
      <w:rFonts w:ascii="Arial" w:eastAsia="Times New Roman" w:hAnsi="Arial" w:cs="Arial"/>
      <w:b/>
      <w:bCs/>
      <w:iCs/>
      <w:color w:val="5E89C1"/>
      <w:sz w:val="24"/>
      <w:szCs w:val="28"/>
      <w:lang w:val="en-US"/>
    </w:rPr>
  </w:style>
  <w:style w:type="character" w:customStyle="1" w:styleId="Heading3Char">
    <w:name w:val="Heading 3 Char"/>
    <w:basedOn w:val="DefaultParagraphFont"/>
    <w:link w:val="Heading3"/>
    <w:rsid w:val="001753B3"/>
    <w:rPr>
      <w:rFonts w:ascii="Arial" w:eastAsia="Times New Roman" w:hAnsi="Arial" w:cs="Arial"/>
      <w:b/>
      <w:bCs/>
      <w:color w:val="5E89C1"/>
      <w:szCs w:val="26"/>
      <w:lang w:val="en-US"/>
    </w:rPr>
  </w:style>
  <w:style w:type="character" w:customStyle="1" w:styleId="Heading4Char">
    <w:name w:val="Heading 4 Char"/>
    <w:basedOn w:val="DefaultParagraphFont"/>
    <w:link w:val="Heading4"/>
    <w:rsid w:val="001753B3"/>
    <w:rPr>
      <w:rFonts w:ascii="Arial" w:eastAsia="Times New Roman" w:hAnsi="Arial" w:cs="Arial"/>
      <w:b/>
      <w:bCs/>
      <w:color w:val="5E89C1"/>
      <w:sz w:val="20"/>
      <w:szCs w:val="28"/>
      <w:lang w:val="en-US"/>
    </w:rPr>
  </w:style>
  <w:style w:type="character" w:customStyle="1" w:styleId="Heading5Char">
    <w:name w:val="Heading 5 Char"/>
    <w:basedOn w:val="DefaultParagraphFont"/>
    <w:link w:val="Heading5"/>
    <w:rsid w:val="001753B3"/>
    <w:rPr>
      <w:rFonts w:ascii="Arial" w:eastAsia="Times New Roman" w:hAnsi="Arial" w:cs="Arial"/>
      <w:b/>
      <w:color w:val="5E89C1"/>
      <w:sz w:val="20"/>
      <w:szCs w:val="26"/>
      <w:lang w:val="en-US"/>
    </w:rPr>
  </w:style>
  <w:style w:type="character" w:customStyle="1" w:styleId="Heading6Char">
    <w:name w:val="Heading 6 Char"/>
    <w:basedOn w:val="DefaultParagraphFont"/>
    <w:link w:val="Heading6"/>
    <w:rsid w:val="001753B3"/>
    <w:rPr>
      <w:rFonts w:ascii="Times New Roman" w:eastAsia="Times New Roman" w:hAnsi="Times New Roman" w:cs="Times New Roman"/>
      <w:b/>
      <w:bCs/>
      <w:lang w:val="en-US" w:eastAsia="en-US"/>
    </w:rPr>
  </w:style>
  <w:style w:type="character" w:customStyle="1" w:styleId="Heading7Char">
    <w:name w:val="Heading 7 Char"/>
    <w:basedOn w:val="DefaultParagraphFont"/>
    <w:link w:val="Heading7"/>
    <w:rsid w:val="001753B3"/>
    <w:rPr>
      <w:rFonts w:ascii="Times New Roman" w:eastAsia="Times New Roman" w:hAnsi="Times New Roman" w:cs="Times New Roman"/>
      <w:sz w:val="24"/>
      <w:szCs w:val="24"/>
      <w:lang w:val="en-US" w:eastAsia="en-US"/>
    </w:rPr>
  </w:style>
  <w:style w:type="character" w:customStyle="1" w:styleId="Heading8Char">
    <w:name w:val="Heading 8 Char"/>
    <w:basedOn w:val="DefaultParagraphFont"/>
    <w:link w:val="Heading8"/>
    <w:rsid w:val="001753B3"/>
    <w:rPr>
      <w:rFonts w:ascii="Times New Roman" w:eastAsia="Times New Roman" w:hAnsi="Times New Roman" w:cs="Times New Roman"/>
      <w:i/>
      <w:iCs/>
      <w:sz w:val="24"/>
      <w:szCs w:val="24"/>
      <w:lang w:val="en-US" w:eastAsia="en-US"/>
    </w:rPr>
  </w:style>
  <w:style w:type="character" w:customStyle="1" w:styleId="Heading9Char">
    <w:name w:val="Heading 9 Char"/>
    <w:basedOn w:val="DefaultParagraphFont"/>
    <w:link w:val="Heading9"/>
    <w:rsid w:val="001753B3"/>
    <w:rPr>
      <w:rFonts w:ascii="Arial" w:eastAsia="Times New Roman" w:hAnsi="Arial" w:cs="Arial"/>
      <w:lang w:val="en-US" w:eastAsia="en-US"/>
    </w:rPr>
  </w:style>
  <w:style w:type="paragraph" w:customStyle="1" w:styleId="Bodycolor">
    <w:name w:val="Body color"/>
    <w:basedOn w:val="Body"/>
    <w:next w:val="Body"/>
    <w:semiHidden/>
    <w:rsid w:val="001753B3"/>
    <w:rPr>
      <w:color w:val="5E89C1"/>
    </w:rPr>
  </w:style>
  <w:style w:type="paragraph" w:customStyle="1" w:styleId="Body">
    <w:name w:val="Body"/>
    <w:link w:val="BodyChar"/>
    <w:autoRedefine/>
    <w:qFormat/>
    <w:rsid w:val="00263C9F"/>
    <w:pPr>
      <w:spacing w:before="100" w:after="80" w:line="250" w:lineRule="exact"/>
    </w:pPr>
    <w:rPr>
      <w:rFonts w:ascii="Arial" w:eastAsia="Times New Roman" w:hAnsi="Arial" w:cs="Arial"/>
      <w:sz w:val="20"/>
      <w:szCs w:val="20"/>
      <w:lang w:val="en-US"/>
    </w:rPr>
  </w:style>
  <w:style w:type="paragraph" w:customStyle="1" w:styleId="Legalbody">
    <w:name w:val="Legal body"/>
    <w:basedOn w:val="Body"/>
    <w:rsid w:val="001753B3"/>
    <w:pPr>
      <w:spacing w:before="80" w:after="0" w:line="180" w:lineRule="exact"/>
    </w:pPr>
    <w:rPr>
      <w:sz w:val="14"/>
    </w:rPr>
  </w:style>
  <w:style w:type="paragraph" w:customStyle="1" w:styleId="Tabledescription">
    <w:name w:val="Table description"/>
    <w:basedOn w:val="Body"/>
    <w:rsid w:val="001753B3"/>
    <w:pPr>
      <w:keepNext/>
      <w:spacing w:before="0" w:after="0" w:line="220" w:lineRule="exact"/>
    </w:pPr>
    <w:rPr>
      <w:i/>
      <w:sz w:val="18"/>
    </w:rPr>
  </w:style>
  <w:style w:type="paragraph" w:customStyle="1" w:styleId="Tablebody">
    <w:name w:val="Table body"/>
    <w:basedOn w:val="Body"/>
    <w:rsid w:val="001753B3"/>
    <w:pPr>
      <w:spacing w:before="0" w:after="60" w:line="220" w:lineRule="exact"/>
    </w:pPr>
    <w:rPr>
      <w:sz w:val="18"/>
    </w:rPr>
  </w:style>
  <w:style w:type="paragraph" w:customStyle="1" w:styleId="Tablenote">
    <w:name w:val="Table note"/>
    <w:basedOn w:val="Body"/>
    <w:rsid w:val="001753B3"/>
    <w:pPr>
      <w:numPr>
        <w:numId w:val="10"/>
      </w:numPr>
      <w:tabs>
        <w:tab w:val="left" w:pos="620"/>
      </w:tabs>
      <w:spacing w:before="60" w:after="0" w:line="200" w:lineRule="exact"/>
    </w:pPr>
    <w:rPr>
      <w:sz w:val="16"/>
    </w:rPr>
  </w:style>
  <w:style w:type="paragraph" w:customStyle="1" w:styleId="Orderedlist">
    <w:name w:val="Ordered list"/>
    <w:basedOn w:val="Body"/>
    <w:rsid w:val="001753B3"/>
    <w:pPr>
      <w:numPr>
        <w:numId w:val="8"/>
      </w:numPr>
      <w:tabs>
        <w:tab w:val="left" w:pos="620"/>
      </w:tabs>
      <w:spacing w:before="80" w:after="0"/>
    </w:pPr>
  </w:style>
  <w:style w:type="paragraph" w:customStyle="1" w:styleId="FootnoteSeparator">
    <w:name w:val="Footnote Separator"/>
    <w:autoRedefine/>
    <w:semiHidden/>
    <w:rsid w:val="001753B3"/>
    <w:pPr>
      <w:spacing w:after="0" w:line="240" w:lineRule="auto"/>
    </w:pPr>
    <w:rPr>
      <w:rFonts w:ascii="Arial" w:eastAsia="Times New Roman" w:hAnsi="Arial" w:cs="Times New Roman"/>
      <w:noProof/>
      <w:sz w:val="2"/>
      <w:szCs w:val="20"/>
      <w:lang w:val="en-US" w:eastAsia="en-US"/>
    </w:rPr>
  </w:style>
  <w:style w:type="paragraph" w:customStyle="1" w:styleId="Figurecaption">
    <w:name w:val="Figure caption"/>
    <w:basedOn w:val="Body"/>
    <w:rsid w:val="001753B3"/>
    <w:pPr>
      <w:keepNext/>
      <w:numPr>
        <w:numId w:val="3"/>
      </w:numPr>
      <w:spacing w:before="0" w:after="0" w:line="200" w:lineRule="exact"/>
    </w:pPr>
    <w:rPr>
      <w:sz w:val="18"/>
    </w:rPr>
  </w:style>
  <w:style w:type="paragraph" w:customStyle="1" w:styleId="Figurenote">
    <w:name w:val="Figure note"/>
    <w:basedOn w:val="Body"/>
    <w:rsid w:val="001753B3"/>
    <w:pPr>
      <w:keepNext/>
      <w:numPr>
        <w:numId w:val="19"/>
      </w:numPr>
      <w:spacing w:before="60" w:after="0" w:line="200" w:lineRule="exact"/>
    </w:pPr>
    <w:rPr>
      <w:sz w:val="16"/>
    </w:rPr>
  </w:style>
  <w:style w:type="character" w:styleId="Hyperlink">
    <w:name w:val="Hyperlink"/>
    <w:basedOn w:val="DefaultParagraphFont"/>
    <w:uiPriority w:val="99"/>
    <w:rsid w:val="001753B3"/>
    <w:rPr>
      <w:color w:val="0000FF"/>
      <w:u w:val="single"/>
    </w:rPr>
  </w:style>
  <w:style w:type="paragraph" w:styleId="FootnoteText">
    <w:name w:val="footnote text"/>
    <w:basedOn w:val="Body"/>
    <w:link w:val="FootnoteTextChar"/>
    <w:semiHidden/>
    <w:rsid w:val="001753B3"/>
    <w:pPr>
      <w:tabs>
        <w:tab w:val="left" w:pos="-1640"/>
      </w:tabs>
      <w:spacing w:before="40" w:after="0" w:line="200" w:lineRule="exact"/>
      <w:ind w:left="360" w:right="360" w:hanging="360"/>
    </w:pPr>
    <w:rPr>
      <w:sz w:val="16"/>
    </w:rPr>
  </w:style>
  <w:style w:type="character" w:customStyle="1" w:styleId="FootnoteTextChar">
    <w:name w:val="Footnote Text Char"/>
    <w:basedOn w:val="DefaultParagraphFont"/>
    <w:link w:val="FootnoteText"/>
    <w:semiHidden/>
    <w:rsid w:val="001753B3"/>
    <w:rPr>
      <w:rFonts w:ascii="Arial" w:eastAsia="Times New Roman" w:hAnsi="Arial" w:cs="Arial"/>
      <w:sz w:val="16"/>
      <w:szCs w:val="20"/>
      <w:lang w:val="en-US"/>
    </w:rPr>
  </w:style>
  <w:style w:type="paragraph" w:customStyle="1" w:styleId="FootnoteText2">
    <w:name w:val="Footnote Text 2"/>
    <w:basedOn w:val="FootnoteText"/>
    <w:rsid w:val="001753B3"/>
    <w:pPr>
      <w:numPr>
        <w:numId w:val="5"/>
      </w:numPr>
      <w:ind w:left="720" w:hanging="360"/>
    </w:pPr>
  </w:style>
  <w:style w:type="character" w:customStyle="1" w:styleId="Crossreference">
    <w:name w:val="Cross reference"/>
    <w:rsid w:val="001753B3"/>
    <w:rPr>
      <w:color w:val="0000FF"/>
      <w:u w:val="single"/>
    </w:rPr>
  </w:style>
  <w:style w:type="paragraph" w:customStyle="1" w:styleId="Codelisting">
    <w:name w:val="Code listing"/>
    <w:basedOn w:val="Body"/>
    <w:rsid w:val="001753B3"/>
    <w:pPr>
      <w:numPr>
        <w:numId w:val="1"/>
      </w:numPr>
      <w:tabs>
        <w:tab w:val="left" w:pos="1000"/>
        <w:tab w:val="left" w:pos="1500"/>
        <w:tab w:val="left" w:pos="2000"/>
        <w:tab w:val="left" w:pos="2500"/>
        <w:tab w:val="left" w:pos="3000"/>
        <w:tab w:val="left" w:pos="3500"/>
        <w:tab w:val="left" w:pos="4000"/>
        <w:tab w:val="left" w:pos="4500"/>
        <w:tab w:val="left" w:pos="5000"/>
      </w:tabs>
      <w:spacing w:before="0" w:after="0" w:line="250" w:lineRule="atLeast"/>
    </w:pPr>
    <w:rPr>
      <w:rFonts w:ascii="Courier New" w:hAnsi="Courier New"/>
      <w:noProof/>
      <w:spacing w:val="12"/>
      <w:w w:val="66"/>
    </w:rPr>
  </w:style>
  <w:style w:type="paragraph" w:styleId="TOC1">
    <w:name w:val="toc 1"/>
    <w:basedOn w:val="Body"/>
    <w:next w:val="Body"/>
    <w:uiPriority w:val="39"/>
    <w:rsid w:val="001753B3"/>
    <w:pPr>
      <w:tabs>
        <w:tab w:val="left" w:pos="680"/>
        <w:tab w:val="right" w:leader="dot" w:pos="4760"/>
      </w:tabs>
      <w:spacing w:before="40" w:after="20" w:line="220" w:lineRule="exact"/>
      <w:ind w:left="680" w:hanging="680"/>
    </w:pPr>
    <w:rPr>
      <w:b/>
      <w:noProof/>
      <w:sz w:val="18"/>
      <w:szCs w:val="28"/>
    </w:rPr>
  </w:style>
  <w:style w:type="paragraph" w:styleId="TOC2">
    <w:name w:val="toc 2"/>
    <w:basedOn w:val="Body"/>
    <w:next w:val="Body"/>
    <w:uiPriority w:val="39"/>
    <w:rsid w:val="001753B3"/>
    <w:pPr>
      <w:tabs>
        <w:tab w:val="left" w:pos="840"/>
        <w:tab w:val="right" w:leader="dot" w:pos="4760"/>
      </w:tabs>
      <w:spacing w:before="0" w:after="0" w:line="220" w:lineRule="exact"/>
      <w:ind w:left="840" w:hanging="840"/>
    </w:pPr>
    <w:rPr>
      <w:noProof/>
      <w:sz w:val="18"/>
    </w:rPr>
  </w:style>
  <w:style w:type="paragraph" w:styleId="TOC3">
    <w:name w:val="toc 3"/>
    <w:basedOn w:val="TOC2"/>
    <w:next w:val="Body"/>
    <w:uiPriority w:val="39"/>
    <w:rsid w:val="001753B3"/>
  </w:style>
  <w:style w:type="paragraph" w:styleId="TOC4">
    <w:name w:val="toc 4"/>
    <w:basedOn w:val="TOC2"/>
    <w:next w:val="Body"/>
    <w:uiPriority w:val="39"/>
    <w:rsid w:val="001753B3"/>
  </w:style>
  <w:style w:type="paragraph" w:styleId="TOC5">
    <w:name w:val="toc 5"/>
    <w:basedOn w:val="TOC2"/>
    <w:next w:val="Normal"/>
    <w:autoRedefine/>
    <w:uiPriority w:val="39"/>
    <w:rsid w:val="001753B3"/>
  </w:style>
  <w:style w:type="character" w:styleId="FootnoteReference">
    <w:name w:val="footnote reference"/>
    <w:basedOn w:val="DefaultParagraphFont"/>
    <w:semiHidden/>
    <w:rsid w:val="001753B3"/>
    <w:rPr>
      <w:rFonts w:cs="Times New Roman"/>
      <w:vertAlign w:val="superscript"/>
    </w:rPr>
  </w:style>
  <w:style w:type="paragraph" w:customStyle="1" w:styleId="Tabletitle">
    <w:name w:val="Table title"/>
    <w:basedOn w:val="Bodycolor"/>
    <w:next w:val="Tabledescription"/>
    <w:rsid w:val="001753B3"/>
    <w:pPr>
      <w:keepNext/>
      <w:numPr>
        <w:numId w:val="14"/>
      </w:numPr>
      <w:tabs>
        <w:tab w:val="left" w:pos="960"/>
      </w:tabs>
      <w:spacing w:before="240" w:after="0" w:line="220" w:lineRule="exact"/>
    </w:pPr>
    <w:rPr>
      <w:b/>
      <w:sz w:val="18"/>
    </w:rPr>
  </w:style>
  <w:style w:type="paragraph" w:customStyle="1" w:styleId="Tablenotewide">
    <w:name w:val="Table note wide"/>
    <w:basedOn w:val="Body"/>
    <w:rsid w:val="001753B3"/>
    <w:pPr>
      <w:numPr>
        <w:numId w:val="11"/>
      </w:numPr>
      <w:tabs>
        <w:tab w:val="left" w:pos="-1380"/>
      </w:tabs>
      <w:spacing w:before="60" w:after="0" w:line="200" w:lineRule="exact"/>
    </w:pPr>
    <w:rPr>
      <w:rFonts w:cs="Times New Roman"/>
      <w:sz w:val="16"/>
    </w:rPr>
  </w:style>
  <w:style w:type="paragraph" w:customStyle="1" w:styleId="Figuretitle">
    <w:name w:val="Figure title"/>
    <w:basedOn w:val="Bodycolor"/>
    <w:qFormat/>
    <w:rsid w:val="001753B3"/>
    <w:pPr>
      <w:numPr>
        <w:numId w:val="4"/>
      </w:numPr>
      <w:tabs>
        <w:tab w:val="left" w:pos="720"/>
      </w:tabs>
      <w:spacing w:before="0" w:after="0" w:line="220" w:lineRule="exact"/>
    </w:pPr>
    <w:rPr>
      <w:b/>
      <w:sz w:val="18"/>
    </w:rPr>
  </w:style>
  <w:style w:type="paragraph" w:customStyle="1" w:styleId="Equationnumber">
    <w:name w:val="Equation number"/>
    <w:basedOn w:val="Bodycolor"/>
    <w:next w:val="Body"/>
    <w:rsid w:val="001753B3"/>
    <w:pPr>
      <w:framePr w:hSpace="180" w:vSpace="180" w:wrap="around" w:vAnchor="text" w:hAnchor="page" w:x="10601" w:y="81"/>
      <w:numPr>
        <w:numId w:val="13"/>
      </w:numPr>
      <w:spacing w:before="0" w:after="0" w:line="100" w:lineRule="atLeast"/>
    </w:pPr>
    <w:rPr>
      <w:b/>
      <w:sz w:val="18"/>
    </w:rPr>
  </w:style>
  <w:style w:type="character" w:customStyle="1" w:styleId="Tablenotereference">
    <w:name w:val="Table note reference"/>
    <w:rsid w:val="001753B3"/>
    <w:rPr>
      <w:color w:val="0000FF"/>
      <w:u w:val="single"/>
      <w:vertAlign w:val="superscript"/>
    </w:rPr>
  </w:style>
  <w:style w:type="paragraph" w:customStyle="1" w:styleId="Heading1Landscape">
    <w:name w:val="Heading 1 Landscape"/>
    <w:basedOn w:val="Heading1"/>
    <w:next w:val="Body"/>
    <w:rsid w:val="001753B3"/>
    <w:pPr>
      <w:tabs>
        <w:tab w:val="clear" w:pos="-1500"/>
        <w:tab w:val="left" w:pos="500"/>
      </w:tabs>
      <w:ind w:left="500"/>
    </w:pPr>
  </w:style>
  <w:style w:type="character" w:customStyle="1" w:styleId="Heading50">
    <w:name w:val="Heading5"/>
    <w:basedOn w:val="CharColor"/>
    <w:rsid w:val="001753B3"/>
    <w:rPr>
      <w:rFonts w:ascii="Arial" w:hAnsi="Arial" w:cs="Times New Roman"/>
      <w:b/>
      <w:color w:val="5E89C1"/>
      <w:sz w:val="20"/>
    </w:rPr>
  </w:style>
  <w:style w:type="character" w:customStyle="1" w:styleId="CharColor">
    <w:name w:val="CharColor"/>
    <w:basedOn w:val="DefaultParagraphFont"/>
    <w:semiHidden/>
    <w:rsid w:val="001753B3"/>
    <w:rPr>
      <w:rFonts w:cs="Times New Roman"/>
      <w:color w:val="5E89C1"/>
    </w:rPr>
  </w:style>
  <w:style w:type="paragraph" w:customStyle="1" w:styleId="zFooterTopCenter">
    <w:name w:val="z_Footer TopCenter"/>
    <w:basedOn w:val="Tabletitleunnumbered"/>
    <w:semiHidden/>
    <w:rsid w:val="001753B3"/>
    <w:pPr>
      <w:keepNext w:val="0"/>
      <w:framePr w:wrap="around" w:vAnchor="text" w:hAnchor="text" w:y="1"/>
      <w:spacing w:line="240" w:lineRule="auto"/>
      <w:suppressOverlap/>
      <w:jc w:val="center"/>
    </w:pPr>
    <w:rPr>
      <w:b w:val="0"/>
      <w:color w:val="auto"/>
      <w:sz w:val="10"/>
    </w:rPr>
  </w:style>
  <w:style w:type="paragraph" w:customStyle="1" w:styleId="Unorderedlist">
    <w:name w:val="Unordered list"/>
    <w:basedOn w:val="Body"/>
    <w:rsid w:val="001753B3"/>
    <w:pPr>
      <w:numPr>
        <w:numId w:val="12"/>
      </w:numPr>
      <w:tabs>
        <w:tab w:val="left" w:pos="360"/>
        <w:tab w:val="left" w:pos="620"/>
      </w:tabs>
      <w:spacing w:before="80" w:after="0"/>
    </w:pPr>
  </w:style>
  <w:style w:type="paragraph" w:customStyle="1" w:styleId="Figurenotepara">
    <w:name w:val="Figure note para"/>
    <w:basedOn w:val="Figurenote"/>
    <w:rsid w:val="001753B3"/>
    <w:pPr>
      <w:numPr>
        <w:numId w:val="0"/>
      </w:numPr>
      <w:ind w:left="720"/>
    </w:pPr>
  </w:style>
  <w:style w:type="paragraph" w:customStyle="1" w:styleId="Heading1Legal">
    <w:name w:val="Heading 1 Legal"/>
    <w:basedOn w:val="Heading1"/>
    <w:next w:val="Legalbody"/>
    <w:rsid w:val="001753B3"/>
    <w:pPr>
      <w:tabs>
        <w:tab w:val="clear" w:pos="-1500"/>
        <w:tab w:val="left" w:pos="500"/>
      </w:tabs>
      <w:spacing w:before="0"/>
      <w:ind w:left="500"/>
    </w:pPr>
  </w:style>
  <w:style w:type="paragraph" w:customStyle="1" w:styleId="Referencelist">
    <w:name w:val="Reference list"/>
    <w:basedOn w:val="Body"/>
    <w:rsid w:val="001753B3"/>
    <w:pPr>
      <w:numPr>
        <w:numId w:val="9"/>
      </w:numPr>
    </w:pPr>
    <w:rPr>
      <w:bCs/>
    </w:rPr>
  </w:style>
  <w:style w:type="paragraph" w:customStyle="1" w:styleId="Plainlist">
    <w:name w:val="Plain list"/>
    <w:basedOn w:val="Body"/>
    <w:rsid w:val="001753B3"/>
    <w:pPr>
      <w:spacing w:before="80" w:after="0"/>
      <w:ind w:left="360"/>
    </w:pPr>
  </w:style>
  <w:style w:type="paragraph" w:customStyle="1" w:styleId="Plainlist2">
    <w:name w:val="Plain list 2"/>
    <w:basedOn w:val="Plainlist"/>
    <w:rsid w:val="001753B3"/>
    <w:pPr>
      <w:ind w:left="620"/>
    </w:pPr>
  </w:style>
  <w:style w:type="character" w:customStyle="1" w:styleId="Inlinecode">
    <w:name w:val="Inline code"/>
    <w:basedOn w:val="DefaultParagraphFont"/>
    <w:rsid w:val="001753B3"/>
    <w:rPr>
      <w:rFonts w:ascii="Courier New" w:hAnsi="Courier New" w:cs="Times New Roman"/>
      <w:noProof/>
      <w:spacing w:val="12"/>
      <w:w w:val="66"/>
      <w:lang w:val="en-US"/>
    </w:rPr>
  </w:style>
  <w:style w:type="paragraph" w:customStyle="1" w:styleId="Tablehead">
    <w:name w:val="Table head"/>
    <w:basedOn w:val="Tablebody"/>
    <w:rsid w:val="001753B3"/>
    <w:rPr>
      <w:b/>
    </w:rPr>
  </w:style>
  <w:style w:type="paragraph" w:customStyle="1" w:styleId="Tabletitleunnumbered">
    <w:name w:val="Table title unnumbered"/>
    <w:basedOn w:val="Tabletitle"/>
    <w:rsid w:val="001753B3"/>
    <w:pPr>
      <w:numPr>
        <w:numId w:val="0"/>
      </w:numPr>
      <w:tabs>
        <w:tab w:val="left" w:pos="960"/>
      </w:tabs>
      <w:spacing w:before="0"/>
    </w:pPr>
    <w:rPr>
      <w:bCs/>
    </w:rPr>
  </w:style>
  <w:style w:type="paragraph" w:customStyle="1" w:styleId="Codelistingwide">
    <w:name w:val="Code listing wide"/>
    <w:basedOn w:val="Codelisting"/>
    <w:rsid w:val="001753B3"/>
    <w:pPr>
      <w:numPr>
        <w:numId w:val="2"/>
      </w:numPr>
      <w:tabs>
        <w:tab w:val="left" w:pos="-1000"/>
        <w:tab w:val="left" w:pos="-500"/>
        <w:tab w:val="left" w:pos="0"/>
        <w:tab w:val="left" w:pos="500"/>
        <w:tab w:val="num" w:pos="1209"/>
      </w:tabs>
    </w:pPr>
  </w:style>
  <w:style w:type="paragraph" w:customStyle="1" w:styleId="Tabledescriptionwide">
    <w:name w:val="Table description wide"/>
    <w:basedOn w:val="Tabledescription"/>
    <w:rsid w:val="001753B3"/>
    <w:pPr>
      <w:ind w:left="-2000"/>
    </w:pPr>
  </w:style>
  <w:style w:type="paragraph" w:styleId="Index1">
    <w:name w:val="index 1"/>
    <w:basedOn w:val="Normal"/>
    <w:next w:val="Normal"/>
    <w:autoRedefine/>
    <w:semiHidden/>
    <w:rsid w:val="001753B3"/>
    <w:pPr>
      <w:tabs>
        <w:tab w:val="left" w:leader="dot" w:pos="4640"/>
      </w:tabs>
    </w:pPr>
    <w:rPr>
      <w:rFonts w:cs="Times New Roman"/>
      <w:sz w:val="18"/>
    </w:rPr>
  </w:style>
  <w:style w:type="paragraph" w:styleId="Index2">
    <w:name w:val="index 2"/>
    <w:basedOn w:val="Index1"/>
    <w:semiHidden/>
    <w:rsid w:val="001753B3"/>
    <w:pPr>
      <w:ind w:left="360"/>
    </w:pPr>
  </w:style>
  <w:style w:type="paragraph" w:styleId="Index3">
    <w:name w:val="index 3"/>
    <w:basedOn w:val="Index1"/>
    <w:semiHidden/>
    <w:rsid w:val="001753B3"/>
    <w:pPr>
      <w:ind w:left="720"/>
    </w:pPr>
  </w:style>
  <w:style w:type="paragraph" w:styleId="Index4">
    <w:name w:val="index 4"/>
    <w:basedOn w:val="Index1"/>
    <w:semiHidden/>
    <w:rsid w:val="001753B3"/>
    <w:pPr>
      <w:ind w:left="1080"/>
    </w:pPr>
  </w:style>
  <w:style w:type="paragraph" w:styleId="IndexHeading">
    <w:name w:val="index heading"/>
    <w:basedOn w:val="Normal"/>
    <w:next w:val="Index1"/>
    <w:semiHidden/>
    <w:rsid w:val="001753B3"/>
    <w:pPr>
      <w:spacing w:before="120"/>
    </w:pPr>
    <w:rPr>
      <w:rFonts w:cs="Times New Roman"/>
      <w:b/>
      <w:bCs/>
    </w:rPr>
  </w:style>
  <w:style w:type="paragraph" w:customStyle="1" w:styleId="zHFAuto">
    <w:name w:val="z_HF Auto"/>
    <w:basedOn w:val="Body"/>
    <w:semiHidden/>
    <w:rsid w:val="001753B3"/>
    <w:pPr>
      <w:spacing w:before="0" w:after="0" w:line="240" w:lineRule="auto"/>
    </w:pPr>
  </w:style>
  <w:style w:type="paragraph" w:customStyle="1" w:styleId="HeadingNotes">
    <w:name w:val="Heading Notes"/>
    <w:basedOn w:val="Heading1"/>
    <w:semiHidden/>
    <w:rsid w:val="001753B3"/>
    <w:pPr>
      <w:numPr>
        <w:numId w:val="0"/>
      </w:numPr>
      <w:pBdr>
        <w:bottom w:val="none" w:sz="0" w:space="0" w:color="auto"/>
      </w:pBdr>
      <w:ind w:left="-2000"/>
      <w:jc w:val="center"/>
      <w:outlineLvl w:val="9"/>
    </w:pPr>
    <w:rPr>
      <w:sz w:val="36"/>
    </w:rPr>
  </w:style>
  <w:style w:type="paragraph" w:customStyle="1" w:styleId="Heading2Legal">
    <w:name w:val="Heading 2 Legal"/>
    <w:basedOn w:val="Heading2"/>
    <w:next w:val="Legalbody"/>
    <w:rsid w:val="001753B3"/>
    <w:pPr>
      <w:tabs>
        <w:tab w:val="clear" w:pos="-20"/>
        <w:tab w:val="left" w:pos="700"/>
      </w:tabs>
      <w:spacing w:after="80"/>
      <w:ind w:left="700"/>
    </w:pPr>
  </w:style>
  <w:style w:type="paragraph" w:customStyle="1" w:styleId="Tableheadlegal">
    <w:name w:val="Table head legal"/>
    <w:basedOn w:val="Tablehead"/>
    <w:rsid w:val="001753B3"/>
    <w:pPr>
      <w:spacing w:after="40" w:line="180" w:lineRule="exact"/>
    </w:pPr>
    <w:rPr>
      <w:sz w:val="14"/>
    </w:rPr>
  </w:style>
  <w:style w:type="paragraph" w:customStyle="1" w:styleId="zBackPageFooterBold">
    <w:name w:val="z_BackPage Footer Bold"/>
    <w:basedOn w:val="zHFAuto"/>
    <w:semiHidden/>
    <w:rsid w:val="001753B3"/>
    <w:pPr>
      <w:tabs>
        <w:tab w:val="right" w:pos="4760"/>
      </w:tabs>
      <w:spacing w:after="40"/>
    </w:pPr>
    <w:rPr>
      <w:b/>
      <w:bCs/>
      <w:sz w:val="15"/>
    </w:rPr>
  </w:style>
  <w:style w:type="paragraph" w:customStyle="1" w:styleId="zBackPageFooterBorder">
    <w:name w:val="z_BackPage Footer Border"/>
    <w:basedOn w:val="zHFAuto"/>
    <w:semiHidden/>
    <w:rsid w:val="001753B3"/>
    <w:pPr>
      <w:pBdr>
        <w:top w:val="single" w:sz="2" w:space="1" w:color="000000"/>
        <w:bottom w:val="single" w:sz="2" w:space="1" w:color="000000"/>
      </w:pBdr>
    </w:pPr>
    <w:rPr>
      <w:sz w:val="12"/>
    </w:rPr>
  </w:style>
  <w:style w:type="paragraph" w:customStyle="1" w:styleId="zBackPageFooterBottomRight">
    <w:name w:val="z_BackPage Footer BottomRight"/>
    <w:basedOn w:val="zHFAuto"/>
    <w:semiHidden/>
    <w:rsid w:val="001753B3"/>
    <w:pPr>
      <w:spacing w:after="60"/>
      <w:jc w:val="right"/>
    </w:pPr>
    <w:rPr>
      <w:rFonts w:cs="Times New Roman"/>
      <w:b/>
      <w:sz w:val="12"/>
    </w:rPr>
  </w:style>
  <w:style w:type="paragraph" w:customStyle="1" w:styleId="zBackPageFooterLeft">
    <w:name w:val="z_BackPage Footer Left"/>
    <w:basedOn w:val="zHFAuto"/>
    <w:semiHidden/>
    <w:rsid w:val="001753B3"/>
    <w:pPr>
      <w:spacing w:before="120" w:after="120" w:line="140" w:lineRule="exact"/>
    </w:pPr>
    <w:rPr>
      <w:sz w:val="12"/>
    </w:rPr>
  </w:style>
  <w:style w:type="paragraph" w:customStyle="1" w:styleId="zHFMainColor">
    <w:name w:val="z_HF MainColor"/>
    <w:basedOn w:val="Bodycolor"/>
    <w:semiHidden/>
    <w:rsid w:val="001753B3"/>
    <w:pPr>
      <w:spacing w:before="0" w:after="0" w:line="240" w:lineRule="auto"/>
    </w:pPr>
  </w:style>
  <w:style w:type="paragraph" w:customStyle="1" w:styleId="zFooterBottomCenter">
    <w:name w:val="z_Footer BottomCenter"/>
    <w:basedOn w:val="zHFMainColor"/>
    <w:semiHidden/>
    <w:rsid w:val="001753B3"/>
    <w:pPr>
      <w:jc w:val="center"/>
    </w:pPr>
    <w:rPr>
      <w:b/>
      <w:sz w:val="16"/>
    </w:rPr>
  </w:style>
  <w:style w:type="paragraph" w:customStyle="1" w:styleId="zFooterBottomLeft">
    <w:name w:val="z_Footer BottomLeft"/>
    <w:basedOn w:val="zHFMainColor"/>
    <w:semiHidden/>
    <w:rsid w:val="001753B3"/>
    <w:rPr>
      <w:b/>
      <w:sz w:val="16"/>
    </w:rPr>
  </w:style>
  <w:style w:type="paragraph" w:customStyle="1" w:styleId="zFooterBottomRight">
    <w:name w:val="z_Footer BottomRight"/>
    <w:basedOn w:val="zHFMainColor"/>
    <w:semiHidden/>
    <w:rsid w:val="001753B3"/>
    <w:pPr>
      <w:jc w:val="right"/>
    </w:pPr>
    <w:rPr>
      <w:b/>
      <w:sz w:val="16"/>
    </w:rPr>
  </w:style>
  <w:style w:type="paragraph" w:customStyle="1" w:styleId="zFooterContinued">
    <w:name w:val="z_Footer Continued"/>
    <w:basedOn w:val="zHFMainColor"/>
    <w:semiHidden/>
    <w:rsid w:val="001753B3"/>
    <w:pPr>
      <w:spacing w:after="120"/>
    </w:pPr>
    <w:rPr>
      <w:b/>
    </w:rPr>
  </w:style>
  <w:style w:type="paragraph" w:customStyle="1" w:styleId="zFooterInfo">
    <w:name w:val="z_Footer Info"/>
    <w:basedOn w:val="zHFAuto"/>
    <w:semiHidden/>
    <w:rsid w:val="001753B3"/>
    <w:pPr>
      <w:spacing w:after="100"/>
    </w:pPr>
  </w:style>
  <w:style w:type="paragraph" w:customStyle="1" w:styleId="zFooterInfoTitle">
    <w:name w:val="z_Footer InfoTitle"/>
    <w:basedOn w:val="zHFMainColor"/>
    <w:semiHidden/>
    <w:rsid w:val="001753B3"/>
    <w:pPr>
      <w:framePr w:wrap="auto" w:vAnchor="page" w:hAnchor="page" w:x="1001" w:y="13701"/>
      <w:spacing w:after="100"/>
      <w:suppressOverlap/>
    </w:pPr>
    <w:rPr>
      <w:b/>
      <w:bCs/>
      <w:sz w:val="28"/>
    </w:rPr>
  </w:style>
  <w:style w:type="paragraph" w:customStyle="1" w:styleId="zFooterTopLeft">
    <w:name w:val="z_Footer TopLeft"/>
    <w:basedOn w:val="zHFAuto"/>
    <w:semiHidden/>
    <w:rsid w:val="001753B3"/>
    <w:rPr>
      <w:sz w:val="10"/>
    </w:rPr>
  </w:style>
  <w:style w:type="paragraph" w:customStyle="1" w:styleId="zFooterTopRight">
    <w:name w:val="z_Footer TopRight"/>
    <w:basedOn w:val="zHFAuto"/>
    <w:semiHidden/>
    <w:rsid w:val="001753B3"/>
    <w:pPr>
      <w:jc w:val="right"/>
    </w:pPr>
    <w:rPr>
      <w:sz w:val="10"/>
    </w:rPr>
  </w:style>
  <w:style w:type="paragraph" w:customStyle="1" w:styleId="zFrontPageHeaderBottomLeft">
    <w:name w:val="z_FrontPage Header BottomLeft"/>
    <w:basedOn w:val="Bodycolor"/>
    <w:semiHidden/>
    <w:rsid w:val="001753B3"/>
    <w:pPr>
      <w:framePr w:wrap="auto" w:vAnchor="page" w:hAnchor="page" w:x="1001" w:y="701"/>
      <w:spacing w:before="20" w:after="0" w:line="260" w:lineRule="exact"/>
      <w:suppressOverlap/>
    </w:pPr>
    <w:rPr>
      <w:b/>
      <w:bCs/>
      <w:sz w:val="22"/>
    </w:rPr>
  </w:style>
  <w:style w:type="paragraph" w:customStyle="1" w:styleId="zFrontPageHeaderBottomRight">
    <w:name w:val="z_FrontPage Header BottomRight"/>
    <w:basedOn w:val="Bodycolor"/>
    <w:semiHidden/>
    <w:rsid w:val="001753B3"/>
    <w:pPr>
      <w:framePr w:wrap="auto" w:vAnchor="page" w:hAnchor="page" w:x="1001" w:y="701"/>
      <w:spacing w:before="20" w:after="0" w:line="260" w:lineRule="exact"/>
      <w:suppressOverlap/>
      <w:jc w:val="right"/>
    </w:pPr>
    <w:rPr>
      <w:b/>
      <w:bCs/>
      <w:sz w:val="22"/>
    </w:rPr>
  </w:style>
  <w:style w:type="paragraph" w:customStyle="1" w:styleId="zFrontPageHeaderCenterLeft">
    <w:name w:val="z_FrontPage Header CenterLeft"/>
    <w:basedOn w:val="Bodycolor"/>
    <w:semiHidden/>
    <w:rsid w:val="001753B3"/>
    <w:pPr>
      <w:framePr w:wrap="auto" w:vAnchor="page" w:hAnchor="page" w:x="1001" w:y="701"/>
      <w:spacing w:before="40" w:after="40" w:line="300" w:lineRule="exact"/>
      <w:suppressOverlap/>
    </w:pPr>
    <w:rPr>
      <w:b/>
      <w:sz w:val="26"/>
    </w:rPr>
  </w:style>
  <w:style w:type="paragraph" w:customStyle="1" w:styleId="zFrontPageHeaderTopLeft">
    <w:name w:val="z_FrontPage Header TopLeft"/>
    <w:basedOn w:val="Bodycolor"/>
    <w:autoRedefine/>
    <w:semiHidden/>
    <w:rsid w:val="001753B3"/>
    <w:pPr>
      <w:framePr w:wrap="auto" w:vAnchor="page" w:hAnchor="page" w:x="1001" w:y="701"/>
      <w:spacing w:before="0" w:after="0" w:line="560" w:lineRule="exact"/>
      <w:suppressOverlap/>
    </w:pPr>
    <w:rPr>
      <w:b/>
      <w:bCs/>
      <w:sz w:val="50"/>
    </w:rPr>
  </w:style>
  <w:style w:type="paragraph" w:customStyle="1" w:styleId="zHeaderBottomRight">
    <w:name w:val="z_Header BottomRight"/>
    <w:basedOn w:val="Bodycolor"/>
    <w:semiHidden/>
    <w:rsid w:val="001753B3"/>
    <w:pPr>
      <w:spacing w:before="0" w:line="240" w:lineRule="auto"/>
      <w:jc w:val="right"/>
    </w:pPr>
    <w:rPr>
      <w:b/>
      <w:bCs/>
    </w:rPr>
  </w:style>
  <w:style w:type="paragraph" w:customStyle="1" w:styleId="zHeaderTopLeft">
    <w:name w:val="z_Header TopLeft"/>
    <w:basedOn w:val="Bodycolor"/>
    <w:semiHidden/>
    <w:rsid w:val="001753B3"/>
    <w:pPr>
      <w:spacing w:beforeAutospacing="1" w:after="0" w:line="240" w:lineRule="auto"/>
    </w:pPr>
    <w:rPr>
      <w:b/>
      <w:sz w:val="24"/>
    </w:rPr>
  </w:style>
  <w:style w:type="paragraph" w:customStyle="1" w:styleId="zHeaderTopRight">
    <w:name w:val="z_Header TopRight"/>
    <w:basedOn w:val="Bodycolor"/>
    <w:semiHidden/>
    <w:rsid w:val="001753B3"/>
    <w:pPr>
      <w:spacing w:before="0" w:after="0" w:line="240" w:lineRule="auto"/>
      <w:jc w:val="right"/>
    </w:pPr>
    <w:rPr>
      <w:b/>
      <w:bCs/>
      <w:sz w:val="40"/>
    </w:rPr>
  </w:style>
  <w:style w:type="paragraph" w:customStyle="1" w:styleId="zHeaderBottomLeft">
    <w:name w:val="z_Header BottomLeft"/>
    <w:basedOn w:val="zHeaderBottomRight"/>
    <w:semiHidden/>
    <w:rsid w:val="001753B3"/>
    <w:pPr>
      <w:jc w:val="left"/>
    </w:pPr>
  </w:style>
  <w:style w:type="paragraph" w:customStyle="1" w:styleId="Graphicanchor">
    <w:name w:val="Graphic anchor"/>
    <w:basedOn w:val="Body"/>
    <w:rsid w:val="001753B3"/>
    <w:pPr>
      <w:keepNext/>
      <w:spacing w:before="120" w:after="120" w:line="250" w:lineRule="atLeast"/>
      <w:jc w:val="center"/>
    </w:pPr>
  </w:style>
  <w:style w:type="paragraph" w:customStyle="1" w:styleId="Rowhead1">
    <w:name w:val="Rowhead 1"/>
    <w:basedOn w:val="Bodycolor"/>
    <w:rsid w:val="001753B3"/>
    <w:pPr>
      <w:spacing w:before="0" w:after="60" w:line="220" w:lineRule="exact"/>
    </w:pPr>
    <w:rPr>
      <w:b/>
      <w:sz w:val="18"/>
    </w:rPr>
  </w:style>
  <w:style w:type="paragraph" w:customStyle="1" w:styleId="Rowhead2">
    <w:name w:val="Rowhead 2"/>
    <w:basedOn w:val="Bodycolor"/>
    <w:rsid w:val="001753B3"/>
    <w:pPr>
      <w:spacing w:before="0" w:after="60" w:line="220" w:lineRule="exact"/>
    </w:pPr>
    <w:rPr>
      <w:sz w:val="18"/>
    </w:rPr>
  </w:style>
  <w:style w:type="paragraph" w:customStyle="1" w:styleId="Rowhead3">
    <w:name w:val="Rowhead 3"/>
    <w:basedOn w:val="Bodycolor"/>
    <w:rsid w:val="001753B3"/>
    <w:pPr>
      <w:spacing w:before="0" w:after="60" w:line="220" w:lineRule="exact"/>
    </w:pPr>
    <w:rPr>
      <w:i/>
      <w:sz w:val="18"/>
    </w:rPr>
  </w:style>
  <w:style w:type="paragraph" w:styleId="Header">
    <w:name w:val="header"/>
    <w:basedOn w:val="Normal"/>
    <w:link w:val="HeaderChar"/>
    <w:semiHidden/>
    <w:rsid w:val="001753B3"/>
    <w:pPr>
      <w:tabs>
        <w:tab w:val="center" w:pos="4320"/>
        <w:tab w:val="right" w:pos="8640"/>
      </w:tabs>
    </w:pPr>
  </w:style>
  <w:style w:type="character" w:customStyle="1" w:styleId="HeaderChar">
    <w:name w:val="Header Char"/>
    <w:basedOn w:val="DefaultParagraphFont"/>
    <w:link w:val="Header"/>
    <w:semiHidden/>
    <w:rsid w:val="001753B3"/>
    <w:rPr>
      <w:rFonts w:ascii="Arial" w:eastAsia="Times New Roman" w:hAnsi="Arial" w:cs="Arial"/>
      <w:sz w:val="20"/>
      <w:szCs w:val="20"/>
      <w:lang w:val="en-US" w:eastAsia="en-US"/>
    </w:rPr>
  </w:style>
  <w:style w:type="paragraph" w:styleId="Footer">
    <w:name w:val="footer"/>
    <w:basedOn w:val="Normal"/>
    <w:link w:val="FooterChar"/>
    <w:semiHidden/>
    <w:rsid w:val="001753B3"/>
    <w:pPr>
      <w:tabs>
        <w:tab w:val="center" w:pos="4320"/>
        <w:tab w:val="right" w:pos="8640"/>
      </w:tabs>
    </w:pPr>
  </w:style>
  <w:style w:type="character" w:customStyle="1" w:styleId="FooterChar">
    <w:name w:val="Footer Char"/>
    <w:basedOn w:val="DefaultParagraphFont"/>
    <w:link w:val="Footer"/>
    <w:semiHidden/>
    <w:rsid w:val="001753B3"/>
    <w:rPr>
      <w:rFonts w:ascii="Arial" w:eastAsia="Times New Roman" w:hAnsi="Arial" w:cs="Arial"/>
      <w:sz w:val="20"/>
      <w:szCs w:val="20"/>
      <w:lang w:val="en-US" w:eastAsia="en-US"/>
    </w:rPr>
  </w:style>
  <w:style w:type="paragraph" w:styleId="ListBullet">
    <w:name w:val="List Bullet"/>
    <w:basedOn w:val="Normal"/>
    <w:semiHidden/>
    <w:rsid w:val="001753B3"/>
    <w:pPr>
      <w:numPr>
        <w:numId w:val="7"/>
      </w:numPr>
    </w:pPr>
  </w:style>
  <w:style w:type="table" w:styleId="TableGrid">
    <w:name w:val="Table Grid"/>
    <w:basedOn w:val="TableNormal"/>
    <w:rsid w:val="001753B3"/>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rsid w:val="001753B3"/>
    <w:pPr>
      <w:ind w:left="1000"/>
    </w:pPr>
  </w:style>
  <w:style w:type="paragraph" w:styleId="TOC7">
    <w:name w:val="toc 7"/>
    <w:basedOn w:val="Normal"/>
    <w:next w:val="Normal"/>
    <w:autoRedefine/>
    <w:uiPriority w:val="39"/>
    <w:rsid w:val="001753B3"/>
    <w:pPr>
      <w:ind w:left="1200"/>
    </w:pPr>
  </w:style>
  <w:style w:type="paragraph" w:styleId="TOC8">
    <w:name w:val="toc 8"/>
    <w:basedOn w:val="Normal"/>
    <w:next w:val="Normal"/>
    <w:autoRedefine/>
    <w:uiPriority w:val="39"/>
    <w:rsid w:val="001753B3"/>
    <w:pPr>
      <w:ind w:left="1400"/>
    </w:pPr>
  </w:style>
  <w:style w:type="paragraph" w:styleId="TOC9">
    <w:name w:val="toc 9"/>
    <w:basedOn w:val="Normal"/>
    <w:next w:val="Normal"/>
    <w:autoRedefine/>
    <w:uiPriority w:val="39"/>
    <w:rsid w:val="001753B3"/>
    <w:pPr>
      <w:ind w:left="1600"/>
    </w:pPr>
  </w:style>
  <w:style w:type="paragraph" w:styleId="TableofFigures">
    <w:name w:val="table of figures"/>
    <w:basedOn w:val="Body"/>
    <w:next w:val="Body"/>
    <w:uiPriority w:val="99"/>
    <w:rsid w:val="001753B3"/>
    <w:pPr>
      <w:tabs>
        <w:tab w:val="left" w:pos="900"/>
        <w:tab w:val="right" w:leader="dot" w:pos="4760"/>
      </w:tabs>
      <w:spacing w:before="40" w:after="20" w:line="220" w:lineRule="exact"/>
      <w:ind w:left="900" w:hanging="900"/>
    </w:pPr>
    <w:rPr>
      <w:noProof/>
      <w:sz w:val="18"/>
    </w:rPr>
  </w:style>
  <w:style w:type="paragraph" w:customStyle="1" w:styleId="Equationframe">
    <w:name w:val="Equation frame"/>
    <w:basedOn w:val="Tabletitleunnumbered"/>
    <w:semiHidden/>
    <w:rsid w:val="001753B3"/>
    <w:pPr>
      <w:keepNext w:val="0"/>
      <w:framePr w:wrap="notBeside" w:vAnchor="text" w:hAnchor="text" w:y="1"/>
      <w:spacing w:line="250" w:lineRule="atLeast"/>
      <w:suppressOverlap/>
    </w:pPr>
    <w:rPr>
      <w:b w:val="0"/>
      <w:color w:val="auto"/>
      <w:sz w:val="20"/>
    </w:rPr>
  </w:style>
  <w:style w:type="paragraph" w:customStyle="1" w:styleId="Comment">
    <w:name w:val="Comment"/>
    <w:basedOn w:val="Body"/>
    <w:rsid w:val="001753B3"/>
    <w:rPr>
      <w:vanish/>
      <w:color w:val="00CC00"/>
      <w:u w:val="single"/>
    </w:rPr>
  </w:style>
  <w:style w:type="paragraph" w:customStyle="1" w:styleId="Advisorychange">
    <w:name w:val="Advisory change"/>
    <w:basedOn w:val="Body"/>
    <w:rsid w:val="001753B3"/>
    <w:rPr>
      <w:vanish/>
      <w:color w:val="007FFF"/>
      <w:u w:val="single"/>
    </w:rPr>
  </w:style>
  <w:style w:type="paragraph" w:customStyle="1" w:styleId="Mandatorychange">
    <w:name w:val="Mandatory change"/>
    <w:basedOn w:val="Body"/>
    <w:rsid w:val="001753B3"/>
    <w:rPr>
      <w:vanish/>
      <w:color w:val="CC1AB3"/>
      <w:u w:val="single"/>
    </w:rPr>
  </w:style>
  <w:style w:type="paragraph" w:customStyle="1" w:styleId="Equationanchor">
    <w:name w:val="Equation anchor"/>
    <w:basedOn w:val="Body"/>
    <w:rsid w:val="001753B3"/>
    <w:pPr>
      <w:spacing w:before="0" w:after="0" w:line="100" w:lineRule="exact"/>
    </w:pPr>
  </w:style>
  <w:style w:type="paragraph" w:styleId="Caption">
    <w:name w:val="caption"/>
    <w:basedOn w:val="Normal"/>
    <w:next w:val="Normal"/>
    <w:qFormat/>
    <w:rsid w:val="001753B3"/>
    <w:rPr>
      <w:b/>
      <w:bCs/>
      <w:color w:val="007088"/>
    </w:rPr>
  </w:style>
  <w:style w:type="character" w:styleId="CommentReference">
    <w:name w:val="annotation reference"/>
    <w:basedOn w:val="DefaultParagraphFont"/>
    <w:semiHidden/>
    <w:rsid w:val="001753B3"/>
    <w:rPr>
      <w:rFonts w:cs="Times New Roman"/>
      <w:sz w:val="16"/>
      <w:szCs w:val="16"/>
    </w:rPr>
  </w:style>
  <w:style w:type="paragraph" w:styleId="CommentText">
    <w:name w:val="annotation text"/>
    <w:basedOn w:val="Normal"/>
    <w:link w:val="CommentTextChar"/>
    <w:semiHidden/>
    <w:rsid w:val="001753B3"/>
  </w:style>
  <w:style w:type="character" w:customStyle="1" w:styleId="CommentTextChar">
    <w:name w:val="Comment Text Char"/>
    <w:basedOn w:val="DefaultParagraphFont"/>
    <w:link w:val="CommentText"/>
    <w:semiHidden/>
    <w:rsid w:val="001753B3"/>
    <w:rPr>
      <w:rFonts w:ascii="Arial" w:eastAsia="Times New Roman" w:hAnsi="Arial" w:cs="Arial"/>
      <w:sz w:val="20"/>
      <w:szCs w:val="20"/>
      <w:lang w:val="en-US" w:eastAsia="en-US"/>
    </w:rPr>
  </w:style>
  <w:style w:type="paragraph" w:styleId="CommentSubject">
    <w:name w:val="annotation subject"/>
    <w:basedOn w:val="CommentText"/>
    <w:next w:val="CommentText"/>
    <w:link w:val="CommentSubjectChar"/>
    <w:semiHidden/>
    <w:rsid w:val="001753B3"/>
    <w:rPr>
      <w:b/>
      <w:bCs/>
    </w:rPr>
  </w:style>
  <w:style w:type="character" w:customStyle="1" w:styleId="CommentSubjectChar">
    <w:name w:val="Comment Subject Char"/>
    <w:basedOn w:val="CommentTextChar"/>
    <w:link w:val="CommentSubject"/>
    <w:semiHidden/>
    <w:rsid w:val="001753B3"/>
    <w:rPr>
      <w:rFonts w:ascii="Arial" w:eastAsia="Times New Roman" w:hAnsi="Arial" w:cs="Arial"/>
      <w:b/>
      <w:bCs/>
      <w:sz w:val="20"/>
      <w:szCs w:val="20"/>
      <w:lang w:val="en-US" w:eastAsia="en-US"/>
    </w:rPr>
  </w:style>
  <w:style w:type="paragraph" w:styleId="DocumentMap">
    <w:name w:val="Document Map"/>
    <w:basedOn w:val="Normal"/>
    <w:link w:val="DocumentMapChar"/>
    <w:semiHidden/>
    <w:rsid w:val="001753B3"/>
    <w:pPr>
      <w:shd w:val="clear" w:color="auto" w:fill="000080"/>
    </w:pPr>
    <w:rPr>
      <w:rFonts w:ascii="Tahoma" w:hAnsi="Tahoma" w:cs="Tahoma"/>
    </w:rPr>
  </w:style>
  <w:style w:type="character" w:customStyle="1" w:styleId="DocumentMapChar">
    <w:name w:val="Document Map Char"/>
    <w:basedOn w:val="DefaultParagraphFont"/>
    <w:link w:val="DocumentMap"/>
    <w:semiHidden/>
    <w:rsid w:val="001753B3"/>
    <w:rPr>
      <w:rFonts w:ascii="Tahoma" w:eastAsia="Times New Roman" w:hAnsi="Tahoma" w:cs="Tahoma"/>
      <w:sz w:val="20"/>
      <w:szCs w:val="20"/>
      <w:shd w:val="clear" w:color="auto" w:fill="000080"/>
      <w:lang w:val="en-US" w:eastAsia="en-US"/>
    </w:rPr>
  </w:style>
  <w:style w:type="character" w:styleId="EndnoteReference">
    <w:name w:val="endnote reference"/>
    <w:basedOn w:val="DefaultParagraphFont"/>
    <w:semiHidden/>
    <w:rsid w:val="001753B3"/>
    <w:rPr>
      <w:rFonts w:cs="Times New Roman"/>
      <w:vertAlign w:val="superscript"/>
    </w:rPr>
  </w:style>
  <w:style w:type="paragraph" w:styleId="EndnoteText">
    <w:name w:val="endnote text"/>
    <w:basedOn w:val="Normal"/>
    <w:link w:val="EndnoteTextChar"/>
    <w:semiHidden/>
    <w:rsid w:val="001753B3"/>
  </w:style>
  <w:style w:type="character" w:customStyle="1" w:styleId="EndnoteTextChar">
    <w:name w:val="Endnote Text Char"/>
    <w:basedOn w:val="DefaultParagraphFont"/>
    <w:link w:val="EndnoteText"/>
    <w:semiHidden/>
    <w:rsid w:val="001753B3"/>
    <w:rPr>
      <w:rFonts w:ascii="Arial" w:eastAsia="Times New Roman" w:hAnsi="Arial" w:cs="Arial"/>
      <w:sz w:val="20"/>
      <w:szCs w:val="20"/>
      <w:lang w:val="en-US" w:eastAsia="en-US"/>
    </w:rPr>
  </w:style>
  <w:style w:type="paragraph" w:styleId="Index5">
    <w:name w:val="index 5"/>
    <w:basedOn w:val="Normal"/>
    <w:next w:val="Normal"/>
    <w:autoRedefine/>
    <w:semiHidden/>
    <w:rsid w:val="001753B3"/>
    <w:pPr>
      <w:ind w:left="1000" w:hanging="200"/>
    </w:pPr>
  </w:style>
  <w:style w:type="paragraph" w:styleId="Index6">
    <w:name w:val="index 6"/>
    <w:basedOn w:val="Normal"/>
    <w:next w:val="Normal"/>
    <w:autoRedefine/>
    <w:semiHidden/>
    <w:rsid w:val="001753B3"/>
    <w:pPr>
      <w:ind w:left="1200" w:hanging="200"/>
    </w:pPr>
  </w:style>
  <w:style w:type="paragraph" w:styleId="Index7">
    <w:name w:val="index 7"/>
    <w:basedOn w:val="Normal"/>
    <w:next w:val="Normal"/>
    <w:autoRedefine/>
    <w:semiHidden/>
    <w:rsid w:val="001753B3"/>
    <w:pPr>
      <w:ind w:left="1400" w:hanging="200"/>
    </w:pPr>
  </w:style>
  <w:style w:type="paragraph" w:styleId="Index8">
    <w:name w:val="index 8"/>
    <w:basedOn w:val="Normal"/>
    <w:next w:val="Normal"/>
    <w:autoRedefine/>
    <w:semiHidden/>
    <w:rsid w:val="001753B3"/>
    <w:pPr>
      <w:ind w:left="1600" w:hanging="200"/>
    </w:pPr>
  </w:style>
  <w:style w:type="paragraph" w:styleId="Index9">
    <w:name w:val="index 9"/>
    <w:basedOn w:val="Normal"/>
    <w:next w:val="Normal"/>
    <w:autoRedefine/>
    <w:semiHidden/>
    <w:rsid w:val="001753B3"/>
    <w:pPr>
      <w:ind w:left="1800" w:hanging="200"/>
    </w:pPr>
  </w:style>
  <w:style w:type="paragraph" w:styleId="MacroText">
    <w:name w:val="macro"/>
    <w:link w:val="MacroTextChar"/>
    <w:semiHidden/>
    <w:rsid w:val="001753B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eastAsia="en-US"/>
    </w:rPr>
  </w:style>
  <w:style w:type="character" w:customStyle="1" w:styleId="MacroTextChar">
    <w:name w:val="Macro Text Char"/>
    <w:basedOn w:val="DefaultParagraphFont"/>
    <w:link w:val="MacroText"/>
    <w:semiHidden/>
    <w:rsid w:val="001753B3"/>
    <w:rPr>
      <w:rFonts w:ascii="Courier New" w:eastAsia="Times New Roman" w:hAnsi="Courier New" w:cs="Courier New"/>
      <w:sz w:val="20"/>
      <w:szCs w:val="20"/>
      <w:lang w:val="en-US" w:eastAsia="en-US"/>
    </w:rPr>
  </w:style>
  <w:style w:type="paragraph" w:customStyle="1" w:styleId="FeatureApplicationlist">
    <w:name w:val="Feature Application list"/>
    <w:basedOn w:val="Body"/>
    <w:semiHidden/>
    <w:rsid w:val="001753B3"/>
    <w:pPr>
      <w:numPr>
        <w:numId w:val="17"/>
      </w:numPr>
      <w:spacing w:before="40" w:after="0"/>
    </w:pPr>
  </w:style>
  <w:style w:type="paragraph" w:styleId="ListNumber4">
    <w:name w:val="List Number 4"/>
    <w:basedOn w:val="Normal"/>
    <w:semiHidden/>
    <w:rsid w:val="001753B3"/>
    <w:pPr>
      <w:tabs>
        <w:tab w:val="num" w:pos="1209"/>
      </w:tabs>
      <w:ind w:left="1209" w:hanging="360"/>
    </w:pPr>
  </w:style>
  <w:style w:type="paragraph" w:customStyle="1" w:styleId="Anchor">
    <w:name w:val="Anchor"/>
    <w:basedOn w:val="Body"/>
    <w:rsid w:val="001753B3"/>
    <w:pPr>
      <w:spacing w:before="120" w:line="40" w:lineRule="exact"/>
    </w:pPr>
  </w:style>
  <w:style w:type="paragraph" w:customStyle="1" w:styleId="Tablenotelegal">
    <w:name w:val="Table note legal"/>
    <w:basedOn w:val="Legalbody"/>
    <w:rsid w:val="001753B3"/>
    <w:pPr>
      <w:numPr>
        <w:numId w:val="18"/>
      </w:numPr>
      <w:spacing w:line="140" w:lineRule="exact"/>
    </w:pPr>
    <w:rPr>
      <w:sz w:val="12"/>
    </w:rPr>
  </w:style>
  <w:style w:type="numbering" w:styleId="1ai">
    <w:name w:val="Outline List 1"/>
    <w:basedOn w:val="NoList"/>
    <w:semiHidden/>
    <w:rsid w:val="001753B3"/>
    <w:pPr>
      <w:numPr>
        <w:numId w:val="16"/>
      </w:numPr>
    </w:pPr>
  </w:style>
  <w:style w:type="numbering" w:styleId="111111">
    <w:name w:val="Outline List 2"/>
    <w:basedOn w:val="NoList"/>
    <w:semiHidden/>
    <w:rsid w:val="001753B3"/>
    <w:pPr>
      <w:numPr>
        <w:numId w:val="15"/>
      </w:numPr>
    </w:pPr>
  </w:style>
  <w:style w:type="paragraph" w:styleId="NormalWeb">
    <w:name w:val="Normal (Web)"/>
    <w:basedOn w:val="Normal"/>
    <w:uiPriority w:val="99"/>
    <w:unhideWhenUsed/>
    <w:rsid w:val="001753B3"/>
    <w:pPr>
      <w:spacing w:before="100" w:beforeAutospacing="1" w:after="100" w:afterAutospacing="1"/>
    </w:pPr>
    <w:rPr>
      <w:rFonts w:ascii="Times New Roman" w:eastAsiaTheme="minorEastAsia" w:hAnsi="Times New Roman" w:cs="Times New Roman"/>
      <w:sz w:val="24"/>
      <w:szCs w:val="24"/>
    </w:rPr>
  </w:style>
  <w:style w:type="character" w:styleId="Emphasis">
    <w:name w:val="Emphasis"/>
    <w:basedOn w:val="DefaultParagraphFont"/>
    <w:qFormat/>
    <w:rsid w:val="001753B3"/>
    <w:rPr>
      <w:i/>
      <w:iCs/>
    </w:rPr>
  </w:style>
  <w:style w:type="character" w:styleId="PlaceholderText">
    <w:name w:val="Placeholder Text"/>
    <w:basedOn w:val="DefaultParagraphFont"/>
    <w:uiPriority w:val="99"/>
    <w:semiHidden/>
    <w:rsid w:val="001753B3"/>
    <w:rPr>
      <w:color w:val="808080"/>
    </w:rPr>
  </w:style>
  <w:style w:type="paragraph" w:styleId="ListParagraph">
    <w:name w:val="List Paragraph"/>
    <w:basedOn w:val="Normal"/>
    <w:uiPriority w:val="34"/>
    <w:qFormat/>
    <w:rsid w:val="001753B3"/>
    <w:pPr>
      <w:numPr>
        <w:numId w:val="20"/>
      </w:numPr>
      <w:ind w:left="-878" w:hanging="274"/>
      <w:contextualSpacing/>
    </w:pPr>
  </w:style>
  <w:style w:type="paragraph" w:styleId="BalloonText">
    <w:name w:val="Balloon Text"/>
    <w:basedOn w:val="Normal"/>
    <w:link w:val="BalloonTextChar"/>
    <w:rsid w:val="001753B3"/>
    <w:rPr>
      <w:rFonts w:ascii="Tahoma" w:hAnsi="Tahoma" w:cs="Tahoma"/>
      <w:sz w:val="16"/>
      <w:szCs w:val="16"/>
    </w:rPr>
  </w:style>
  <w:style w:type="character" w:customStyle="1" w:styleId="BalloonTextChar">
    <w:name w:val="Balloon Text Char"/>
    <w:basedOn w:val="DefaultParagraphFont"/>
    <w:link w:val="BalloonText"/>
    <w:rsid w:val="001753B3"/>
    <w:rPr>
      <w:rFonts w:ascii="Tahoma" w:eastAsia="Times New Roman" w:hAnsi="Tahoma" w:cs="Tahoma"/>
      <w:sz w:val="16"/>
      <w:szCs w:val="16"/>
      <w:lang w:val="en-US" w:eastAsia="en-US"/>
    </w:rPr>
  </w:style>
  <w:style w:type="character" w:styleId="UnresolvedMention">
    <w:name w:val="Unresolved Mention"/>
    <w:basedOn w:val="DefaultParagraphFont"/>
    <w:uiPriority w:val="99"/>
    <w:semiHidden/>
    <w:unhideWhenUsed/>
    <w:rsid w:val="001753B3"/>
    <w:rPr>
      <w:color w:val="605E5C"/>
      <w:shd w:val="clear" w:color="auto" w:fill="E1DFDD"/>
    </w:rPr>
  </w:style>
  <w:style w:type="table" w:styleId="PlainTable3">
    <w:name w:val="Plain Table 3"/>
    <w:basedOn w:val="TableNormal"/>
    <w:uiPriority w:val="43"/>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1753B3"/>
    <w:rPr>
      <w:b/>
      <w:bCs/>
    </w:rPr>
  </w:style>
  <w:style w:type="table" w:styleId="PlainTable5">
    <w:name w:val="Plain Table 5"/>
    <w:basedOn w:val="TableNormal"/>
    <w:uiPriority w:val="45"/>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1753B3"/>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bCs w:val="0"/>
      <w:color w:val="2F5496" w:themeColor="accent1" w:themeShade="BF"/>
      <w:sz w:val="32"/>
    </w:rPr>
  </w:style>
  <w:style w:type="table" w:styleId="GridTable1Light-Accent5">
    <w:name w:val="Grid Table 1 Light Accent 5"/>
    <w:basedOn w:val="TableNormal"/>
    <w:uiPriority w:val="46"/>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rsid w:val="001753B3"/>
    <w:rPr>
      <w:color w:val="954F72" w:themeColor="followedHyperlink"/>
      <w:u w:val="single"/>
    </w:rPr>
  </w:style>
  <w:style w:type="table" w:styleId="GridTable2-Accent1">
    <w:name w:val="Grid Table 2 Accent 1"/>
    <w:basedOn w:val="TableNormal"/>
    <w:uiPriority w:val="47"/>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1753B3"/>
    <w:pPr>
      <w:spacing w:after="0" w:line="240" w:lineRule="auto"/>
    </w:pPr>
    <w:rPr>
      <w:rFonts w:ascii="Times New Roman" w:eastAsia="Times New Roman" w:hAnsi="Times New Roman" w:cs="Times New Roman"/>
      <w:sz w:val="20"/>
      <w:szCs w:val="20"/>
      <w:lang w:val="en-US" w:eastAsia="en-US"/>
    </w:r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0D262B"/>
    <w:pPr>
      <w:spacing w:after="0" w:line="240" w:lineRule="auto"/>
    </w:pPr>
    <w:rPr>
      <w:rFonts w:ascii="Times New Roman" w:eastAsia="Times New Roman" w:hAnsi="Times New Roman" w:cs="Times New Roman"/>
      <w:sz w:val="20"/>
      <w:szCs w:val="20"/>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dyChar">
    <w:name w:val="Body Char"/>
    <w:link w:val="Body"/>
    <w:rsid w:val="00263C9F"/>
    <w:rPr>
      <w:rFonts w:ascii="Arial" w:eastAsia="Times New Roman"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6342">
      <w:bodyDiv w:val="1"/>
      <w:marLeft w:val="0"/>
      <w:marRight w:val="0"/>
      <w:marTop w:val="0"/>
      <w:marBottom w:val="0"/>
      <w:divBdr>
        <w:top w:val="none" w:sz="0" w:space="0" w:color="auto"/>
        <w:left w:val="none" w:sz="0" w:space="0" w:color="auto"/>
        <w:bottom w:val="none" w:sz="0" w:space="0" w:color="auto"/>
        <w:right w:val="none" w:sz="0" w:space="0" w:color="auto"/>
      </w:divBdr>
    </w:div>
    <w:div w:id="216816487">
      <w:bodyDiv w:val="1"/>
      <w:marLeft w:val="0"/>
      <w:marRight w:val="0"/>
      <w:marTop w:val="0"/>
      <w:marBottom w:val="0"/>
      <w:divBdr>
        <w:top w:val="none" w:sz="0" w:space="0" w:color="auto"/>
        <w:left w:val="none" w:sz="0" w:space="0" w:color="auto"/>
        <w:bottom w:val="none" w:sz="0" w:space="0" w:color="auto"/>
        <w:right w:val="none" w:sz="0" w:space="0" w:color="auto"/>
      </w:divBdr>
    </w:div>
    <w:div w:id="220139181">
      <w:bodyDiv w:val="1"/>
      <w:marLeft w:val="0"/>
      <w:marRight w:val="0"/>
      <w:marTop w:val="0"/>
      <w:marBottom w:val="0"/>
      <w:divBdr>
        <w:top w:val="none" w:sz="0" w:space="0" w:color="auto"/>
        <w:left w:val="none" w:sz="0" w:space="0" w:color="auto"/>
        <w:bottom w:val="none" w:sz="0" w:space="0" w:color="auto"/>
        <w:right w:val="none" w:sz="0" w:space="0" w:color="auto"/>
      </w:divBdr>
    </w:div>
    <w:div w:id="276566743">
      <w:bodyDiv w:val="1"/>
      <w:marLeft w:val="0"/>
      <w:marRight w:val="0"/>
      <w:marTop w:val="0"/>
      <w:marBottom w:val="0"/>
      <w:divBdr>
        <w:top w:val="none" w:sz="0" w:space="0" w:color="auto"/>
        <w:left w:val="none" w:sz="0" w:space="0" w:color="auto"/>
        <w:bottom w:val="none" w:sz="0" w:space="0" w:color="auto"/>
        <w:right w:val="none" w:sz="0" w:space="0" w:color="auto"/>
      </w:divBdr>
    </w:div>
    <w:div w:id="616326759">
      <w:bodyDiv w:val="1"/>
      <w:marLeft w:val="0"/>
      <w:marRight w:val="0"/>
      <w:marTop w:val="0"/>
      <w:marBottom w:val="0"/>
      <w:divBdr>
        <w:top w:val="none" w:sz="0" w:space="0" w:color="auto"/>
        <w:left w:val="none" w:sz="0" w:space="0" w:color="auto"/>
        <w:bottom w:val="none" w:sz="0" w:space="0" w:color="auto"/>
        <w:right w:val="none" w:sz="0" w:space="0" w:color="auto"/>
      </w:divBdr>
    </w:div>
    <w:div w:id="641928787">
      <w:bodyDiv w:val="1"/>
      <w:marLeft w:val="0"/>
      <w:marRight w:val="0"/>
      <w:marTop w:val="0"/>
      <w:marBottom w:val="0"/>
      <w:divBdr>
        <w:top w:val="none" w:sz="0" w:space="0" w:color="auto"/>
        <w:left w:val="none" w:sz="0" w:space="0" w:color="auto"/>
        <w:bottom w:val="none" w:sz="0" w:space="0" w:color="auto"/>
        <w:right w:val="none" w:sz="0" w:space="0" w:color="auto"/>
      </w:divBdr>
    </w:div>
    <w:div w:id="689527379">
      <w:bodyDiv w:val="1"/>
      <w:marLeft w:val="0"/>
      <w:marRight w:val="0"/>
      <w:marTop w:val="0"/>
      <w:marBottom w:val="0"/>
      <w:divBdr>
        <w:top w:val="none" w:sz="0" w:space="0" w:color="auto"/>
        <w:left w:val="none" w:sz="0" w:space="0" w:color="auto"/>
        <w:bottom w:val="none" w:sz="0" w:space="0" w:color="auto"/>
        <w:right w:val="none" w:sz="0" w:space="0" w:color="auto"/>
      </w:divBdr>
    </w:div>
    <w:div w:id="723408932">
      <w:bodyDiv w:val="1"/>
      <w:marLeft w:val="0"/>
      <w:marRight w:val="0"/>
      <w:marTop w:val="0"/>
      <w:marBottom w:val="0"/>
      <w:divBdr>
        <w:top w:val="none" w:sz="0" w:space="0" w:color="auto"/>
        <w:left w:val="none" w:sz="0" w:space="0" w:color="auto"/>
        <w:bottom w:val="none" w:sz="0" w:space="0" w:color="auto"/>
        <w:right w:val="none" w:sz="0" w:space="0" w:color="auto"/>
      </w:divBdr>
    </w:div>
    <w:div w:id="765685657">
      <w:bodyDiv w:val="1"/>
      <w:marLeft w:val="0"/>
      <w:marRight w:val="0"/>
      <w:marTop w:val="0"/>
      <w:marBottom w:val="0"/>
      <w:divBdr>
        <w:top w:val="none" w:sz="0" w:space="0" w:color="auto"/>
        <w:left w:val="none" w:sz="0" w:space="0" w:color="auto"/>
        <w:bottom w:val="none" w:sz="0" w:space="0" w:color="auto"/>
        <w:right w:val="none" w:sz="0" w:space="0" w:color="auto"/>
      </w:divBdr>
    </w:div>
    <w:div w:id="786312062">
      <w:bodyDiv w:val="1"/>
      <w:marLeft w:val="0"/>
      <w:marRight w:val="0"/>
      <w:marTop w:val="0"/>
      <w:marBottom w:val="0"/>
      <w:divBdr>
        <w:top w:val="none" w:sz="0" w:space="0" w:color="auto"/>
        <w:left w:val="none" w:sz="0" w:space="0" w:color="auto"/>
        <w:bottom w:val="none" w:sz="0" w:space="0" w:color="auto"/>
        <w:right w:val="none" w:sz="0" w:space="0" w:color="auto"/>
      </w:divBdr>
    </w:div>
    <w:div w:id="840586707">
      <w:bodyDiv w:val="1"/>
      <w:marLeft w:val="0"/>
      <w:marRight w:val="0"/>
      <w:marTop w:val="0"/>
      <w:marBottom w:val="0"/>
      <w:divBdr>
        <w:top w:val="none" w:sz="0" w:space="0" w:color="auto"/>
        <w:left w:val="none" w:sz="0" w:space="0" w:color="auto"/>
        <w:bottom w:val="none" w:sz="0" w:space="0" w:color="auto"/>
        <w:right w:val="none" w:sz="0" w:space="0" w:color="auto"/>
      </w:divBdr>
    </w:div>
    <w:div w:id="1043942205">
      <w:bodyDiv w:val="1"/>
      <w:marLeft w:val="0"/>
      <w:marRight w:val="0"/>
      <w:marTop w:val="0"/>
      <w:marBottom w:val="0"/>
      <w:divBdr>
        <w:top w:val="none" w:sz="0" w:space="0" w:color="auto"/>
        <w:left w:val="none" w:sz="0" w:space="0" w:color="auto"/>
        <w:bottom w:val="none" w:sz="0" w:space="0" w:color="auto"/>
        <w:right w:val="none" w:sz="0" w:space="0" w:color="auto"/>
      </w:divBdr>
      <w:divsChild>
        <w:div w:id="733236701">
          <w:marLeft w:val="0"/>
          <w:marRight w:val="0"/>
          <w:marTop w:val="0"/>
          <w:marBottom w:val="0"/>
          <w:divBdr>
            <w:top w:val="none" w:sz="0" w:space="0" w:color="auto"/>
            <w:left w:val="none" w:sz="0" w:space="0" w:color="auto"/>
            <w:bottom w:val="none" w:sz="0" w:space="0" w:color="auto"/>
            <w:right w:val="none" w:sz="0" w:space="0" w:color="auto"/>
          </w:divBdr>
          <w:divsChild>
            <w:div w:id="1195997521">
              <w:marLeft w:val="0"/>
              <w:marRight w:val="0"/>
              <w:marTop w:val="0"/>
              <w:marBottom w:val="0"/>
              <w:divBdr>
                <w:top w:val="none" w:sz="0" w:space="0" w:color="auto"/>
                <w:left w:val="none" w:sz="0" w:space="0" w:color="auto"/>
                <w:bottom w:val="none" w:sz="0" w:space="0" w:color="auto"/>
                <w:right w:val="none" w:sz="0" w:space="0" w:color="auto"/>
              </w:divBdr>
              <w:divsChild>
                <w:div w:id="1632445084">
                  <w:marLeft w:val="0"/>
                  <w:marRight w:val="0"/>
                  <w:marTop w:val="0"/>
                  <w:marBottom w:val="0"/>
                  <w:divBdr>
                    <w:top w:val="none" w:sz="0" w:space="0" w:color="auto"/>
                    <w:left w:val="none" w:sz="0" w:space="0" w:color="auto"/>
                    <w:bottom w:val="none" w:sz="0" w:space="0" w:color="auto"/>
                    <w:right w:val="none" w:sz="0" w:space="0" w:color="auto"/>
                  </w:divBdr>
                </w:div>
              </w:divsChild>
            </w:div>
            <w:div w:id="59407833">
              <w:marLeft w:val="0"/>
              <w:marRight w:val="0"/>
              <w:marTop w:val="0"/>
              <w:marBottom w:val="0"/>
              <w:divBdr>
                <w:top w:val="none" w:sz="0" w:space="0" w:color="auto"/>
                <w:left w:val="none" w:sz="0" w:space="0" w:color="auto"/>
                <w:bottom w:val="none" w:sz="0" w:space="0" w:color="auto"/>
                <w:right w:val="none" w:sz="0" w:space="0" w:color="auto"/>
              </w:divBdr>
              <w:divsChild>
                <w:div w:id="994450421">
                  <w:marLeft w:val="0"/>
                  <w:marRight w:val="0"/>
                  <w:marTop w:val="0"/>
                  <w:marBottom w:val="0"/>
                  <w:divBdr>
                    <w:top w:val="none" w:sz="0" w:space="0" w:color="auto"/>
                    <w:left w:val="none" w:sz="0" w:space="0" w:color="auto"/>
                    <w:bottom w:val="none" w:sz="0" w:space="0" w:color="auto"/>
                    <w:right w:val="none" w:sz="0" w:space="0" w:color="auto"/>
                  </w:divBdr>
                </w:div>
              </w:divsChild>
            </w:div>
            <w:div w:id="781651392">
              <w:marLeft w:val="0"/>
              <w:marRight w:val="0"/>
              <w:marTop w:val="0"/>
              <w:marBottom w:val="0"/>
              <w:divBdr>
                <w:top w:val="none" w:sz="0" w:space="0" w:color="auto"/>
                <w:left w:val="none" w:sz="0" w:space="0" w:color="auto"/>
                <w:bottom w:val="none" w:sz="0" w:space="0" w:color="auto"/>
                <w:right w:val="none" w:sz="0" w:space="0" w:color="auto"/>
              </w:divBdr>
              <w:divsChild>
                <w:div w:id="164366768">
                  <w:marLeft w:val="0"/>
                  <w:marRight w:val="0"/>
                  <w:marTop w:val="0"/>
                  <w:marBottom w:val="0"/>
                  <w:divBdr>
                    <w:top w:val="none" w:sz="0" w:space="0" w:color="auto"/>
                    <w:left w:val="none" w:sz="0" w:space="0" w:color="auto"/>
                    <w:bottom w:val="none" w:sz="0" w:space="0" w:color="auto"/>
                    <w:right w:val="none" w:sz="0" w:space="0" w:color="auto"/>
                  </w:divBdr>
                </w:div>
              </w:divsChild>
            </w:div>
            <w:div w:id="898203131">
              <w:marLeft w:val="0"/>
              <w:marRight w:val="0"/>
              <w:marTop w:val="0"/>
              <w:marBottom w:val="0"/>
              <w:divBdr>
                <w:top w:val="none" w:sz="0" w:space="0" w:color="auto"/>
                <w:left w:val="none" w:sz="0" w:space="0" w:color="auto"/>
                <w:bottom w:val="none" w:sz="0" w:space="0" w:color="auto"/>
                <w:right w:val="none" w:sz="0" w:space="0" w:color="auto"/>
              </w:divBdr>
              <w:divsChild>
                <w:div w:id="155071169">
                  <w:marLeft w:val="0"/>
                  <w:marRight w:val="0"/>
                  <w:marTop w:val="0"/>
                  <w:marBottom w:val="0"/>
                  <w:divBdr>
                    <w:top w:val="none" w:sz="0" w:space="0" w:color="auto"/>
                    <w:left w:val="none" w:sz="0" w:space="0" w:color="auto"/>
                    <w:bottom w:val="none" w:sz="0" w:space="0" w:color="auto"/>
                    <w:right w:val="none" w:sz="0" w:space="0" w:color="auto"/>
                  </w:divBdr>
                </w:div>
              </w:divsChild>
            </w:div>
            <w:div w:id="456526359">
              <w:marLeft w:val="0"/>
              <w:marRight w:val="0"/>
              <w:marTop w:val="0"/>
              <w:marBottom w:val="0"/>
              <w:divBdr>
                <w:top w:val="none" w:sz="0" w:space="0" w:color="auto"/>
                <w:left w:val="none" w:sz="0" w:space="0" w:color="auto"/>
                <w:bottom w:val="none" w:sz="0" w:space="0" w:color="auto"/>
                <w:right w:val="none" w:sz="0" w:space="0" w:color="auto"/>
              </w:divBdr>
              <w:divsChild>
                <w:div w:id="668364251">
                  <w:marLeft w:val="0"/>
                  <w:marRight w:val="0"/>
                  <w:marTop w:val="0"/>
                  <w:marBottom w:val="0"/>
                  <w:divBdr>
                    <w:top w:val="none" w:sz="0" w:space="0" w:color="auto"/>
                    <w:left w:val="none" w:sz="0" w:space="0" w:color="auto"/>
                    <w:bottom w:val="none" w:sz="0" w:space="0" w:color="auto"/>
                    <w:right w:val="none" w:sz="0" w:space="0" w:color="auto"/>
                  </w:divBdr>
                </w:div>
              </w:divsChild>
            </w:div>
            <w:div w:id="1910573249">
              <w:marLeft w:val="0"/>
              <w:marRight w:val="0"/>
              <w:marTop w:val="0"/>
              <w:marBottom w:val="0"/>
              <w:divBdr>
                <w:top w:val="none" w:sz="0" w:space="0" w:color="auto"/>
                <w:left w:val="none" w:sz="0" w:space="0" w:color="auto"/>
                <w:bottom w:val="none" w:sz="0" w:space="0" w:color="auto"/>
                <w:right w:val="none" w:sz="0" w:space="0" w:color="auto"/>
              </w:divBdr>
              <w:divsChild>
                <w:div w:id="219708550">
                  <w:marLeft w:val="0"/>
                  <w:marRight w:val="0"/>
                  <w:marTop w:val="0"/>
                  <w:marBottom w:val="0"/>
                  <w:divBdr>
                    <w:top w:val="none" w:sz="0" w:space="0" w:color="auto"/>
                    <w:left w:val="none" w:sz="0" w:space="0" w:color="auto"/>
                    <w:bottom w:val="none" w:sz="0" w:space="0" w:color="auto"/>
                    <w:right w:val="none" w:sz="0" w:space="0" w:color="auto"/>
                  </w:divBdr>
                </w:div>
                <w:div w:id="1112743234">
                  <w:marLeft w:val="0"/>
                  <w:marRight w:val="0"/>
                  <w:marTop w:val="0"/>
                  <w:marBottom w:val="0"/>
                  <w:divBdr>
                    <w:top w:val="none" w:sz="0" w:space="0" w:color="auto"/>
                    <w:left w:val="none" w:sz="0" w:space="0" w:color="auto"/>
                    <w:bottom w:val="none" w:sz="0" w:space="0" w:color="auto"/>
                    <w:right w:val="none" w:sz="0" w:space="0" w:color="auto"/>
                  </w:divBdr>
                </w:div>
                <w:div w:id="86771308">
                  <w:marLeft w:val="0"/>
                  <w:marRight w:val="0"/>
                  <w:marTop w:val="0"/>
                  <w:marBottom w:val="0"/>
                  <w:divBdr>
                    <w:top w:val="none" w:sz="0" w:space="0" w:color="auto"/>
                    <w:left w:val="none" w:sz="0" w:space="0" w:color="auto"/>
                    <w:bottom w:val="none" w:sz="0" w:space="0" w:color="auto"/>
                    <w:right w:val="none" w:sz="0" w:space="0" w:color="auto"/>
                  </w:divBdr>
                </w:div>
              </w:divsChild>
            </w:div>
            <w:div w:id="1160583374">
              <w:marLeft w:val="0"/>
              <w:marRight w:val="0"/>
              <w:marTop w:val="0"/>
              <w:marBottom w:val="0"/>
              <w:divBdr>
                <w:top w:val="none" w:sz="0" w:space="0" w:color="auto"/>
                <w:left w:val="none" w:sz="0" w:space="0" w:color="auto"/>
                <w:bottom w:val="none" w:sz="0" w:space="0" w:color="auto"/>
                <w:right w:val="none" w:sz="0" w:space="0" w:color="auto"/>
              </w:divBdr>
              <w:divsChild>
                <w:div w:id="1721587166">
                  <w:marLeft w:val="0"/>
                  <w:marRight w:val="0"/>
                  <w:marTop w:val="0"/>
                  <w:marBottom w:val="0"/>
                  <w:divBdr>
                    <w:top w:val="none" w:sz="0" w:space="0" w:color="auto"/>
                    <w:left w:val="none" w:sz="0" w:space="0" w:color="auto"/>
                    <w:bottom w:val="none" w:sz="0" w:space="0" w:color="auto"/>
                    <w:right w:val="none" w:sz="0" w:space="0" w:color="auto"/>
                  </w:divBdr>
                </w:div>
              </w:divsChild>
            </w:div>
            <w:div w:id="235020642">
              <w:marLeft w:val="0"/>
              <w:marRight w:val="0"/>
              <w:marTop w:val="0"/>
              <w:marBottom w:val="0"/>
              <w:divBdr>
                <w:top w:val="none" w:sz="0" w:space="0" w:color="auto"/>
                <w:left w:val="none" w:sz="0" w:space="0" w:color="auto"/>
                <w:bottom w:val="none" w:sz="0" w:space="0" w:color="auto"/>
                <w:right w:val="none" w:sz="0" w:space="0" w:color="auto"/>
              </w:divBdr>
              <w:divsChild>
                <w:div w:id="376467718">
                  <w:marLeft w:val="0"/>
                  <w:marRight w:val="0"/>
                  <w:marTop w:val="0"/>
                  <w:marBottom w:val="0"/>
                  <w:divBdr>
                    <w:top w:val="none" w:sz="0" w:space="0" w:color="auto"/>
                    <w:left w:val="none" w:sz="0" w:space="0" w:color="auto"/>
                    <w:bottom w:val="none" w:sz="0" w:space="0" w:color="auto"/>
                    <w:right w:val="none" w:sz="0" w:space="0" w:color="auto"/>
                  </w:divBdr>
                </w:div>
              </w:divsChild>
            </w:div>
            <w:div w:id="898399400">
              <w:marLeft w:val="0"/>
              <w:marRight w:val="0"/>
              <w:marTop w:val="0"/>
              <w:marBottom w:val="0"/>
              <w:divBdr>
                <w:top w:val="none" w:sz="0" w:space="0" w:color="auto"/>
                <w:left w:val="none" w:sz="0" w:space="0" w:color="auto"/>
                <w:bottom w:val="none" w:sz="0" w:space="0" w:color="auto"/>
                <w:right w:val="none" w:sz="0" w:space="0" w:color="auto"/>
              </w:divBdr>
              <w:divsChild>
                <w:div w:id="972364660">
                  <w:marLeft w:val="0"/>
                  <w:marRight w:val="0"/>
                  <w:marTop w:val="0"/>
                  <w:marBottom w:val="0"/>
                  <w:divBdr>
                    <w:top w:val="none" w:sz="0" w:space="0" w:color="auto"/>
                    <w:left w:val="none" w:sz="0" w:space="0" w:color="auto"/>
                    <w:bottom w:val="none" w:sz="0" w:space="0" w:color="auto"/>
                    <w:right w:val="none" w:sz="0" w:space="0" w:color="auto"/>
                  </w:divBdr>
                </w:div>
              </w:divsChild>
            </w:div>
            <w:div w:id="1381706223">
              <w:marLeft w:val="0"/>
              <w:marRight w:val="0"/>
              <w:marTop w:val="0"/>
              <w:marBottom w:val="0"/>
              <w:divBdr>
                <w:top w:val="none" w:sz="0" w:space="0" w:color="auto"/>
                <w:left w:val="none" w:sz="0" w:space="0" w:color="auto"/>
                <w:bottom w:val="none" w:sz="0" w:space="0" w:color="auto"/>
                <w:right w:val="none" w:sz="0" w:space="0" w:color="auto"/>
              </w:divBdr>
              <w:divsChild>
                <w:div w:id="1818915366">
                  <w:marLeft w:val="0"/>
                  <w:marRight w:val="0"/>
                  <w:marTop w:val="0"/>
                  <w:marBottom w:val="0"/>
                  <w:divBdr>
                    <w:top w:val="none" w:sz="0" w:space="0" w:color="auto"/>
                    <w:left w:val="none" w:sz="0" w:space="0" w:color="auto"/>
                    <w:bottom w:val="none" w:sz="0" w:space="0" w:color="auto"/>
                    <w:right w:val="none" w:sz="0" w:space="0" w:color="auto"/>
                  </w:divBdr>
                </w:div>
              </w:divsChild>
            </w:div>
            <w:div w:id="446390844">
              <w:marLeft w:val="0"/>
              <w:marRight w:val="0"/>
              <w:marTop w:val="0"/>
              <w:marBottom w:val="0"/>
              <w:divBdr>
                <w:top w:val="none" w:sz="0" w:space="0" w:color="auto"/>
                <w:left w:val="none" w:sz="0" w:space="0" w:color="auto"/>
                <w:bottom w:val="none" w:sz="0" w:space="0" w:color="auto"/>
                <w:right w:val="none" w:sz="0" w:space="0" w:color="auto"/>
              </w:divBdr>
              <w:divsChild>
                <w:div w:id="1089350002">
                  <w:marLeft w:val="0"/>
                  <w:marRight w:val="0"/>
                  <w:marTop w:val="0"/>
                  <w:marBottom w:val="0"/>
                  <w:divBdr>
                    <w:top w:val="none" w:sz="0" w:space="0" w:color="auto"/>
                    <w:left w:val="none" w:sz="0" w:space="0" w:color="auto"/>
                    <w:bottom w:val="none" w:sz="0" w:space="0" w:color="auto"/>
                    <w:right w:val="none" w:sz="0" w:space="0" w:color="auto"/>
                  </w:divBdr>
                </w:div>
              </w:divsChild>
            </w:div>
            <w:div w:id="367802985">
              <w:marLeft w:val="0"/>
              <w:marRight w:val="0"/>
              <w:marTop w:val="0"/>
              <w:marBottom w:val="0"/>
              <w:divBdr>
                <w:top w:val="none" w:sz="0" w:space="0" w:color="auto"/>
                <w:left w:val="none" w:sz="0" w:space="0" w:color="auto"/>
                <w:bottom w:val="none" w:sz="0" w:space="0" w:color="auto"/>
                <w:right w:val="none" w:sz="0" w:space="0" w:color="auto"/>
              </w:divBdr>
              <w:divsChild>
                <w:div w:id="1090464204">
                  <w:marLeft w:val="0"/>
                  <w:marRight w:val="0"/>
                  <w:marTop w:val="0"/>
                  <w:marBottom w:val="0"/>
                  <w:divBdr>
                    <w:top w:val="none" w:sz="0" w:space="0" w:color="auto"/>
                    <w:left w:val="none" w:sz="0" w:space="0" w:color="auto"/>
                    <w:bottom w:val="none" w:sz="0" w:space="0" w:color="auto"/>
                    <w:right w:val="none" w:sz="0" w:space="0" w:color="auto"/>
                  </w:divBdr>
                </w:div>
              </w:divsChild>
            </w:div>
            <w:div w:id="1140614377">
              <w:marLeft w:val="0"/>
              <w:marRight w:val="0"/>
              <w:marTop w:val="0"/>
              <w:marBottom w:val="0"/>
              <w:divBdr>
                <w:top w:val="none" w:sz="0" w:space="0" w:color="auto"/>
                <w:left w:val="none" w:sz="0" w:space="0" w:color="auto"/>
                <w:bottom w:val="none" w:sz="0" w:space="0" w:color="auto"/>
                <w:right w:val="none" w:sz="0" w:space="0" w:color="auto"/>
              </w:divBdr>
              <w:divsChild>
                <w:div w:id="1691834589">
                  <w:marLeft w:val="0"/>
                  <w:marRight w:val="0"/>
                  <w:marTop w:val="0"/>
                  <w:marBottom w:val="0"/>
                  <w:divBdr>
                    <w:top w:val="none" w:sz="0" w:space="0" w:color="auto"/>
                    <w:left w:val="none" w:sz="0" w:space="0" w:color="auto"/>
                    <w:bottom w:val="none" w:sz="0" w:space="0" w:color="auto"/>
                    <w:right w:val="none" w:sz="0" w:space="0" w:color="auto"/>
                  </w:divBdr>
                </w:div>
              </w:divsChild>
            </w:div>
            <w:div w:id="1626420689">
              <w:marLeft w:val="0"/>
              <w:marRight w:val="0"/>
              <w:marTop w:val="0"/>
              <w:marBottom w:val="0"/>
              <w:divBdr>
                <w:top w:val="none" w:sz="0" w:space="0" w:color="auto"/>
                <w:left w:val="none" w:sz="0" w:space="0" w:color="auto"/>
                <w:bottom w:val="none" w:sz="0" w:space="0" w:color="auto"/>
                <w:right w:val="none" w:sz="0" w:space="0" w:color="auto"/>
              </w:divBdr>
              <w:divsChild>
                <w:div w:id="1477526255">
                  <w:marLeft w:val="0"/>
                  <w:marRight w:val="0"/>
                  <w:marTop w:val="0"/>
                  <w:marBottom w:val="0"/>
                  <w:divBdr>
                    <w:top w:val="none" w:sz="0" w:space="0" w:color="auto"/>
                    <w:left w:val="none" w:sz="0" w:space="0" w:color="auto"/>
                    <w:bottom w:val="none" w:sz="0" w:space="0" w:color="auto"/>
                    <w:right w:val="none" w:sz="0" w:space="0" w:color="auto"/>
                  </w:divBdr>
                </w:div>
              </w:divsChild>
            </w:div>
            <w:div w:id="203835921">
              <w:marLeft w:val="0"/>
              <w:marRight w:val="0"/>
              <w:marTop w:val="0"/>
              <w:marBottom w:val="0"/>
              <w:divBdr>
                <w:top w:val="none" w:sz="0" w:space="0" w:color="auto"/>
                <w:left w:val="none" w:sz="0" w:space="0" w:color="auto"/>
                <w:bottom w:val="none" w:sz="0" w:space="0" w:color="auto"/>
                <w:right w:val="none" w:sz="0" w:space="0" w:color="auto"/>
              </w:divBdr>
              <w:divsChild>
                <w:div w:id="839272073">
                  <w:marLeft w:val="0"/>
                  <w:marRight w:val="0"/>
                  <w:marTop w:val="0"/>
                  <w:marBottom w:val="0"/>
                  <w:divBdr>
                    <w:top w:val="none" w:sz="0" w:space="0" w:color="auto"/>
                    <w:left w:val="none" w:sz="0" w:space="0" w:color="auto"/>
                    <w:bottom w:val="none" w:sz="0" w:space="0" w:color="auto"/>
                    <w:right w:val="none" w:sz="0" w:space="0" w:color="auto"/>
                  </w:divBdr>
                </w:div>
              </w:divsChild>
            </w:div>
            <w:div w:id="531112739">
              <w:marLeft w:val="0"/>
              <w:marRight w:val="0"/>
              <w:marTop w:val="0"/>
              <w:marBottom w:val="0"/>
              <w:divBdr>
                <w:top w:val="none" w:sz="0" w:space="0" w:color="auto"/>
                <w:left w:val="none" w:sz="0" w:space="0" w:color="auto"/>
                <w:bottom w:val="none" w:sz="0" w:space="0" w:color="auto"/>
                <w:right w:val="none" w:sz="0" w:space="0" w:color="auto"/>
              </w:divBdr>
              <w:divsChild>
                <w:div w:id="15884742">
                  <w:marLeft w:val="0"/>
                  <w:marRight w:val="0"/>
                  <w:marTop w:val="0"/>
                  <w:marBottom w:val="0"/>
                  <w:divBdr>
                    <w:top w:val="none" w:sz="0" w:space="0" w:color="auto"/>
                    <w:left w:val="none" w:sz="0" w:space="0" w:color="auto"/>
                    <w:bottom w:val="none" w:sz="0" w:space="0" w:color="auto"/>
                    <w:right w:val="none" w:sz="0" w:space="0" w:color="auto"/>
                  </w:divBdr>
                </w:div>
              </w:divsChild>
            </w:div>
            <w:div w:id="663776349">
              <w:marLeft w:val="0"/>
              <w:marRight w:val="0"/>
              <w:marTop w:val="0"/>
              <w:marBottom w:val="0"/>
              <w:divBdr>
                <w:top w:val="none" w:sz="0" w:space="0" w:color="auto"/>
                <w:left w:val="none" w:sz="0" w:space="0" w:color="auto"/>
                <w:bottom w:val="none" w:sz="0" w:space="0" w:color="auto"/>
                <w:right w:val="none" w:sz="0" w:space="0" w:color="auto"/>
              </w:divBdr>
              <w:divsChild>
                <w:div w:id="135606356">
                  <w:marLeft w:val="0"/>
                  <w:marRight w:val="0"/>
                  <w:marTop w:val="0"/>
                  <w:marBottom w:val="0"/>
                  <w:divBdr>
                    <w:top w:val="none" w:sz="0" w:space="0" w:color="auto"/>
                    <w:left w:val="none" w:sz="0" w:space="0" w:color="auto"/>
                    <w:bottom w:val="none" w:sz="0" w:space="0" w:color="auto"/>
                    <w:right w:val="none" w:sz="0" w:space="0" w:color="auto"/>
                  </w:divBdr>
                </w:div>
              </w:divsChild>
            </w:div>
            <w:div w:id="345450995">
              <w:marLeft w:val="0"/>
              <w:marRight w:val="0"/>
              <w:marTop w:val="0"/>
              <w:marBottom w:val="0"/>
              <w:divBdr>
                <w:top w:val="none" w:sz="0" w:space="0" w:color="auto"/>
                <w:left w:val="none" w:sz="0" w:space="0" w:color="auto"/>
                <w:bottom w:val="none" w:sz="0" w:space="0" w:color="auto"/>
                <w:right w:val="none" w:sz="0" w:space="0" w:color="auto"/>
              </w:divBdr>
              <w:divsChild>
                <w:div w:id="1285042627">
                  <w:marLeft w:val="0"/>
                  <w:marRight w:val="0"/>
                  <w:marTop w:val="0"/>
                  <w:marBottom w:val="0"/>
                  <w:divBdr>
                    <w:top w:val="none" w:sz="0" w:space="0" w:color="auto"/>
                    <w:left w:val="none" w:sz="0" w:space="0" w:color="auto"/>
                    <w:bottom w:val="none" w:sz="0" w:space="0" w:color="auto"/>
                    <w:right w:val="none" w:sz="0" w:space="0" w:color="auto"/>
                  </w:divBdr>
                </w:div>
              </w:divsChild>
            </w:div>
            <w:div w:id="312953751">
              <w:marLeft w:val="0"/>
              <w:marRight w:val="0"/>
              <w:marTop w:val="0"/>
              <w:marBottom w:val="0"/>
              <w:divBdr>
                <w:top w:val="none" w:sz="0" w:space="0" w:color="auto"/>
                <w:left w:val="none" w:sz="0" w:space="0" w:color="auto"/>
                <w:bottom w:val="none" w:sz="0" w:space="0" w:color="auto"/>
                <w:right w:val="none" w:sz="0" w:space="0" w:color="auto"/>
              </w:divBdr>
              <w:divsChild>
                <w:div w:id="1465660016">
                  <w:marLeft w:val="0"/>
                  <w:marRight w:val="0"/>
                  <w:marTop w:val="0"/>
                  <w:marBottom w:val="0"/>
                  <w:divBdr>
                    <w:top w:val="none" w:sz="0" w:space="0" w:color="auto"/>
                    <w:left w:val="none" w:sz="0" w:space="0" w:color="auto"/>
                    <w:bottom w:val="none" w:sz="0" w:space="0" w:color="auto"/>
                    <w:right w:val="none" w:sz="0" w:space="0" w:color="auto"/>
                  </w:divBdr>
                </w:div>
              </w:divsChild>
            </w:div>
            <w:div w:id="764495643">
              <w:marLeft w:val="0"/>
              <w:marRight w:val="0"/>
              <w:marTop w:val="0"/>
              <w:marBottom w:val="0"/>
              <w:divBdr>
                <w:top w:val="none" w:sz="0" w:space="0" w:color="auto"/>
                <w:left w:val="none" w:sz="0" w:space="0" w:color="auto"/>
                <w:bottom w:val="none" w:sz="0" w:space="0" w:color="auto"/>
                <w:right w:val="none" w:sz="0" w:space="0" w:color="auto"/>
              </w:divBdr>
              <w:divsChild>
                <w:div w:id="2063168938">
                  <w:marLeft w:val="0"/>
                  <w:marRight w:val="0"/>
                  <w:marTop w:val="0"/>
                  <w:marBottom w:val="0"/>
                  <w:divBdr>
                    <w:top w:val="none" w:sz="0" w:space="0" w:color="auto"/>
                    <w:left w:val="none" w:sz="0" w:space="0" w:color="auto"/>
                    <w:bottom w:val="none" w:sz="0" w:space="0" w:color="auto"/>
                    <w:right w:val="none" w:sz="0" w:space="0" w:color="auto"/>
                  </w:divBdr>
                </w:div>
              </w:divsChild>
            </w:div>
            <w:div w:id="767434153">
              <w:marLeft w:val="0"/>
              <w:marRight w:val="0"/>
              <w:marTop w:val="0"/>
              <w:marBottom w:val="0"/>
              <w:divBdr>
                <w:top w:val="none" w:sz="0" w:space="0" w:color="auto"/>
                <w:left w:val="none" w:sz="0" w:space="0" w:color="auto"/>
                <w:bottom w:val="none" w:sz="0" w:space="0" w:color="auto"/>
                <w:right w:val="none" w:sz="0" w:space="0" w:color="auto"/>
              </w:divBdr>
              <w:divsChild>
                <w:div w:id="92751217">
                  <w:marLeft w:val="0"/>
                  <w:marRight w:val="0"/>
                  <w:marTop w:val="0"/>
                  <w:marBottom w:val="0"/>
                  <w:divBdr>
                    <w:top w:val="none" w:sz="0" w:space="0" w:color="auto"/>
                    <w:left w:val="none" w:sz="0" w:space="0" w:color="auto"/>
                    <w:bottom w:val="none" w:sz="0" w:space="0" w:color="auto"/>
                    <w:right w:val="none" w:sz="0" w:space="0" w:color="auto"/>
                  </w:divBdr>
                </w:div>
              </w:divsChild>
            </w:div>
            <w:div w:id="1702171682">
              <w:marLeft w:val="0"/>
              <w:marRight w:val="0"/>
              <w:marTop w:val="0"/>
              <w:marBottom w:val="0"/>
              <w:divBdr>
                <w:top w:val="none" w:sz="0" w:space="0" w:color="auto"/>
                <w:left w:val="none" w:sz="0" w:space="0" w:color="auto"/>
                <w:bottom w:val="none" w:sz="0" w:space="0" w:color="auto"/>
                <w:right w:val="none" w:sz="0" w:space="0" w:color="auto"/>
              </w:divBdr>
              <w:divsChild>
                <w:div w:id="1587110025">
                  <w:marLeft w:val="0"/>
                  <w:marRight w:val="0"/>
                  <w:marTop w:val="0"/>
                  <w:marBottom w:val="0"/>
                  <w:divBdr>
                    <w:top w:val="none" w:sz="0" w:space="0" w:color="auto"/>
                    <w:left w:val="none" w:sz="0" w:space="0" w:color="auto"/>
                    <w:bottom w:val="none" w:sz="0" w:space="0" w:color="auto"/>
                    <w:right w:val="none" w:sz="0" w:space="0" w:color="auto"/>
                  </w:divBdr>
                </w:div>
                <w:div w:id="400561129">
                  <w:marLeft w:val="0"/>
                  <w:marRight w:val="0"/>
                  <w:marTop w:val="0"/>
                  <w:marBottom w:val="0"/>
                  <w:divBdr>
                    <w:top w:val="none" w:sz="0" w:space="0" w:color="auto"/>
                    <w:left w:val="none" w:sz="0" w:space="0" w:color="auto"/>
                    <w:bottom w:val="none" w:sz="0" w:space="0" w:color="auto"/>
                    <w:right w:val="none" w:sz="0" w:space="0" w:color="auto"/>
                  </w:divBdr>
                </w:div>
              </w:divsChild>
            </w:div>
            <w:div w:id="925771924">
              <w:marLeft w:val="0"/>
              <w:marRight w:val="0"/>
              <w:marTop w:val="0"/>
              <w:marBottom w:val="0"/>
              <w:divBdr>
                <w:top w:val="none" w:sz="0" w:space="0" w:color="auto"/>
                <w:left w:val="none" w:sz="0" w:space="0" w:color="auto"/>
                <w:bottom w:val="none" w:sz="0" w:space="0" w:color="auto"/>
                <w:right w:val="none" w:sz="0" w:space="0" w:color="auto"/>
              </w:divBdr>
              <w:divsChild>
                <w:div w:id="1775830286">
                  <w:marLeft w:val="0"/>
                  <w:marRight w:val="0"/>
                  <w:marTop w:val="0"/>
                  <w:marBottom w:val="0"/>
                  <w:divBdr>
                    <w:top w:val="none" w:sz="0" w:space="0" w:color="auto"/>
                    <w:left w:val="none" w:sz="0" w:space="0" w:color="auto"/>
                    <w:bottom w:val="none" w:sz="0" w:space="0" w:color="auto"/>
                    <w:right w:val="none" w:sz="0" w:space="0" w:color="auto"/>
                  </w:divBdr>
                </w:div>
                <w:div w:id="1786003188">
                  <w:marLeft w:val="0"/>
                  <w:marRight w:val="0"/>
                  <w:marTop w:val="0"/>
                  <w:marBottom w:val="0"/>
                  <w:divBdr>
                    <w:top w:val="none" w:sz="0" w:space="0" w:color="auto"/>
                    <w:left w:val="none" w:sz="0" w:space="0" w:color="auto"/>
                    <w:bottom w:val="none" w:sz="0" w:space="0" w:color="auto"/>
                    <w:right w:val="none" w:sz="0" w:space="0" w:color="auto"/>
                  </w:divBdr>
                </w:div>
              </w:divsChild>
            </w:div>
            <w:div w:id="983117851">
              <w:marLeft w:val="0"/>
              <w:marRight w:val="0"/>
              <w:marTop w:val="0"/>
              <w:marBottom w:val="0"/>
              <w:divBdr>
                <w:top w:val="none" w:sz="0" w:space="0" w:color="auto"/>
                <w:left w:val="none" w:sz="0" w:space="0" w:color="auto"/>
                <w:bottom w:val="none" w:sz="0" w:space="0" w:color="auto"/>
                <w:right w:val="none" w:sz="0" w:space="0" w:color="auto"/>
              </w:divBdr>
              <w:divsChild>
                <w:div w:id="971718352">
                  <w:marLeft w:val="0"/>
                  <w:marRight w:val="0"/>
                  <w:marTop w:val="0"/>
                  <w:marBottom w:val="0"/>
                  <w:divBdr>
                    <w:top w:val="none" w:sz="0" w:space="0" w:color="auto"/>
                    <w:left w:val="none" w:sz="0" w:space="0" w:color="auto"/>
                    <w:bottom w:val="none" w:sz="0" w:space="0" w:color="auto"/>
                    <w:right w:val="none" w:sz="0" w:space="0" w:color="auto"/>
                  </w:divBdr>
                </w:div>
              </w:divsChild>
            </w:div>
            <w:div w:id="1082869446">
              <w:marLeft w:val="0"/>
              <w:marRight w:val="0"/>
              <w:marTop w:val="0"/>
              <w:marBottom w:val="0"/>
              <w:divBdr>
                <w:top w:val="none" w:sz="0" w:space="0" w:color="auto"/>
                <w:left w:val="none" w:sz="0" w:space="0" w:color="auto"/>
                <w:bottom w:val="none" w:sz="0" w:space="0" w:color="auto"/>
                <w:right w:val="none" w:sz="0" w:space="0" w:color="auto"/>
              </w:divBdr>
              <w:divsChild>
                <w:div w:id="584416837">
                  <w:marLeft w:val="0"/>
                  <w:marRight w:val="0"/>
                  <w:marTop w:val="0"/>
                  <w:marBottom w:val="0"/>
                  <w:divBdr>
                    <w:top w:val="none" w:sz="0" w:space="0" w:color="auto"/>
                    <w:left w:val="none" w:sz="0" w:space="0" w:color="auto"/>
                    <w:bottom w:val="none" w:sz="0" w:space="0" w:color="auto"/>
                    <w:right w:val="none" w:sz="0" w:space="0" w:color="auto"/>
                  </w:divBdr>
                </w:div>
              </w:divsChild>
            </w:div>
            <w:div w:id="2052414825">
              <w:marLeft w:val="0"/>
              <w:marRight w:val="0"/>
              <w:marTop w:val="0"/>
              <w:marBottom w:val="0"/>
              <w:divBdr>
                <w:top w:val="none" w:sz="0" w:space="0" w:color="auto"/>
                <w:left w:val="none" w:sz="0" w:space="0" w:color="auto"/>
                <w:bottom w:val="none" w:sz="0" w:space="0" w:color="auto"/>
                <w:right w:val="none" w:sz="0" w:space="0" w:color="auto"/>
              </w:divBdr>
              <w:divsChild>
                <w:div w:id="1191916451">
                  <w:marLeft w:val="0"/>
                  <w:marRight w:val="0"/>
                  <w:marTop w:val="0"/>
                  <w:marBottom w:val="0"/>
                  <w:divBdr>
                    <w:top w:val="none" w:sz="0" w:space="0" w:color="auto"/>
                    <w:left w:val="none" w:sz="0" w:space="0" w:color="auto"/>
                    <w:bottom w:val="none" w:sz="0" w:space="0" w:color="auto"/>
                    <w:right w:val="none" w:sz="0" w:space="0" w:color="auto"/>
                  </w:divBdr>
                </w:div>
              </w:divsChild>
            </w:div>
            <w:div w:id="280503366">
              <w:marLeft w:val="0"/>
              <w:marRight w:val="0"/>
              <w:marTop w:val="0"/>
              <w:marBottom w:val="0"/>
              <w:divBdr>
                <w:top w:val="none" w:sz="0" w:space="0" w:color="auto"/>
                <w:left w:val="none" w:sz="0" w:space="0" w:color="auto"/>
                <w:bottom w:val="none" w:sz="0" w:space="0" w:color="auto"/>
                <w:right w:val="none" w:sz="0" w:space="0" w:color="auto"/>
              </w:divBdr>
              <w:divsChild>
                <w:div w:id="720711760">
                  <w:marLeft w:val="0"/>
                  <w:marRight w:val="0"/>
                  <w:marTop w:val="0"/>
                  <w:marBottom w:val="0"/>
                  <w:divBdr>
                    <w:top w:val="none" w:sz="0" w:space="0" w:color="auto"/>
                    <w:left w:val="none" w:sz="0" w:space="0" w:color="auto"/>
                    <w:bottom w:val="none" w:sz="0" w:space="0" w:color="auto"/>
                    <w:right w:val="none" w:sz="0" w:space="0" w:color="auto"/>
                  </w:divBdr>
                </w:div>
              </w:divsChild>
            </w:div>
            <w:div w:id="269438934">
              <w:marLeft w:val="0"/>
              <w:marRight w:val="0"/>
              <w:marTop w:val="0"/>
              <w:marBottom w:val="0"/>
              <w:divBdr>
                <w:top w:val="none" w:sz="0" w:space="0" w:color="auto"/>
                <w:left w:val="none" w:sz="0" w:space="0" w:color="auto"/>
                <w:bottom w:val="none" w:sz="0" w:space="0" w:color="auto"/>
                <w:right w:val="none" w:sz="0" w:space="0" w:color="auto"/>
              </w:divBdr>
              <w:divsChild>
                <w:div w:id="919020327">
                  <w:marLeft w:val="0"/>
                  <w:marRight w:val="0"/>
                  <w:marTop w:val="0"/>
                  <w:marBottom w:val="0"/>
                  <w:divBdr>
                    <w:top w:val="none" w:sz="0" w:space="0" w:color="auto"/>
                    <w:left w:val="none" w:sz="0" w:space="0" w:color="auto"/>
                    <w:bottom w:val="none" w:sz="0" w:space="0" w:color="auto"/>
                    <w:right w:val="none" w:sz="0" w:space="0" w:color="auto"/>
                  </w:divBdr>
                </w:div>
              </w:divsChild>
            </w:div>
            <w:div w:id="1664969977">
              <w:marLeft w:val="0"/>
              <w:marRight w:val="0"/>
              <w:marTop w:val="0"/>
              <w:marBottom w:val="0"/>
              <w:divBdr>
                <w:top w:val="none" w:sz="0" w:space="0" w:color="auto"/>
                <w:left w:val="none" w:sz="0" w:space="0" w:color="auto"/>
                <w:bottom w:val="none" w:sz="0" w:space="0" w:color="auto"/>
                <w:right w:val="none" w:sz="0" w:space="0" w:color="auto"/>
              </w:divBdr>
              <w:divsChild>
                <w:div w:id="1718892120">
                  <w:marLeft w:val="0"/>
                  <w:marRight w:val="0"/>
                  <w:marTop w:val="0"/>
                  <w:marBottom w:val="0"/>
                  <w:divBdr>
                    <w:top w:val="none" w:sz="0" w:space="0" w:color="auto"/>
                    <w:left w:val="none" w:sz="0" w:space="0" w:color="auto"/>
                    <w:bottom w:val="none" w:sz="0" w:space="0" w:color="auto"/>
                    <w:right w:val="none" w:sz="0" w:space="0" w:color="auto"/>
                  </w:divBdr>
                </w:div>
              </w:divsChild>
            </w:div>
            <w:div w:id="923075353">
              <w:marLeft w:val="0"/>
              <w:marRight w:val="0"/>
              <w:marTop w:val="0"/>
              <w:marBottom w:val="0"/>
              <w:divBdr>
                <w:top w:val="none" w:sz="0" w:space="0" w:color="auto"/>
                <w:left w:val="none" w:sz="0" w:space="0" w:color="auto"/>
                <w:bottom w:val="none" w:sz="0" w:space="0" w:color="auto"/>
                <w:right w:val="none" w:sz="0" w:space="0" w:color="auto"/>
              </w:divBdr>
              <w:divsChild>
                <w:div w:id="902327395">
                  <w:marLeft w:val="0"/>
                  <w:marRight w:val="0"/>
                  <w:marTop w:val="0"/>
                  <w:marBottom w:val="0"/>
                  <w:divBdr>
                    <w:top w:val="none" w:sz="0" w:space="0" w:color="auto"/>
                    <w:left w:val="none" w:sz="0" w:space="0" w:color="auto"/>
                    <w:bottom w:val="none" w:sz="0" w:space="0" w:color="auto"/>
                    <w:right w:val="none" w:sz="0" w:space="0" w:color="auto"/>
                  </w:divBdr>
                </w:div>
              </w:divsChild>
            </w:div>
            <w:div w:id="1098136787">
              <w:marLeft w:val="0"/>
              <w:marRight w:val="0"/>
              <w:marTop w:val="0"/>
              <w:marBottom w:val="0"/>
              <w:divBdr>
                <w:top w:val="none" w:sz="0" w:space="0" w:color="auto"/>
                <w:left w:val="none" w:sz="0" w:space="0" w:color="auto"/>
                <w:bottom w:val="none" w:sz="0" w:space="0" w:color="auto"/>
                <w:right w:val="none" w:sz="0" w:space="0" w:color="auto"/>
              </w:divBdr>
              <w:divsChild>
                <w:div w:id="1852639875">
                  <w:marLeft w:val="0"/>
                  <w:marRight w:val="0"/>
                  <w:marTop w:val="0"/>
                  <w:marBottom w:val="0"/>
                  <w:divBdr>
                    <w:top w:val="none" w:sz="0" w:space="0" w:color="auto"/>
                    <w:left w:val="none" w:sz="0" w:space="0" w:color="auto"/>
                    <w:bottom w:val="none" w:sz="0" w:space="0" w:color="auto"/>
                    <w:right w:val="none" w:sz="0" w:space="0" w:color="auto"/>
                  </w:divBdr>
                </w:div>
              </w:divsChild>
            </w:div>
            <w:div w:id="247882942">
              <w:marLeft w:val="0"/>
              <w:marRight w:val="0"/>
              <w:marTop w:val="0"/>
              <w:marBottom w:val="0"/>
              <w:divBdr>
                <w:top w:val="none" w:sz="0" w:space="0" w:color="auto"/>
                <w:left w:val="none" w:sz="0" w:space="0" w:color="auto"/>
                <w:bottom w:val="none" w:sz="0" w:space="0" w:color="auto"/>
                <w:right w:val="none" w:sz="0" w:space="0" w:color="auto"/>
              </w:divBdr>
              <w:divsChild>
                <w:div w:id="219023678">
                  <w:marLeft w:val="0"/>
                  <w:marRight w:val="0"/>
                  <w:marTop w:val="0"/>
                  <w:marBottom w:val="0"/>
                  <w:divBdr>
                    <w:top w:val="none" w:sz="0" w:space="0" w:color="auto"/>
                    <w:left w:val="none" w:sz="0" w:space="0" w:color="auto"/>
                    <w:bottom w:val="none" w:sz="0" w:space="0" w:color="auto"/>
                    <w:right w:val="none" w:sz="0" w:space="0" w:color="auto"/>
                  </w:divBdr>
                </w:div>
              </w:divsChild>
            </w:div>
            <w:div w:id="711732585">
              <w:marLeft w:val="0"/>
              <w:marRight w:val="0"/>
              <w:marTop w:val="0"/>
              <w:marBottom w:val="0"/>
              <w:divBdr>
                <w:top w:val="none" w:sz="0" w:space="0" w:color="auto"/>
                <w:left w:val="none" w:sz="0" w:space="0" w:color="auto"/>
                <w:bottom w:val="none" w:sz="0" w:space="0" w:color="auto"/>
                <w:right w:val="none" w:sz="0" w:space="0" w:color="auto"/>
              </w:divBdr>
              <w:divsChild>
                <w:div w:id="1856919936">
                  <w:marLeft w:val="0"/>
                  <w:marRight w:val="0"/>
                  <w:marTop w:val="0"/>
                  <w:marBottom w:val="0"/>
                  <w:divBdr>
                    <w:top w:val="none" w:sz="0" w:space="0" w:color="auto"/>
                    <w:left w:val="none" w:sz="0" w:space="0" w:color="auto"/>
                    <w:bottom w:val="none" w:sz="0" w:space="0" w:color="auto"/>
                    <w:right w:val="none" w:sz="0" w:space="0" w:color="auto"/>
                  </w:divBdr>
                </w:div>
              </w:divsChild>
            </w:div>
            <w:div w:id="1471483610">
              <w:marLeft w:val="0"/>
              <w:marRight w:val="0"/>
              <w:marTop w:val="0"/>
              <w:marBottom w:val="0"/>
              <w:divBdr>
                <w:top w:val="none" w:sz="0" w:space="0" w:color="auto"/>
                <w:left w:val="none" w:sz="0" w:space="0" w:color="auto"/>
                <w:bottom w:val="none" w:sz="0" w:space="0" w:color="auto"/>
                <w:right w:val="none" w:sz="0" w:space="0" w:color="auto"/>
              </w:divBdr>
              <w:divsChild>
                <w:div w:id="1016269533">
                  <w:marLeft w:val="0"/>
                  <w:marRight w:val="0"/>
                  <w:marTop w:val="0"/>
                  <w:marBottom w:val="0"/>
                  <w:divBdr>
                    <w:top w:val="none" w:sz="0" w:space="0" w:color="auto"/>
                    <w:left w:val="none" w:sz="0" w:space="0" w:color="auto"/>
                    <w:bottom w:val="none" w:sz="0" w:space="0" w:color="auto"/>
                    <w:right w:val="none" w:sz="0" w:space="0" w:color="auto"/>
                  </w:divBdr>
                </w:div>
              </w:divsChild>
            </w:div>
            <w:div w:id="1344087587">
              <w:marLeft w:val="0"/>
              <w:marRight w:val="0"/>
              <w:marTop w:val="0"/>
              <w:marBottom w:val="0"/>
              <w:divBdr>
                <w:top w:val="none" w:sz="0" w:space="0" w:color="auto"/>
                <w:left w:val="none" w:sz="0" w:space="0" w:color="auto"/>
                <w:bottom w:val="none" w:sz="0" w:space="0" w:color="auto"/>
                <w:right w:val="none" w:sz="0" w:space="0" w:color="auto"/>
              </w:divBdr>
              <w:divsChild>
                <w:div w:id="1223247739">
                  <w:marLeft w:val="0"/>
                  <w:marRight w:val="0"/>
                  <w:marTop w:val="0"/>
                  <w:marBottom w:val="0"/>
                  <w:divBdr>
                    <w:top w:val="none" w:sz="0" w:space="0" w:color="auto"/>
                    <w:left w:val="none" w:sz="0" w:space="0" w:color="auto"/>
                    <w:bottom w:val="none" w:sz="0" w:space="0" w:color="auto"/>
                    <w:right w:val="none" w:sz="0" w:space="0" w:color="auto"/>
                  </w:divBdr>
                </w:div>
              </w:divsChild>
            </w:div>
            <w:div w:id="1315721382">
              <w:marLeft w:val="0"/>
              <w:marRight w:val="0"/>
              <w:marTop w:val="0"/>
              <w:marBottom w:val="0"/>
              <w:divBdr>
                <w:top w:val="none" w:sz="0" w:space="0" w:color="auto"/>
                <w:left w:val="none" w:sz="0" w:space="0" w:color="auto"/>
                <w:bottom w:val="none" w:sz="0" w:space="0" w:color="auto"/>
                <w:right w:val="none" w:sz="0" w:space="0" w:color="auto"/>
              </w:divBdr>
              <w:divsChild>
                <w:div w:id="288048685">
                  <w:marLeft w:val="0"/>
                  <w:marRight w:val="0"/>
                  <w:marTop w:val="0"/>
                  <w:marBottom w:val="0"/>
                  <w:divBdr>
                    <w:top w:val="none" w:sz="0" w:space="0" w:color="auto"/>
                    <w:left w:val="none" w:sz="0" w:space="0" w:color="auto"/>
                    <w:bottom w:val="none" w:sz="0" w:space="0" w:color="auto"/>
                    <w:right w:val="none" w:sz="0" w:space="0" w:color="auto"/>
                  </w:divBdr>
                </w:div>
              </w:divsChild>
            </w:div>
            <w:div w:id="504050111">
              <w:marLeft w:val="0"/>
              <w:marRight w:val="0"/>
              <w:marTop w:val="0"/>
              <w:marBottom w:val="0"/>
              <w:divBdr>
                <w:top w:val="none" w:sz="0" w:space="0" w:color="auto"/>
                <w:left w:val="none" w:sz="0" w:space="0" w:color="auto"/>
                <w:bottom w:val="none" w:sz="0" w:space="0" w:color="auto"/>
                <w:right w:val="none" w:sz="0" w:space="0" w:color="auto"/>
              </w:divBdr>
              <w:divsChild>
                <w:div w:id="253170797">
                  <w:marLeft w:val="0"/>
                  <w:marRight w:val="0"/>
                  <w:marTop w:val="0"/>
                  <w:marBottom w:val="0"/>
                  <w:divBdr>
                    <w:top w:val="none" w:sz="0" w:space="0" w:color="auto"/>
                    <w:left w:val="none" w:sz="0" w:space="0" w:color="auto"/>
                    <w:bottom w:val="none" w:sz="0" w:space="0" w:color="auto"/>
                    <w:right w:val="none" w:sz="0" w:space="0" w:color="auto"/>
                  </w:divBdr>
                </w:div>
              </w:divsChild>
            </w:div>
            <w:div w:id="1801224150">
              <w:marLeft w:val="0"/>
              <w:marRight w:val="0"/>
              <w:marTop w:val="0"/>
              <w:marBottom w:val="0"/>
              <w:divBdr>
                <w:top w:val="none" w:sz="0" w:space="0" w:color="auto"/>
                <w:left w:val="none" w:sz="0" w:space="0" w:color="auto"/>
                <w:bottom w:val="none" w:sz="0" w:space="0" w:color="auto"/>
                <w:right w:val="none" w:sz="0" w:space="0" w:color="auto"/>
              </w:divBdr>
              <w:divsChild>
                <w:div w:id="103155241">
                  <w:marLeft w:val="0"/>
                  <w:marRight w:val="0"/>
                  <w:marTop w:val="0"/>
                  <w:marBottom w:val="0"/>
                  <w:divBdr>
                    <w:top w:val="none" w:sz="0" w:space="0" w:color="auto"/>
                    <w:left w:val="none" w:sz="0" w:space="0" w:color="auto"/>
                    <w:bottom w:val="none" w:sz="0" w:space="0" w:color="auto"/>
                    <w:right w:val="none" w:sz="0" w:space="0" w:color="auto"/>
                  </w:divBdr>
                </w:div>
              </w:divsChild>
            </w:div>
            <w:div w:id="316230250">
              <w:marLeft w:val="0"/>
              <w:marRight w:val="0"/>
              <w:marTop w:val="0"/>
              <w:marBottom w:val="0"/>
              <w:divBdr>
                <w:top w:val="none" w:sz="0" w:space="0" w:color="auto"/>
                <w:left w:val="none" w:sz="0" w:space="0" w:color="auto"/>
                <w:bottom w:val="none" w:sz="0" w:space="0" w:color="auto"/>
                <w:right w:val="none" w:sz="0" w:space="0" w:color="auto"/>
              </w:divBdr>
              <w:divsChild>
                <w:div w:id="1664240652">
                  <w:marLeft w:val="0"/>
                  <w:marRight w:val="0"/>
                  <w:marTop w:val="0"/>
                  <w:marBottom w:val="0"/>
                  <w:divBdr>
                    <w:top w:val="none" w:sz="0" w:space="0" w:color="auto"/>
                    <w:left w:val="none" w:sz="0" w:space="0" w:color="auto"/>
                    <w:bottom w:val="none" w:sz="0" w:space="0" w:color="auto"/>
                    <w:right w:val="none" w:sz="0" w:space="0" w:color="auto"/>
                  </w:divBdr>
                </w:div>
              </w:divsChild>
            </w:div>
            <w:div w:id="1687176792">
              <w:marLeft w:val="0"/>
              <w:marRight w:val="0"/>
              <w:marTop w:val="0"/>
              <w:marBottom w:val="0"/>
              <w:divBdr>
                <w:top w:val="none" w:sz="0" w:space="0" w:color="auto"/>
                <w:left w:val="none" w:sz="0" w:space="0" w:color="auto"/>
                <w:bottom w:val="none" w:sz="0" w:space="0" w:color="auto"/>
                <w:right w:val="none" w:sz="0" w:space="0" w:color="auto"/>
              </w:divBdr>
              <w:divsChild>
                <w:div w:id="1372028065">
                  <w:marLeft w:val="0"/>
                  <w:marRight w:val="0"/>
                  <w:marTop w:val="0"/>
                  <w:marBottom w:val="0"/>
                  <w:divBdr>
                    <w:top w:val="none" w:sz="0" w:space="0" w:color="auto"/>
                    <w:left w:val="none" w:sz="0" w:space="0" w:color="auto"/>
                    <w:bottom w:val="none" w:sz="0" w:space="0" w:color="auto"/>
                    <w:right w:val="none" w:sz="0" w:space="0" w:color="auto"/>
                  </w:divBdr>
                </w:div>
              </w:divsChild>
            </w:div>
            <w:div w:id="775519852">
              <w:marLeft w:val="0"/>
              <w:marRight w:val="0"/>
              <w:marTop w:val="0"/>
              <w:marBottom w:val="0"/>
              <w:divBdr>
                <w:top w:val="none" w:sz="0" w:space="0" w:color="auto"/>
                <w:left w:val="none" w:sz="0" w:space="0" w:color="auto"/>
                <w:bottom w:val="none" w:sz="0" w:space="0" w:color="auto"/>
                <w:right w:val="none" w:sz="0" w:space="0" w:color="auto"/>
              </w:divBdr>
              <w:divsChild>
                <w:div w:id="686175570">
                  <w:marLeft w:val="0"/>
                  <w:marRight w:val="0"/>
                  <w:marTop w:val="0"/>
                  <w:marBottom w:val="0"/>
                  <w:divBdr>
                    <w:top w:val="none" w:sz="0" w:space="0" w:color="auto"/>
                    <w:left w:val="none" w:sz="0" w:space="0" w:color="auto"/>
                    <w:bottom w:val="none" w:sz="0" w:space="0" w:color="auto"/>
                    <w:right w:val="none" w:sz="0" w:space="0" w:color="auto"/>
                  </w:divBdr>
                </w:div>
              </w:divsChild>
            </w:div>
            <w:div w:id="1220246639">
              <w:marLeft w:val="0"/>
              <w:marRight w:val="0"/>
              <w:marTop w:val="0"/>
              <w:marBottom w:val="0"/>
              <w:divBdr>
                <w:top w:val="none" w:sz="0" w:space="0" w:color="auto"/>
                <w:left w:val="none" w:sz="0" w:space="0" w:color="auto"/>
                <w:bottom w:val="none" w:sz="0" w:space="0" w:color="auto"/>
                <w:right w:val="none" w:sz="0" w:space="0" w:color="auto"/>
              </w:divBdr>
              <w:divsChild>
                <w:div w:id="557863056">
                  <w:marLeft w:val="0"/>
                  <w:marRight w:val="0"/>
                  <w:marTop w:val="0"/>
                  <w:marBottom w:val="0"/>
                  <w:divBdr>
                    <w:top w:val="none" w:sz="0" w:space="0" w:color="auto"/>
                    <w:left w:val="none" w:sz="0" w:space="0" w:color="auto"/>
                    <w:bottom w:val="none" w:sz="0" w:space="0" w:color="auto"/>
                    <w:right w:val="none" w:sz="0" w:space="0" w:color="auto"/>
                  </w:divBdr>
                </w:div>
              </w:divsChild>
            </w:div>
            <w:div w:id="405955847">
              <w:marLeft w:val="0"/>
              <w:marRight w:val="0"/>
              <w:marTop w:val="0"/>
              <w:marBottom w:val="0"/>
              <w:divBdr>
                <w:top w:val="none" w:sz="0" w:space="0" w:color="auto"/>
                <w:left w:val="none" w:sz="0" w:space="0" w:color="auto"/>
                <w:bottom w:val="none" w:sz="0" w:space="0" w:color="auto"/>
                <w:right w:val="none" w:sz="0" w:space="0" w:color="auto"/>
              </w:divBdr>
              <w:divsChild>
                <w:div w:id="1222212053">
                  <w:marLeft w:val="0"/>
                  <w:marRight w:val="0"/>
                  <w:marTop w:val="0"/>
                  <w:marBottom w:val="0"/>
                  <w:divBdr>
                    <w:top w:val="none" w:sz="0" w:space="0" w:color="auto"/>
                    <w:left w:val="none" w:sz="0" w:space="0" w:color="auto"/>
                    <w:bottom w:val="none" w:sz="0" w:space="0" w:color="auto"/>
                    <w:right w:val="none" w:sz="0" w:space="0" w:color="auto"/>
                  </w:divBdr>
                </w:div>
              </w:divsChild>
            </w:div>
            <w:div w:id="210046596">
              <w:marLeft w:val="0"/>
              <w:marRight w:val="0"/>
              <w:marTop w:val="0"/>
              <w:marBottom w:val="0"/>
              <w:divBdr>
                <w:top w:val="none" w:sz="0" w:space="0" w:color="auto"/>
                <w:left w:val="none" w:sz="0" w:space="0" w:color="auto"/>
                <w:bottom w:val="none" w:sz="0" w:space="0" w:color="auto"/>
                <w:right w:val="none" w:sz="0" w:space="0" w:color="auto"/>
              </w:divBdr>
              <w:divsChild>
                <w:div w:id="1883709613">
                  <w:marLeft w:val="0"/>
                  <w:marRight w:val="0"/>
                  <w:marTop w:val="0"/>
                  <w:marBottom w:val="0"/>
                  <w:divBdr>
                    <w:top w:val="none" w:sz="0" w:space="0" w:color="auto"/>
                    <w:left w:val="none" w:sz="0" w:space="0" w:color="auto"/>
                    <w:bottom w:val="none" w:sz="0" w:space="0" w:color="auto"/>
                    <w:right w:val="none" w:sz="0" w:space="0" w:color="auto"/>
                  </w:divBdr>
                </w:div>
              </w:divsChild>
            </w:div>
            <w:div w:id="961544243">
              <w:marLeft w:val="0"/>
              <w:marRight w:val="0"/>
              <w:marTop w:val="0"/>
              <w:marBottom w:val="0"/>
              <w:divBdr>
                <w:top w:val="none" w:sz="0" w:space="0" w:color="auto"/>
                <w:left w:val="none" w:sz="0" w:space="0" w:color="auto"/>
                <w:bottom w:val="none" w:sz="0" w:space="0" w:color="auto"/>
                <w:right w:val="none" w:sz="0" w:space="0" w:color="auto"/>
              </w:divBdr>
              <w:divsChild>
                <w:div w:id="1716469949">
                  <w:marLeft w:val="0"/>
                  <w:marRight w:val="0"/>
                  <w:marTop w:val="0"/>
                  <w:marBottom w:val="0"/>
                  <w:divBdr>
                    <w:top w:val="none" w:sz="0" w:space="0" w:color="auto"/>
                    <w:left w:val="none" w:sz="0" w:space="0" w:color="auto"/>
                    <w:bottom w:val="none" w:sz="0" w:space="0" w:color="auto"/>
                    <w:right w:val="none" w:sz="0" w:space="0" w:color="auto"/>
                  </w:divBdr>
                </w:div>
              </w:divsChild>
            </w:div>
            <w:div w:id="1334456005">
              <w:marLeft w:val="0"/>
              <w:marRight w:val="0"/>
              <w:marTop w:val="0"/>
              <w:marBottom w:val="0"/>
              <w:divBdr>
                <w:top w:val="none" w:sz="0" w:space="0" w:color="auto"/>
                <w:left w:val="none" w:sz="0" w:space="0" w:color="auto"/>
                <w:bottom w:val="none" w:sz="0" w:space="0" w:color="auto"/>
                <w:right w:val="none" w:sz="0" w:space="0" w:color="auto"/>
              </w:divBdr>
              <w:divsChild>
                <w:div w:id="975524358">
                  <w:marLeft w:val="0"/>
                  <w:marRight w:val="0"/>
                  <w:marTop w:val="0"/>
                  <w:marBottom w:val="0"/>
                  <w:divBdr>
                    <w:top w:val="none" w:sz="0" w:space="0" w:color="auto"/>
                    <w:left w:val="none" w:sz="0" w:space="0" w:color="auto"/>
                    <w:bottom w:val="none" w:sz="0" w:space="0" w:color="auto"/>
                    <w:right w:val="none" w:sz="0" w:space="0" w:color="auto"/>
                  </w:divBdr>
                </w:div>
                <w:div w:id="1148668511">
                  <w:marLeft w:val="0"/>
                  <w:marRight w:val="0"/>
                  <w:marTop w:val="0"/>
                  <w:marBottom w:val="0"/>
                  <w:divBdr>
                    <w:top w:val="none" w:sz="0" w:space="0" w:color="auto"/>
                    <w:left w:val="none" w:sz="0" w:space="0" w:color="auto"/>
                    <w:bottom w:val="none" w:sz="0" w:space="0" w:color="auto"/>
                    <w:right w:val="none" w:sz="0" w:space="0" w:color="auto"/>
                  </w:divBdr>
                </w:div>
              </w:divsChild>
            </w:div>
            <w:div w:id="1631938770">
              <w:marLeft w:val="0"/>
              <w:marRight w:val="0"/>
              <w:marTop w:val="0"/>
              <w:marBottom w:val="0"/>
              <w:divBdr>
                <w:top w:val="none" w:sz="0" w:space="0" w:color="auto"/>
                <w:left w:val="none" w:sz="0" w:space="0" w:color="auto"/>
                <w:bottom w:val="none" w:sz="0" w:space="0" w:color="auto"/>
                <w:right w:val="none" w:sz="0" w:space="0" w:color="auto"/>
              </w:divBdr>
              <w:divsChild>
                <w:div w:id="1380663480">
                  <w:marLeft w:val="0"/>
                  <w:marRight w:val="0"/>
                  <w:marTop w:val="0"/>
                  <w:marBottom w:val="0"/>
                  <w:divBdr>
                    <w:top w:val="none" w:sz="0" w:space="0" w:color="auto"/>
                    <w:left w:val="none" w:sz="0" w:space="0" w:color="auto"/>
                    <w:bottom w:val="none" w:sz="0" w:space="0" w:color="auto"/>
                    <w:right w:val="none" w:sz="0" w:space="0" w:color="auto"/>
                  </w:divBdr>
                </w:div>
              </w:divsChild>
            </w:div>
            <w:div w:id="1512524293">
              <w:marLeft w:val="0"/>
              <w:marRight w:val="0"/>
              <w:marTop w:val="0"/>
              <w:marBottom w:val="0"/>
              <w:divBdr>
                <w:top w:val="none" w:sz="0" w:space="0" w:color="auto"/>
                <w:left w:val="none" w:sz="0" w:space="0" w:color="auto"/>
                <w:bottom w:val="none" w:sz="0" w:space="0" w:color="auto"/>
                <w:right w:val="none" w:sz="0" w:space="0" w:color="auto"/>
              </w:divBdr>
              <w:divsChild>
                <w:div w:id="1489637388">
                  <w:marLeft w:val="0"/>
                  <w:marRight w:val="0"/>
                  <w:marTop w:val="0"/>
                  <w:marBottom w:val="0"/>
                  <w:divBdr>
                    <w:top w:val="none" w:sz="0" w:space="0" w:color="auto"/>
                    <w:left w:val="none" w:sz="0" w:space="0" w:color="auto"/>
                    <w:bottom w:val="none" w:sz="0" w:space="0" w:color="auto"/>
                    <w:right w:val="none" w:sz="0" w:space="0" w:color="auto"/>
                  </w:divBdr>
                </w:div>
                <w:div w:id="5664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65526">
      <w:bodyDiv w:val="1"/>
      <w:marLeft w:val="0"/>
      <w:marRight w:val="0"/>
      <w:marTop w:val="0"/>
      <w:marBottom w:val="0"/>
      <w:divBdr>
        <w:top w:val="none" w:sz="0" w:space="0" w:color="auto"/>
        <w:left w:val="none" w:sz="0" w:space="0" w:color="auto"/>
        <w:bottom w:val="none" w:sz="0" w:space="0" w:color="auto"/>
        <w:right w:val="none" w:sz="0" w:space="0" w:color="auto"/>
      </w:divBdr>
    </w:div>
    <w:div w:id="1272513618">
      <w:bodyDiv w:val="1"/>
      <w:marLeft w:val="0"/>
      <w:marRight w:val="0"/>
      <w:marTop w:val="0"/>
      <w:marBottom w:val="0"/>
      <w:divBdr>
        <w:top w:val="none" w:sz="0" w:space="0" w:color="auto"/>
        <w:left w:val="none" w:sz="0" w:space="0" w:color="auto"/>
        <w:bottom w:val="none" w:sz="0" w:space="0" w:color="auto"/>
        <w:right w:val="none" w:sz="0" w:space="0" w:color="auto"/>
      </w:divBdr>
    </w:div>
    <w:div w:id="1388726384">
      <w:bodyDiv w:val="1"/>
      <w:marLeft w:val="0"/>
      <w:marRight w:val="0"/>
      <w:marTop w:val="0"/>
      <w:marBottom w:val="0"/>
      <w:divBdr>
        <w:top w:val="none" w:sz="0" w:space="0" w:color="auto"/>
        <w:left w:val="none" w:sz="0" w:space="0" w:color="auto"/>
        <w:bottom w:val="none" w:sz="0" w:space="0" w:color="auto"/>
        <w:right w:val="none" w:sz="0" w:space="0" w:color="auto"/>
      </w:divBdr>
    </w:div>
    <w:div w:id="1453327541">
      <w:bodyDiv w:val="1"/>
      <w:marLeft w:val="0"/>
      <w:marRight w:val="0"/>
      <w:marTop w:val="0"/>
      <w:marBottom w:val="0"/>
      <w:divBdr>
        <w:top w:val="none" w:sz="0" w:space="0" w:color="auto"/>
        <w:left w:val="none" w:sz="0" w:space="0" w:color="auto"/>
        <w:bottom w:val="none" w:sz="0" w:space="0" w:color="auto"/>
        <w:right w:val="none" w:sz="0" w:space="0" w:color="auto"/>
      </w:divBdr>
    </w:div>
    <w:div w:id="1529679222">
      <w:bodyDiv w:val="1"/>
      <w:marLeft w:val="0"/>
      <w:marRight w:val="0"/>
      <w:marTop w:val="0"/>
      <w:marBottom w:val="0"/>
      <w:divBdr>
        <w:top w:val="none" w:sz="0" w:space="0" w:color="auto"/>
        <w:left w:val="none" w:sz="0" w:space="0" w:color="auto"/>
        <w:bottom w:val="none" w:sz="0" w:space="0" w:color="auto"/>
        <w:right w:val="none" w:sz="0" w:space="0" w:color="auto"/>
      </w:divBdr>
    </w:div>
    <w:div w:id="1546529253">
      <w:bodyDiv w:val="1"/>
      <w:marLeft w:val="0"/>
      <w:marRight w:val="0"/>
      <w:marTop w:val="0"/>
      <w:marBottom w:val="0"/>
      <w:divBdr>
        <w:top w:val="none" w:sz="0" w:space="0" w:color="auto"/>
        <w:left w:val="none" w:sz="0" w:space="0" w:color="auto"/>
        <w:bottom w:val="none" w:sz="0" w:space="0" w:color="auto"/>
        <w:right w:val="none" w:sz="0" w:space="0" w:color="auto"/>
      </w:divBdr>
    </w:div>
    <w:div w:id="1548226225">
      <w:bodyDiv w:val="1"/>
      <w:marLeft w:val="0"/>
      <w:marRight w:val="0"/>
      <w:marTop w:val="0"/>
      <w:marBottom w:val="0"/>
      <w:divBdr>
        <w:top w:val="none" w:sz="0" w:space="0" w:color="auto"/>
        <w:left w:val="none" w:sz="0" w:space="0" w:color="auto"/>
        <w:bottom w:val="none" w:sz="0" w:space="0" w:color="auto"/>
        <w:right w:val="none" w:sz="0" w:space="0" w:color="auto"/>
      </w:divBdr>
    </w:div>
    <w:div w:id="1639067195">
      <w:bodyDiv w:val="1"/>
      <w:marLeft w:val="0"/>
      <w:marRight w:val="0"/>
      <w:marTop w:val="0"/>
      <w:marBottom w:val="0"/>
      <w:divBdr>
        <w:top w:val="none" w:sz="0" w:space="0" w:color="auto"/>
        <w:left w:val="none" w:sz="0" w:space="0" w:color="auto"/>
        <w:bottom w:val="none" w:sz="0" w:space="0" w:color="auto"/>
        <w:right w:val="none" w:sz="0" w:space="0" w:color="auto"/>
      </w:divBdr>
    </w:div>
    <w:div w:id="1646466869">
      <w:bodyDiv w:val="1"/>
      <w:marLeft w:val="0"/>
      <w:marRight w:val="0"/>
      <w:marTop w:val="0"/>
      <w:marBottom w:val="0"/>
      <w:divBdr>
        <w:top w:val="none" w:sz="0" w:space="0" w:color="auto"/>
        <w:left w:val="none" w:sz="0" w:space="0" w:color="auto"/>
        <w:bottom w:val="none" w:sz="0" w:space="0" w:color="auto"/>
        <w:right w:val="none" w:sz="0" w:space="0" w:color="auto"/>
      </w:divBdr>
    </w:div>
    <w:div w:id="1674145882">
      <w:bodyDiv w:val="1"/>
      <w:marLeft w:val="0"/>
      <w:marRight w:val="0"/>
      <w:marTop w:val="0"/>
      <w:marBottom w:val="0"/>
      <w:divBdr>
        <w:top w:val="none" w:sz="0" w:space="0" w:color="auto"/>
        <w:left w:val="none" w:sz="0" w:space="0" w:color="auto"/>
        <w:bottom w:val="none" w:sz="0" w:space="0" w:color="auto"/>
        <w:right w:val="none" w:sz="0" w:space="0" w:color="auto"/>
      </w:divBdr>
    </w:div>
    <w:div w:id="1796095479">
      <w:bodyDiv w:val="1"/>
      <w:marLeft w:val="0"/>
      <w:marRight w:val="0"/>
      <w:marTop w:val="0"/>
      <w:marBottom w:val="0"/>
      <w:divBdr>
        <w:top w:val="none" w:sz="0" w:space="0" w:color="auto"/>
        <w:left w:val="none" w:sz="0" w:space="0" w:color="auto"/>
        <w:bottom w:val="none" w:sz="0" w:space="0" w:color="auto"/>
        <w:right w:val="none" w:sz="0" w:space="0" w:color="auto"/>
      </w:divBdr>
    </w:div>
    <w:div w:id="1881286895">
      <w:bodyDiv w:val="1"/>
      <w:marLeft w:val="0"/>
      <w:marRight w:val="0"/>
      <w:marTop w:val="0"/>
      <w:marBottom w:val="0"/>
      <w:divBdr>
        <w:top w:val="none" w:sz="0" w:space="0" w:color="auto"/>
        <w:left w:val="none" w:sz="0" w:space="0" w:color="auto"/>
        <w:bottom w:val="none" w:sz="0" w:space="0" w:color="auto"/>
        <w:right w:val="none" w:sz="0" w:space="0" w:color="auto"/>
      </w:divBdr>
    </w:div>
    <w:div w:id="1979874074">
      <w:bodyDiv w:val="1"/>
      <w:marLeft w:val="0"/>
      <w:marRight w:val="0"/>
      <w:marTop w:val="0"/>
      <w:marBottom w:val="0"/>
      <w:divBdr>
        <w:top w:val="none" w:sz="0" w:space="0" w:color="auto"/>
        <w:left w:val="none" w:sz="0" w:space="0" w:color="auto"/>
        <w:bottom w:val="none" w:sz="0" w:space="0" w:color="auto"/>
        <w:right w:val="none" w:sz="0" w:space="0" w:color="auto"/>
      </w:divBdr>
    </w:div>
    <w:div w:id="1994215035">
      <w:bodyDiv w:val="1"/>
      <w:marLeft w:val="0"/>
      <w:marRight w:val="0"/>
      <w:marTop w:val="0"/>
      <w:marBottom w:val="0"/>
      <w:divBdr>
        <w:top w:val="none" w:sz="0" w:space="0" w:color="auto"/>
        <w:left w:val="none" w:sz="0" w:space="0" w:color="auto"/>
        <w:bottom w:val="none" w:sz="0" w:space="0" w:color="auto"/>
        <w:right w:val="none" w:sz="0" w:space="0" w:color="auto"/>
      </w:divBdr>
    </w:div>
    <w:div w:id="202901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image" Target="media/image4.png"/><Relationship Id="rId42" Type="http://schemas.openxmlformats.org/officeDocument/2006/relationships/hyperlink" Target="https://doorsng.nxp.com/rm/resources/_0a797286ca6c4060806fd0cda2ba6de8?oslc_config.context=https%3A%2F%2Fdoorsng.nxp.com%2Fgc%2Fconfiguration%2F136" TargetMode="External"/><Relationship Id="rId63" Type="http://schemas.openxmlformats.org/officeDocument/2006/relationships/hyperlink" Target="https://doorsng.nxp.com/rm/resources/_d24e3d81fd1946af97e1635bdbc314a0?oslc_config.context=https%3A%2F%2Fdoorsng.nxp.com%2Fgc%2Fconfiguration%2F136" TargetMode="External"/><Relationship Id="rId84" Type="http://schemas.openxmlformats.org/officeDocument/2006/relationships/image" Target="media/image29.png"/><Relationship Id="rId138" Type="http://schemas.openxmlformats.org/officeDocument/2006/relationships/hyperlink" Target="file:///C:\Users\nxa14839\Documents\Bist_AS_050620.docx" TargetMode="External"/><Relationship Id="rId159" Type="http://schemas.openxmlformats.org/officeDocument/2006/relationships/theme" Target="theme/theme1.xml"/><Relationship Id="rId107" Type="http://schemas.openxmlformats.org/officeDocument/2006/relationships/image" Target="media/image43.png"/><Relationship Id="rId11" Type="http://schemas.openxmlformats.org/officeDocument/2006/relationships/header" Target="header1.xml"/><Relationship Id="rId32" Type="http://schemas.microsoft.com/office/2011/relationships/commentsExtended" Target="commentsExtended.xml"/><Relationship Id="rId53" Type="http://schemas.openxmlformats.org/officeDocument/2006/relationships/hyperlink" Target="https://doorsng.nxp.com/rm/resources/_6d47ca4417e64d40b8ce1b39c6622049?oslc_config.context=https%3A%2F%2Fdoorsng.nxp.com%2Fgc%2Fconfiguration%2F136" TargetMode="External"/><Relationship Id="rId74" Type="http://schemas.openxmlformats.org/officeDocument/2006/relationships/image" Target="media/image19.png"/><Relationship Id="rId128" Type="http://schemas.openxmlformats.org/officeDocument/2006/relationships/image" Target="media/image58.png"/><Relationship Id="rId149" Type="http://schemas.openxmlformats.org/officeDocument/2006/relationships/hyperlink" Target="file:///C:\Users\nxa14839\Documents\Bist_AS_050620.docx" TargetMode="External"/><Relationship Id="rId5" Type="http://schemas.openxmlformats.org/officeDocument/2006/relationships/numbering" Target="numbering.xml"/><Relationship Id="rId95" Type="http://schemas.openxmlformats.org/officeDocument/2006/relationships/hyperlink" Target="https://doorsng.nxp.com/rm/resources/_1158faa31334446ab92e0b2f1a5baf43?oslc_config.context=https%3A%2F%2Fdoorsng.nxp.com%2Fgc%2Fconfiguration%2F136" TargetMode="External"/><Relationship Id="rId22" Type="http://schemas.openxmlformats.org/officeDocument/2006/relationships/header" Target="header4.xml"/><Relationship Id="rId43" Type="http://schemas.openxmlformats.org/officeDocument/2006/relationships/image" Target="media/image13.png"/><Relationship Id="rId64" Type="http://schemas.openxmlformats.org/officeDocument/2006/relationships/hyperlink" Target="https://doorsng.nxp.com/rm/resources/MB_a59b6780ecdf4bf4855da0595715f05b?oslc_config.context=https%3A%2F%2Fdoorsng.nxp.com%2Fgc%2Fconfiguration%2F136" TargetMode="External"/><Relationship Id="rId118" Type="http://schemas.openxmlformats.org/officeDocument/2006/relationships/image" Target="media/image48.png"/><Relationship Id="rId139" Type="http://schemas.openxmlformats.org/officeDocument/2006/relationships/hyperlink" Target="file:///C:\Users\nxa14839\Documents\Bist_AS_050620.docx" TargetMode="External"/><Relationship Id="rId80" Type="http://schemas.openxmlformats.org/officeDocument/2006/relationships/image" Target="media/image25.png"/><Relationship Id="rId85" Type="http://schemas.openxmlformats.org/officeDocument/2006/relationships/image" Target="media/image30.png"/><Relationship Id="rId150" Type="http://schemas.openxmlformats.org/officeDocument/2006/relationships/hyperlink" Target="file:///C:\Users\nxa14839\Documents\Bist_AS_050620.docx" TargetMode="External"/><Relationship Id="rId155" Type="http://schemas.openxmlformats.org/officeDocument/2006/relationships/header" Target="header7.xml"/><Relationship Id="rId12" Type="http://schemas.openxmlformats.org/officeDocument/2006/relationships/header" Target="header2.xml"/><Relationship Id="rId17" Type="http://schemas.openxmlformats.org/officeDocument/2006/relationships/hyperlink" Target="https://www.collabnet.nxp.com/sf/go/doc418673?nav=1&amp;pagenum=1&amp;pagesize=15" TargetMode="External"/><Relationship Id="rId33" Type="http://schemas.microsoft.com/office/2016/09/relationships/commentsIds" Target="commentsIds.xml"/><Relationship Id="rId38" Type="http://schemas.openxmlformats.org/officeDocument/2006/relationships/hyperlink" Target="https://doorsng.nxp.com/rm/resources/_1e80c46f1eb842d58bab67b1ae1cbf21?oslc_config.context=https%3A%2F%2Fdoorsng.nxp.com%2Fgc%2Fconfiguration%2F136" TargetMode="External"/><Relationship Id="rId59" Type="http://schemas.openxmlformats.org/officeDocument/2006/relationships/hyperlink" Target="https://doorsng.nxp.com/rm/resources/MB_ebe21cdf7fef41e4bf9a9c6909d2609e?oslc_config.context=https%3A%2F%2Fdoorsng.nxp.com%2Fgc%2Fconfiguration%2F136" TargetMode="External"/><Relationship Id="rId103" Type="http://schemas.openxmlformats.org/officeDocument/2006/relationships/hyperlink" Target="https://doorsng.nxp.com/rm/resources/_01072057bd074da19bda71e71999c866?oslc_config.context=https%3A%2F%2Fdoorsng.nxp.com%2Fgc%2Fconfiguration%2F136" TargetMode="External"/><Relationship Id="rId108" Type="http://schemas.openxmlformats.org/officeDocument/2006/relationships/image" Target="media/image44.png"/><Relationship Id="rId124" Type="http://schemas.openxmlformats.org/officeDocument/2006/relationships/image" Target="media/image54.png"/><Relationship Id="rId129" Type="http://schemas.openxmlformats.org/officeDocument/2006/relationships/image" Target="media/image59.png"/><Relationship Id="rId54" Type="http://schemas.openxmlformats.org/officeDocument/2006/relationships/hyperlink" Target="https://www.collabnet.nxp.com/sf/go/doc414449?nav=1&amp;pagenum=1&amp;pagesize=15" TargetMode="External"/><Relationship Id="rId70" Type="http://schemas.openxmlformats.org/officeDocument/2006/relationships/hyperlink" Target="https://doorsng.nxp.com/rm/resources/MB_58adc2faa41b4ac8adccdbb414aa675f?oslc_config.context=https%3A%2F%2Fdoorsng.nxp.com%2Fgc%2Fconfiguration%2F136" TargetMode="External"/><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hyperlink" Target="https://doorsng.nxp.com/rm/resources/MB_b1dbc05eeab941a4b5e48bbefdccc9ac?oslc_config.context=https%3A%2F%2Fdoorsng.nxp.com%2Fgc%2Fconfiguration%2F136" TargetMode="External"/><Relationship Id="rId140" Type="http://schemas.openxmlformats.org/officeDocument/2006/relationships/hyperlink" Target="file:///C:\Users\nxa14839\Documents\Bist_AS_050620.docx" TargetMode="External"/><Relationship Id="rId145" Type="http://schemas.openxmlformats.org/officeDocument/2006/relationships/hyperlink" Target="file:///C:\Users\nxa14839\Documents\Bist_AS_050620.docx"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3.xml"/><Relationship Id="rId28" Type="http://schemas.openxmlformats.org/officeDocument/2006/relationships/image" Target="media/image9.png"/><Relationship Id="rId49" Type="http://schemas.openxmlformats.org/officeDocument/2006/relationships/hyperlink" Target="https://doorsng.nxp.com/rm/resources/MB_b1dbc05eeab941a4b5e48bbefdccc9ac?oslc_config.context=https%3A%2F%2Fdoorsng.nxp.com%2Fgc%2Fconfiguration%2F136" TargetMode="External"/><Relationship Id="rId114" Type="http://schemas.openxmlformats.org/officeDocument/2006/relationships/image" Target="media/image45.png"/><Relationship Id="rId119" Type="http://schemas.openxmlformats.org/officeDocument/2006/relationships/image" Target="media/image49.png"/><Relationship Id="rId44" Type="http://schemas.openxmlformats.org/officeDocument/2006/relationships/image" Target="media/image14.png"/><Relationship Id="rId60" Type="http://schemas.openxmlformats.org/officeDocument/2006/relationships/hyperlink" Target="https://doorsng.nxp.com/rm/resources/MB_9aef492d61b9428594b3e6f129cb6bc7?oslc_config.context=https%3A%2F%2Fdoorsng.nxp.com%2Fgc%2Fconfiguration%2F136" TargetMode="External"/><Relationship Id="rId65" Type="http://schemas.openxmlformats.org/officeDocument/2006/relationships/hyperlink" Target="https://doorsng.nxp.com/rm/resources/MB_e234d3d31a244f26829f18a5b4291538?oslc_config.context=https%3A%2F%2Fdoorsng.nxp.com%2Fgc%2Fconfiguration%2F136" TargetMode="External"/><Relationship Id="rId81" Type="http://schemas.openxmlformats.org/officeDocument/2006/relationships/image" Target="media/image26.png"/><Relationship Id="rId86" Type="http://schemas.openxmlformats.org/officeDocument/2006/relationships/image" Target="media/image31.png"/><Relationship Id="rId130" Type="http://schemas.openxmlformats.org/officeDocument/2006/relationships/image" Target="media/image60.png"/><Relationship Id="rId135" Type="http://schemas.openxmlformats.org/officeDocument/2006/relationships/hyperlink" Target="file:///C:\Users\nxa14839\Documents\Bist_AS_050620.docx" TargetMode="External"/><Relationship Id="rId151" Type="http://schemas.openxmlformats.org/officeDocument/2006/relationships/hyperlink" Target="file:///C:\Users\nxa14839\Documents\Bist_AS_050620.docx" TargetMode="External"/><Relationship Id="rId156" Type="http://schemas.openxmlformats.org/officeDocument/2006/relationships/footer" Target="footer6.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hyperlink" Target="https://doorsng.nxp.com/rm/resources/_1e80c46f1eb842d58bab67b1ae1cbf21?oslc_config.context=https%3A%2F%2Fdoorsng.nxp.com%2Fgc%2Fconfiguration%2F136" TargetMode="External"/><Relationship Id="rId109" Type="http://schemas.openxmlformats.org/officeDocument/2006/relationships/hyperlink" Target="https://doorsng.nxp.com/rm/resources/_6f3c4d9a8c244b879137c21948390f78?oslc_config.context=https%3A%2F%2Fdoorsng.nxp.com%2Fgc%2Fconfiguration%2F136" TargetMode="External"/><Relationship Id="rId34" Type="http://schemas.openxmlformats.org/officeDocument/2006/relationships/hyperlink" Target="https://doorsng.nxp.com/rm/resources/_77286326f50e4783b67cd6f733cf7d90?oslc_config.context=https%3A%2F%2Fdoorsng.nxp.com%2Fgc%2Fconfiguration%2F136" TargetMode="External"/><Relationship Id="rId50" Type="http://schemas.openxmlformats.org/officeDocument/2006/relationships/hyperlink" Target="https://doorsng.nxp.com/rm/resources/_9d7cfd1d26c24ceb8ea07345bce60494?oslc_config.context=https%3A%2F%2Fdoorsng.nxp.com%2Fgc%2Fconfiguration%2F136" TargetMode="External"/><Relationship Id="rId55" Type="http://schemas.openxmlformats.org/officeDocument/2006/relationships/hyperlink" Target="https://doorsng.nxp.com/rm/resources/_299397d8caf447798364aa655f7b7b90?oslc_config.context=https%3A%2F%2Fdoorsng.nxp.com%2Fgc%2Fconfiguration%2F136" TargetMode="External"/><Relationship Id="rId76" Type="http://schemas.openxmlformats.org/officeDocument/2006/relationships/image" Target="media/image21.png"/><Relationship Id="rId97" Type="http://schemas.openxmlformats.org/officeDocument/2006/relationships/hyperlink" Target="https://doorsng.nxp.com/rm/resources/_9d7cfd1d26c24ceb8ea07345bce60494?oslc_config.context=https%3A%2F%2Fdoorsng.nxp.com%2Fgc%2Fconfiguration%2F136" TargetMode="External"/><Relationship Id="rId104" Type="http://schemas.openxmlformats.org/officeDocument/2006/relationships/image" Target="media/image42.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hyperlink" Target="file:///C:\Users\nxa14839\Documents\Bist_AS_050620.docx" TargetMode="External"/><Relationship Id="rId146" Type="http://schemas.openxmlformats.org/officeDocument/2006/relationships/hyperlink" Target="file:///C:\Users\nxa14839\Documents\Bist_AS_050620.docx" TargetMode="External"/><Relationship Id="rId7" Type="http://schemas.openxmlformats.org/officeDocument/2006/relationships/settings" Target="settings.xml"/><Relationship Id="rId71" Type="http://schemas.openxmlformats.org/officeDocument/2006/relationships/hyperlink" Target="https://doorsng.nxp.com/rm/resources/MB_58adc2faa41b4ac8adccdbb414aa675f?oslc_config.context=https%3A%2F%2Fdoorsng.nxp.com%2Fgc%2Fconfiguration%2F136" TargetMode="External"/><Relationship Id="rId92"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doorsng.nxp.com/rm/resources/_8439cd8ea0764e4bbfd7f824c8f7c31d?oslc_config.context=https%3A%2F%2Fdoorsng.nxp.com%2Fgc%2Fconfiguration%2F136" TargetMode="External"/><Relationship Id="rId45" Type="http://schemas.openxmlformats.org/officeDocument/2006/relationships/image" Target="media/image15.png"/><Relationship Id="rId66" Type="http://schemas.openxmlformats.org/officeDocument/2006/relationships/hyperlink" Target="https://doorsng.nxp.com/rm/resources/MB_a9edbc218aa64d099897212542351238?oslc_config.context=https%3A%2F%2Fdoorsng.nxp.com%2Fgc%2Fconfiguration%2F136" TargetMode="External"/><Relationship Id="rId87" Type="http://schemas.openxmlformats.org/officeDocument/2006/relationships/image" Target="media/image32.png"/><Relationship Id="rId110" Type="http://schemas.openxmlformats.org/officeDocument/2006/relationships/hyperlink" Target="https://doorsng.nxp.com/rm/resources/_66f75e68812348f092935fc083c984f1?oslc_config.context=https%3A%2F%2Fdoorsng.nxp.com%2Fgc%2Fconfiguration%2F136" TargetMode="External"/><Relationship Id="rId115" Type="http://schemas.openxmlformats.org/officeDocument/2006/relationships/image" Target="media/image46.png"/><Relationship Id="rId131" Type="http://schemas.openxmlformats.org/officeDocument/2006/relationships/header" Target="header5.xml"/><Relationship Id="rId136" Type="http://schemas.openxmlformats.org/officeDocument/2006/relationships/hyperlink" Target="file:///C:\Users\nxa14839\Documents\Bist_AS_050620.docx" TargetMode="External"/><Relationship Id="rId157" Type="http://schemas.openxmlformats.org/officeDocument/2006/relationships/fontTable" Target="fontTable.xml"/><Relationship Id="rId61" Type="http://schemas.openxmlformats.org/officeDocument/2006/relationships/hyperlink" Target="https://doorsng.nxp.com/rm/resources/_4d2dfbc51fb64ac79c654daa81f87044?oslc_config.context=https%3A%2F%2Fdoorsng.nxp.com%2Fgc%2Fconfiguration%2F136" TargetMode="External"/><Relationship Id="rId82" Type="http://schemas.openxmlformats.org/officeDocument/2006/relationships/image" Target="media/image27.png"/><Relationship Id="rId152" Type="http://schemas.openxmlformats.org/officeDocument/2006/relationships/hyperlink" Target="file:///C:\Users\nxa14839\Documents\Bist_AS_050620.docx" TargetMode="External"/><Relationship Id="rId19" Type="http://schemas.openxmlformats.org/officeDocument/2006/relationships/hyperlink" Target="https://doorsng.nxp.com/rm/resources/_a443ba2c808e4930ae5f815a2b0a6984?oslc_config.context=https%3A%2F%2Fdoorsng.nxp.com%2Fgc%2Fconfiguration%2F136" TargetMode="External"/><Relationship Id="rId14"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2.jpeg"/><Relationship Id="rId56" Type="http://schemas.openxmlformats.org/officeDocument/2006/relationships/hyperlink" Target="https://doorsng.nxp.com/rm/resources/_c743a068c8344f28aae9fb9bb5fb1e5d?oslc_config.context=https%3A%2F%2Fdoorsng.nxp.com%2Fgc%2Fconfiguration%2F136" TargetMode="External"/><Relationship Id="rId77" Type="http://schemas.openxmlformats.org/officeDocument/2006/relationships/image" Target="media/image22.png"/><Relationship Id="rId100" Type="http://schemas.openxmlformats.org/officeDocument/2006/relationships/image" Target="media/image40.png"/><Relationship Id="rId105" Type="http://schemas.openxmlformats.org/officeDocument/2006/relationships/hyperlink" Target="https://doorsng.nxp.com/rm/resources/MB_0dd8220ee3cf4092a97a85d5d341ccf5?oslc_config.context=https%3A%2F%2Fdoorsng.nxp.com%2Fgc%2Fconfiguration%2F136" TargetMode="External"/><Relationship Id="rId126" Type="http://schemas.openxmlformats.org/officeDocument/2006/relationships/image" Target="media/image56.png"/><Relationship Id="rId147" Type="http://schemas.openxmlformats.org/officeDocument/2006/relationships/hyperlink" Target="file:///C:\Users\nxa14839\Documents\Bist_AS_050620.docx" TargetMode="External"/><Relationship Id="rId8" Type="http://schemas.openxmlformats.org/officeDocument/2006/relationships/webSettings" Target="webSettings.xml"/><Relationship Id="rId51" Type="http://schemas.openxmlformats.org/officeDocument/2006/relationships/hyperlink" Target="https://doorsng.nxp.com/rm/resources/_d9a50e77e42b449488b654ef13a62fc4?oslc_config.context=https%3A%2F%2Fdoorsng.nxp.com%2Fgc%2Fconfiguration%2F136" TargetMode="External"/><Relationship Id="rId72" Type="http://schemas.openxmlformats.org/officeDocument/2006/relationships/hyperlink" Target="https://doorsng.nxp.com/rm/resources/MB_58adc2faa41b4ac8adccdbb414aa675f?oslc_config.context=https%3A%2F%2Fdoorsng.nxp.com%2Fgc%2Fconfiguration%2F136" TargetMode="External"/><Relationship Id="rId93" Type="http://schemas.openxmlformats.org/officeDocument/2006/relationships/image" Target="media/image38.png"/><Relationship Id="rId98" Type="http://schemas.openxmlformats.org/officeDocument/2006/relationships/hyperlink" Target="https://doorsng.nxp.com/rm/resources/_d9a50e77e42b449488b654ef13a62fc4?oslc_config.context=https%3A%2F%2Fdoorsng.nxp.com%2Fgc%2Fconfiguration%2F136" TargetMode="External"/><Relationship Id="rId121" Type="http://schemas.openxmlformats.org/officeDocument/2006/relationships/image" Target="media/image51.png"/><Relationship Id="rId142" Type="http://schemas.openxmlformats.org/officeDocument/2006/relationships/hyperlink" Target="file:///C:\Users\nxa14839\Documents\Bist_AS_050620.docx" TargetMode="Externa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16.png"/><Relationship Id="rId67" Type="http://schemas.openxmlformats.org/officeDocument/2006/relationships/hyperlink" Target="https://doorsng.nxp.com/rm/resources/_aab08473c25a44e3991d0083e9bfc01f?oslc_config.context=https%3A%2F%2Fdoorsng.nxp.com%2Fgc%2Fconfiguration%2F136" TargetMode="External"/><Relationship Id="rId116" Type="http://schemas.openxmlformats.org/officeDocument/2006/relationships/hyperlink" Target="https://doorsng.nxp.com/rm/resources/_1158faa31334446ab92e0b2f1a5baf43?oslc_config.context=https%3A%2F%2Fdoorsng.nxp.com%2Fgc%2Fconfiguration%2F136" TargetMode="External"/><Relationship Id="rId137" Type="http://schemas.openxmlformats.org/officeDocument/2006/relationships/hyperlink" Target="file:///C:\Users\nxa14839\Documents\Bist_AS_050620.docx" TargetMode="External"/><Relationship Id="rId158" Type="http://schemas.microsoft.com/office/2011/relationships/people" Target="people.xml"/><Relationship Id="rId20" Type="http://schemas.openxmlformats.org/officeDocument/2006/relationships/hyperlink" Target="https://doorsng.nxp.com/rm/resources/_6619653a3f7943dd917dfea510c8826d?oslc_config.context=https%3A%2F%2Fdoorsng.nxp.com%2Fgc%2Fconfiguration%2F136" TargetMode="External"/><Relationship Id="rId41" Type="http://schemas.openxmlformats.org/officeDocument/2006/relationships/hyperlink" Target="https://doorsng.nxp.com/rm/resources/MB_183082ea7cd64c80a014f9524aa21a82?oslc_config.context=https%3A%2F%2Fdoorsng.nxp.com%2Fgc%2Fconfiguration%2F136" TargetMode="External"/><Relationship Id="rId62" Type="http://schemas.openxmlformats.org/officeDocument/2006/relationships/hyperlink" Target="https://doorsng.nxp.com/rm/resources/MB_cb5b5f4098c84cfa8760c42bcd9dd742?oslc_config.context=https%3A%2F%2Fdoorsng.nxp.com%2Fgc%2Fconfiguration%2F136" TargetMode="External"/><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hyperlink" Target="https://doorsng.nxp.com/rm/resources/MB_6bea3e4b236d411abd25e7e75dbf4bf8?oslc_config.context=https%3A%2F%2Fdoorsng.nxp.com%2Fgc%2Fconfiguration%2F136" TargetMode="External"/><Relationship Id="rId132" Type="http://schemas.openxmlformats.org/officeDocument/2006/relationships/footer" Target="footer4.xml"/><Relationship Id="rId153" Type="http://schemas.openxmlformats.org/officeDocument/2006/relationships/header" Target="header6.xml"/><Relationship Id="rId15" Type="http://schemas.openxmlformats.org/officeDocument/2006/relationships/footer" Target="footer2.xml"/><Relationship Id="rId36" Type="http://schemas.openxmlformats.org/officeDocument/2006/relationships/image" Target="cid:image001.jpg@01D64F0B.0CFFBED0" TargetMode="External"/><Relationship Id="rId57" Type="http://schemas.openxmlformats.org/officeDocument/2006/relationships/hyperlink" Target="https://doorsng.nxp.com/rm/resources/_c743a068c8344f28aae9fb9bb5fb1e5d?oslc_config.context=https%3A%2F%2Fdoorsng.nxp.com%2Fgc%2Fconfiguration%2F136" TargetMode="External"/><Relationship Id="rId106" Type="http://schemas.openxmlformats.org/officeDocument/2006/relationships/hyperlink" Target="https://doorsng.nxp.com/rm/resources/MB_0dd8220ee3cf4092a97a85d5d341ccf5?oslc_config.context=https%3A%2F%2Fdoorsng.nxp.com%2Fgc%2Fconfiguration%2F136" TargetMode="External"/><Relationship Id="rId127" Type="http://schemas.openxmlformats.org/officeDocument/2006/relationships/image" Target="media/image57.png"/><Relationship Id="rId10" Type="http://schemas.openxmlformats.org/officeDocument/2006/relationships/endnotes" Target="endnotes.xml"/><Relationship Id="rId31" Type="http://schemas.openxmlformats.org/officeDocument/2006/relationships/comments" Target="comments.xml"/><Relationship Id="rId52" Type="http://schemas.openxmlformats.org/officeDocument/2006/relationships/hyperlink" Target="https://doorsng.nxp.com/rm/resources/_6b203a966de24ce2b47f5e026a769ba2?oslc_config.context=https%3A%2F%2Fdoorsng.nxp.com%2Fgc%2Fconfiguration%2F136" TargetMode="External"/><Relationship Id="rId73" Type="http://schemas.openxmlformats.org/officeDocument/2006/relationships/hyperlink" Target="https://doorsng.nxp.com/rm/resources/_a1605403c25f48f0b3de45f1dfeb31d4?oslc_config.context=https%3A%2F%2Fdoorsng.nxp.com%2Fgc%2Fconfiguration%2F136" TargetMode="External"/><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hyperlink" Target="https://doorsng.nxp.com/rm/resources/_9e68fb4b793e4edc99399dd80ee95f47?oslc_config.context=https%3A%2F%2Fdoorsng.nxp.com%2Fgc%2Fconfiguration%2F136" TargetMode="External"/><Relationship Id="rId101" Type="http://schemas.openxmlformats.org/officeDocument/2006/relationships/image" Target="media/image41.png"/><Relationship Id="rId122" Type="http://schemas.openxmlformats.org/officeDocument/2006/relationships/image" Target="media/image52.png"/><Relationship Id="rId143" Type="http://schemas.openxmlformats.org/officeDocument/2006/relationships/hyperlink" Target="file:///C:\Users\nxa14839\Documents\Bist_AS_050620.docx" TargetMode="External"/><Relationship Id="rId148" Type="http://schemas.openxmlformats.org/officeDocument/2006/relationships/hyperlink" Target="file:///C:\Users\nxa14839\Documents\Bist_AS_050620.docx"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png"/><Relationship Id="rId47" Type="http://schemas.openxmlformats.org/officeDocument/2006/relationships/image" Target="media/image17.png"/><Relationship Id="rId68" Type="http://schemas.openxmlformats.org/officeDocument/2006/relationships/hyperlink" Target="https://doorsng.nxp.com/rm/resources/_78cb3b0b306544fca7712c258a0c9238?oslc_config.context=https%3A%2F%2Fdoorsng.nxp.com%2Fgc%2Fconfiguration%2F136" TargetMode="External"/><Relationship Id="rId89" Type="http://schemas.openxmlformats.org/officeDocument/2006/relationships/image" Target="media/image34.png"/><Relationship Id="rId112" Type="http://schemas.openxmlformats.org/officeDocument/2006/relationships/hyperlink" Target="https://doorsng.nxp.com/rm/resources/_2537cda588e64b9dad25dc7c15980698?oslc_config.context=https%3A%2F%2Fdoorsng.nxp.com%2Fgc%2Fconfiguration%2F136" TargetMode="External"/><Relationship Id="rId133" Type="http://schemas.openxmlformats.org/officeDocument/2006/relationships/hyperlink" Target="file:///C:\Users\nxa14839\Documents\Bist_AS_050620.docx" TargetMode="External"/><Relationship Id="rId154" Type="http://schemas.openxmlformats.org/officeDocument/2006/relationships/footer" Target="footer5.xml"/><Relationship Id="rId16" Type="http://schemas.openxmlformats.org/officeDocument/2006/relationships/hyperlink" Target="https://doorsng.nxp.com/rm/web" TargetMode="External"/><Relationship Id="rId37" Type="http://schemas.openxmlformats.org/officeDocument/2006/relationships/hyperlink" Target="https://www.collabnet.nxp.com/sf/docman/do/viewDocument/projects.smarttrx/docman.root.es0.011_ic_architecture_design_and_i.non_fdo_documents.rfe.ip_rtl_dev_automation.reg_map_xls_for_all_ips/doc433591" TargetMode="External"/><Relationship Id="rId58" Type="http://schemas.openxmlformats.org/officeDocument/2006/relationships/hyperlink" Target="https://doorsng.nxp.com/rm/resources/_756e326b06f1448d9a11ac0acaea7dc7?oslc_config.context=https%3A%2F%2Fdoorsng.nxp.com%2Fgc%2Fconfiguration%2F136" TargetMode="External"/><Relationship Id="rId79" Type="http://schemas.openxmlformats.org/officeDocument/2006/relationships/image" Target="media/image24.png"/><Relationship Id="rId102" Type="http://schemas.openxmlformats.org/officeDocument/2006/relationships/hyperlink" Target="https://doorsng.nxp.com/rm/resources/_b1eee43dafdf4213864aeac5465e1c05?oslc_config.context=https%3A%2F%2Fdoorsng.nxp.com%2Fgc%2Fconfiguration%2F136" TargetMode="External"/><Relationship Id="rId123" Type="http://schemas.openxmlformats.org/officeDocument/2006/relationships/image" Target="media/image53.png"/><Relationship Id="rId144" Type="http://schemas.openxmlformats.org/officeDocument/2006/relationships/hyperlink" Target="file:///C:\Users\nxa14839\Documents\Bist_AS_050620.docx" TargetMode="External"/><Relationship Id="rId90" Type="http://schemas.openxmlformats.org/officeDocument/2006/relationships/image" Target="media/image35.png"/><Relationship Id="rId27" Type="http://schemas.openxmlformats.org/officeDocument/2006/relationships/image" Target="media/image8.png"/><Relationship Id="rId48" Type="http://schemas.openxmlformats.org/officeDocument/2006/relationships/image" Target="media/image18.png"/><Relationship Id="rId69" Type="http://schemas.openxmlformats.org/officeDocument/2006/relationships/hyperlink" Target="https://doorsng.nxp.com/rm/resources/MB_58adc2faa41b4ac8adccdbb414aa675f?oslc_config.context=https%3A%2F%2Fdoorsng.nxp.com%2Fgc%2Fconfiguration%2F136" TargetMode="External"/><Relationship Id="rId113" Type="http://schemas.openxmlformats.org/officeDocument/2006/relationships/hyperlink" Target="https://doorsng.nxp.com/rm/resources/_a1605403c25f48f0b3de45f1dfeb31d4?oslc_config.context=https%3A%2F%2Fdoorsng.nxp.com%2Fgc%2Fconfiguration%2F136" TargetMode="External"/><Relationship Id="rId134" Type="http://schemas.openxmlformats.org/officeDocument/2006/relationships/hyperlink" Target="file:///C:\Users\nxa14839\Documents\Bist_AS_050620.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footnotes.xml.rels><?xml version="1.0" encoding="UTF-8" standalone="yes"?>
<Relationships xmlns="http://schemas.openxmlformats.org/package/2006/relationships"><Relationship Id="rId2" Type="http://schemas.openxmlformats.org/officeDocument/2006/relationships/hyperlink" Target="https://www.collabnet.nxp.com/sf/docman/do/viewDocument/projects.smarttrx/docman.root.es0.011_ic_architecture_design_and_i.ip_design.ams_ips.global_bias/doc421749?selectedTab=review" TargetMode="External"/><Relationship Id="rId1" Type="http://schemas.openxmlformats.org/officeDocument/2006/relationships/hyperlink" Target="https://www.collabnet.nxp.com/sf/docman/do/viewDocument/projects.smarttrx/docman.root.es0.011_ic_architecture_design_and_i.ip_design.ams_ips.global_bias/doc421749?selectedTab=review" TargetMode="Externa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Word_97_-_2003_Document.doc"/><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EB4825383BCC843B92B995981059E90" ma:contentTypeVersion="11" ma:contentTypeDescription="Create a new document." ma:contentTypeScope="" ma:versionID="38d5b6e875a2da15e158ca008bf21686">
  <xsd:schema xmlns:xsd="http://www.w3.org/2001/XMLSchema" xmlns:xs="http://www.w3.org/2001/XMLSchema" xmlns:p="http://schemas.microsoft.com/office/2006/metadata/properties" xmlns:ns3="3bb2b21f-dde0-415a-9049-ed54806193d8" xmlns:ns4="e0dc8950-e7b4-40cc-8497-838d3c3bf8bd" targetNamespace="http://schemas.microsoft.com/office/2006/metadata/properties" ma:root="true" ma:fieldsID="1e4752a02cbe9fd7f2387e97fc4142d0" ns3:_="" ns4:_="">
    <xsd:import namespace="3bb2b21f-dde0-415a-9049-ed54806193d8"/>
    <xsd:import namespace="e0dc8950-e7b4-40cc-8497-838d3c3bf8b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b2b21f-dde0-415a-9049-ed54806193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0dc8950-e7b4-40cc-8497-838d3c3bf8b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0E598-4DA6-43B6-B426-E8AB725C4BB0}">
  <ds:schemaRefs>
    <ds:schemaRef ds:uri="http://schemas.microsoft.com/sharepoint/v3/contenttype/forms"/>
  </ds:schemaRefs>
</ds:datastoreItem>
</file>

<file path=customXml/itemProps2.xml><?xml version="1.0" encoding="utf-8"?>
<ds:datastoreItem xmlns:ds="http://schemas.openxmlformats.org/officeDocument/2006/customXml" ds:itemID="{A39B6AEF-3803-4B79-AA03-40B894BCAF15}">
  <ds:schemaRefs>
    <ds:schemaRef ds:uri="http://purl.org/dc/terms/"/>
    <ds:schemaRef ds:uri="http://www.w3.org/XML/1998/namespace"/>
    <ds:schemaRef ds:uri="http://purl.org/dc/dcmitype/"/>
    <ds:schemaRef ds:uri="http://purl.org/dc/elements/1.1/"/>
    <ds:schemaRef ds:uri="3bb2b21f-dde0-415a-9049-ed54806193d8"/>
    <ds:schemaRef ds:uri="e0dc8950-e7b4-40cc-8497-838d3c3bf8bd"/>
    <ds:schemaRef ds:uri="http://schemas.microsoft.com/office/2006/documentManagement/types"/>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D2145604-81BC-409B-9A4E-08D78B3944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b2b21f-dde0-415a-9049-ed54806193d8"/>
    <ds:schemaRef ds:uri="e0dc8950-e7b4-40cc-8497-838d3c3bf8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721EAEC-6E7C-48E1-AD60-65BC75EF0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103</Pages>
  <Words>19294</Words>
  <Characters>106121</Characters>
  <Application>Microsoft Office Word</Application>
  <DocSecurity>0</DocSecurity>
  <Lines>884</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Rifai</dc:creator>
  <cp:keywords/>
  <dc:description/>
  <cp:lastModifiedBy>Ayoub Rifai</cp:lastModifiedBy>
  <cp:revision>3</cp:revision>
  <dcterms:created xsi:type="dcterms:W3CDTF">2021-03-23T10:41:00Z</dcterms:created>
  <dcterms:modified xsi:type="dcterms:W3CDTF">2021-03-23T10:43:00Z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0x010100AEB4825383BCC843B92B995981059E90</vt:lpwstr>
  </property>
</Properties>
</file>